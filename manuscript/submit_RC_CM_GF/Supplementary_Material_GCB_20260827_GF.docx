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457E06" w14:textId="77777777" w:rsidR="0019042E" w:rsidRDefault="002F414F">
      <w:pPr>
        <w:jc w:val="center"/>
      </w:pPr>
      <w:r>
        <w:rPr>
          <w:b/>
          <w:sz w:val="32"/>
        </w:rPr>
        <w:t>Supplementary Material</w:t>
      </w:r>
    </w:p>
    <w:p w14:paraId="4267E16A" w14:textId="5BD11C1A" w:rsidR="004E62E6" w:rsidRDefault="004E62E6">
      <w:pPr>
        <w:spacing w:before="120"/>
        <w:jc w:val="center"/>
      </w:pPr>
      <w:r>
        <w:rPr>
          <w:i/>
          <w:sz w:val="24"/>
        </w:rPr>
        <w:t>Colonisation failure, not habitat loss, drives range contraction in steppe birds</w:t>
      </w:r>
    </w:p>
    <w:p w14:paraId="3FDF1D67" w14:textId="7A195B94" w:rsidR="0019042E" w:rsidRPr="002F4908" w:rsidRDefault="002F414F">
      <w:pPr>
        <w:spacing w:before="120"/>
        <w:jc w:val="center"/>
        <w:rPr>
          <w:lang w:val="es-ES"/>
        </w:rPr>
      </w:pPr>
      <w:r>
        <w:rPr>
          <w:lang w:val="es-ES"/>
        </w:rPr>
        <w:t>Raúl Contreras-Martín, Carlos A. Martín, Guillermo Fandos</w:t>
      </w:r>
    </w:p>
    <w:p w14:paraId="6D77D5ED" w14:textId="77777777" w:rsidR="0019042E" w:rsidRDefault="002F414F">
      <w:pPr>
        <w:spacing w:before="240"/>
        <w:jc w:val="center"/>
      </w:pPr>
      <w:r>
        <w:rPr>
          <w:i/>
        </w:rPr>
        <w:t>Global Change Biology</w:t>
      </w:r>
    </w:p>
    <w:p w14:paraId="2956D950" w14:textId="77777777" w:rsidR="0019042E" w:rsidRDefault="002F414F">
      <w:r>
        <w:br w:type="page"/>
      </w:r>
    </w:p>
    <w:p w14:paraId="03DBA16A" w14:textId="77777777" w:rsidR="0019042E" w:rsidRDefault="002F414F">
      <w:r>
        <w:rPr>
          <w:b/>
          <w:sz w:val="28"/>
        </w:rPr>
        <w:lastRenderedPageBreak/>
        <w:t>Contents</w:t>
      </w:r>
    </w:p>
    <w:p w14:paraId="1BCC20B3" w14:textId="77777777" w:rsidR="0019042E" w:rsidRDefault="002F414F">
      <w:pPr>
        <w:spacing w:before="120"/>
      </w:pPr>
      <w:r>
        <w:rPr>
          <w:sz w:val="20"/>
        </w:rPr>
        <w:t>Supplementary analyses are structured around three critical robustness checks: (i) detection bias (Appendix S6), (ii) simulation-based validation of colonisation estimates (Appendix S10), and (iii) likelihood resolution and parameter identifiability (Appendices S15–S17). These address the main potential sources of bias in estimating the colonisation–extinction asymmetry. Additional appendices provide robustness diagnostics, supporting model outputs, and full coefficient tables.</w:t>
      </w:r>
    </w:p>
    <w:p w14:paraId="09E245AA" w14:textId="77777777" w:rsidR="0019042E" w:rsidRDefault="002F414F">
      <w:r>
        <w:br w:type="page"/>
      </w:r>
    </w:p>
    <w:p w14:paraId="221A1DA4" w14:textId="77777777" w:rsidR="0019042E" w:rsidRDefault="002F414F">
      <w:r>
        <w:rPr>
          <w:b/>
          <w:sz w:val="20"/>
        </w:rPr>
        <w:lastRenderedPageBreak/>
        <w:t xml:space="preserve">Appendix S1. </w:t>
      </w:r>
      <w:r>
        <w:rPr>
          <w:sz w:val="20"/>
        </w:rPr>
        <w:t>Study species and sampling effort summary</w:t>
      </w:r>
    </w:p>
    <w:p w14:paraId="5EEFD5E6" w14:textId="77777777" w:rsidR="0019042E" w:rsidRDefault="002F414F">
      <w:r>
        <w:rPr>
          <w:b/>
          <w:sz w:val="20"/>
        </w:rPr>
        <w:t xml:space="preserve">Appendix S2. </w:t>
      </w:r>
      <w:r>
        <w:rPr>
          <w:sz w:val="20"/>
        </w:rPr>
        <w:t>Model selection and comparison</w:t>
      </w:r>
    </w:p>
    <w:p w14:paraId="31EDB0AC" w14:textId="77777777" w:rsidR="0019042E" w:rsidRDefault="002F414F">
      <w:r>
        <w:rPr>
          <w:b/>
          <w:sz w:val="20"/>
        </w:rPr>
        <w:t xml:space="preserve">Appendix S3. </w:t>
      </w:r>
      <w:r>
        <w:rPr>
          <w:sz w:val="20"/>
        </w:rPr>
        <w:t>Full coefficient tables</w:t>
      </w:r>
    </w:p>
    <w:p w14:paraId="069F8157" w14:textId="77777777" w:rsidR="0019042E" w:rsidRDefault="002F414F">
      <w:r>
        <w:rPr>
          <w:b/>
          <w:sz w:val="20"/>
        </w:rPr>
        <w:t xml:space="preserve">Appendix S4. </w:t>
      </w:r>
      <w:r>
        <w:rPr>
          <w:sz w:val="20"/>
        </w:rPr>
        <w:t>NDVI-climate collinearity analysis</w:t>
      </w:r>
    </w:p>
    <w:p w14:paraId="3031ABB1" w14:textId="77777777" w:rsidR="0019042E" w:rsidRDefault="002F414F">
      <w:r>
        <w:rPr>
          <w:b/>
          <w:sz w:val="20"/>
        </w:rPr>
        <w:t xml:space="preserve">Appendix S5. </w:t>
      </w:r>
      <w:r>
        <w:rPr>
          <w:sz w:val="20"/>
        </w:rPr>
        <w:t>Tree cover sensitivity analysis</w:t>
      </w:r>
    </w:p>
    <w:p w14:paraId="3D6D32BA" w14:textId="77777777" w:rsidR="0019042E" w:rsidRDefault="002F414F">
      <w:r>
        <w:rPr>
          <w:b/>
          <w:sz w:val="20"/>
        </w:rPr>
        <w:t xml:space="preserve">Appendix S6. </w:t>
      </w:r>
      <w:r>
        <w:rPr>
          <w:sz w:val="20"/>
        </w:rPr>
        <w:t>Naive versus detection-corrected transition rates</w:t>
      </w:r>
    </w:p>
    <w:p w14:paraId="178C515F" w14:textId="77777777" w:rsidR="0019042E" w:rsidRDefault="002F414F">
      <w:r>
        <w:rPr>
          <w:b/>
          <w:sz w:val="20"/>
        </w:rPr>
        <w:t xml:space="preserve">Appendix S7. </w:t>
      </w:r>
      <w:r>
        <w:rPr>
          <w:sz w:val="20"/>
        </w:rPr>
        <w:t>Goodness-of-fit assessment</w:t>
      </w:r>
    </w:p>
    <w:p w14:paraId="7D1A6168" w14:textId="77777777" w:rsidR="0019042E" w:rsidRDefault="002F414F">
      <w:r>
        <w:rPr>
          <w:b/>
          <w:sz w:val="20"/>
        </w:rPr>
        <w:t xml:space="preserve">Appendix S8. </w:t>
      </w:r>
      <w:r>
        <w:rPr>
          <w:sz w:val="20"/>
        </w:rPr>
        <w:t>Effort confounding assessment</w:t>
      </w:r>
    </w:p>
    <w:p w14:paraId="7817BFF3" w14:textId="77777777" w:rsidR="0019042E" w:rsidRDefault="002F414F">
      <w:r>
        <w:rPr>
          <w:b/>
          <w:sz w:val="20"/>
        </w:rPr>
        <w:t xml:space="preserve">Appendix S9. </w:t>
      </w:r>
      <w:r>
        <w:rPr>
          <w:sz w:val="20"/>
        </w:rPr>
        <w:t>Counterfactual attribution analysis</w:t>
      </w:r>
    </w:p>
    <w:p w14:paraId="213FCFA2" w14:textId="77777777" w:rsidR="0019042E" w:rsidRDefault="002F414F">
      <w:r>
        <w:rPr>
          <w:b/>
          <w:sz w:val="20"/>
        </w:rPr>
        <w:t xml:space="preserve">Appendix S10. </w:t>
      </w:r>
      <w:r>
        <w:rPr>
          <w:sz w:val="20"/>
        </w:rPr>
        <w:t>Simulation-based robustness analysis</w:t>
      </w:r>
    </w:p>
    <w:p w14:paraId="422BC025" w14:textId="77777777" w:rsidR="0019042E" w:rsidRDefault="002F414F">
      <w:r>
        <w:rPr>
          <w:b/>
          <w:sz w:val="20"/>
        </w:rPr>
        <w:t xml:space="preserve">Appendix S11. </w:t>
      </w:r>
      <w:r>
        <w:rPr>
          <w:sz w:val="20"/>
        </w:rPr>
        <w:t>Spatial models: stPGOcc robustness check</w:t>
      </w:r>
    </w:p>
    <w:p w14:paraId="23771074" w14:textId="77777777" w:rsidR="0019042E" w:rsidRDefault="002F414F">
      <w:r>
        <w:rPr>
          <w:b/>
          <w:sz w:val="20"/>
        </w:rPr>
        <w:t xml:space="preserve">Appendix S12. </w:t>
      </w:r>
      <w:r>
        <w:rPr>
          <w:sz w:val="20"/>
        </w:rPr>
        <w:t>External validation and model evaluation</w:t>
      </w:r>
    </w:p>
    <w:p w14:paraId="7C946AE8" w14:textId="77777777" w:rsidR="0019042E" w:rsidRDefault="002F414F">
      <w:r>
        <w:rPr>
          <w:b/>
          <w:sz w:val="20"/>
        </w:rPr>
        <w:t xml:space="preserve">Appendix S13. </w:t>
      </w:r>
      <w:r>
        <w:rPr>
          <w:sz w:val="20"/>
        </w:rPr>
        <w:t>Response curves for key covariates</w:t>
      </w:r>
    </w:p>
    <w:p w14:paraId="64D63CAB" w14:textId="77777777" w:rsidR="0019042E" w:rsidRDefault="002F414F">
      <w:r>
        <w:rPr>
          <w:b/>
          <w:sz w:val="20"/>
        </w:rPr>
        <w:t xml:space="preserve">Appendix S14. </w:t>
      </w:r>
      <w:r>
        <w:rPr>
          <w:sz w:val="20"/>
        </w:rPr>
        <w:t>Occupancy prevalence trends</w:t>
      </w:r>
    </w:p>
    <w:p w14:paraId="280D326D" w14:textId="77777777" w:rsidR="0019042E" w:rsidRDefault="002F414F">
      <w:r>
        <w:rPr>
          <w:b/>
          <w:sz w:val="20"/>
        </w:rPr>
        <w:t xml:space="preserve">Appendix S15. </w:t>
      </w:r>
      <w:r>
        <w:rPr>
          <w:sz w:val="20"/>
        </w:rPr>
        <w:t>Likelihood resolution analysis</w:t>
      </w:r>
    </w:p>
    <w:p w14:paraId="1D543865" w14:textId="77777777" w:rsidR="0019042E" w:rsidRDefault="002F414F">
      <w:r>
        <w:rPr>
          <w:b/>
          <w:sz w:val="20"/>
        </w:rPr>
        <w:t xml:space="preserve">Appendix S16. </w:t>
      </w:r>
      <w:r>
        <w:rPr>
          <w:sz w:val="20"/>
        </w:rPr>
        <w:t>Profile likelihood analysis for baseline colonisation rates</w:t>
      </w:r>
    </w:p>
    <w:p w14:paraId="43044864" w14:textId="77777777" w:rsidR="0019042E" w:rsidRDefault="002F414F">
      <w:r>
        <w:rPr>
          <w:b/>
          <w:sz w:val="20"/>
        </w:rPr>
        <w:t xml:space="preserve">Appendix S17. </w:t>
      </w:r>
      <w:r>
        <w:rPr>
          <w:sz w:val="20"/>
        </w:rPr>
        <w:t>Events-per-variable diagnostic and intercept-only colonisation models</w:t>
      </w:r>
    </w:p>
    <w:p w14:paraId="29BEF0C8" w14:textId="77777777" w:rsidR="0019042E" w:rsidRDefault="002F414F">
      <w:r>
        <w:rPr>
          <w:b/>
          <w:sz w:val="20"/>
        </w:rPr>
        <w:t xml:space="preserve">Appendix S18. </w:t>
      </w:r>
      <w:r>
        <w:rPr>
          <w:sz w:val="20"/>
        </w:rPr>
        <w:t>Detection model sensitivity analysis</w:t>
      </w:r>
    </w:p>
    <w:p>
      <w:pPr>
        <w:rPr>
          <w:ins w:id="9362" w:author="Guillermo Fandos" w:date="2026-08-27T12:00:00Z"/>
          <w:sz w:val="20"/>
        </w:rPr>
      </w:pPr>
      <w:ins w:id="9363" w:author="Guillermo Fandos" w:date="2026-08-27T12:00:00Z">
        <w:r>
          <w:rPr>
            <w:b/>
            <w:sz w:val="20"/>
          </w:rPr>
          <w:t xml:space="preserve">Appendix S19. </w:t>
        </w:r>
        <w:r>
          <w:rPr>
            <w:sz w:val="20"/>
          </w:rPr>
          <w:t>Robustness to within-cell sampling structure: the stepRep covariate</w:t>
        </w:r>
      </w:ins>
    </w:p>
    <w:p w14:paraId="4897408E" w14:textId="77777777" w:rsidR="0019042E" w:rsidRDefault="002F414F">
      <w:pPr>
        <w:pStyle w:val="Ttulo1"/>
      </w:pPr>
      <w:r>
        <w:t>Appendix S1. Study species and sampling effort summary</w:t>
      </w:r>
    </w:p>
    <w:p w14:paraId="6D947175" w14:textId="77777777" w:rsidR="0019042E" w:rsidRDefault="002F414F">
      <w:r>
        <w:t xml:space="preserve">This study analysed four steppe-specialist bird species breeding in the Iberian Peninsula. Table S1 summarises the conservation status, European population share held by Iberia, and the sampling design characteristics for each species. Detection histories were constructed from eBird checklists across mainland Spain on a </w:t>
      </w:r>
      <w:del w:id="9101" w:author="Guillermo Fandos" w:date="2026-08-27T12:00:00Z">
        <w:r>
          <w:rPr>
            <w:lang w:val="en-US"/>
          </w:rPr>
          <w:delText>5-km</w:delText>
        </w:r>
      </w:del>
      <w:ins w:id="9102" w:author="Guillermo Fandos" w:date="2026-08-27T12:00:00Z">
        <w:r>
          <w:rPr>
            <w:lang w:val="en-US"/>
          </w:rPr>
          <w:t>5×5 km</w:t>
        </w:r>
      </w:ins>
      <w:r>
        <w:rPr>
          <w:lang w:val="en-US"/>
        </w:rPr>
        <w:t xml:space="preserve"> UTM grid for the period 2017–2023 (7 breeding seasons). The number of sites refers to grid cells retained after filtering for a minimum of three checklists across the study period. Detection probability is the baseline estimate at mean survey effort from the detection submodel of the fitted colext object. eBird checklist volume increased by 201–256% over the study period, and this temporal increase in effort is handled through the detection submodel covariates (effort, duration, observers, time of day).</w:t>
      </w:r>
    </w:p>
    <w:p w14:paraId="72D18897" w14:textId="77777777" w:rsidR="0019042E" w:rsidRDefault="002F414F">
      <w:pPr>
        <w:jc w:val="center"/>
      </w:pPr>
      <w:r>
        <w:rPr>
          <w:noProof/>
        </w:rPr>
        <w:lastRenderedPageBreak/>
        <w:drawing>
          <wp:inline distT="0" distB="0" distL="0" distR="0" wp14:anchorId="63C2B247" wp14:editId="3F3E35DE">
            <wp:extent cx="4572000" cy="21579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1_study_area_v6.png"/>
                    <pic:cNvPicPr/>
                  </pic:nvPicPr>
                  <pic:blipFill>
                    <a:blip r:embed="rId6"/>
                    <a:stretch>
                      <a:fillRect/>
                    </a:stretch>
                  </pic:blipFill>
                  <pic:spPr>
                    <a:xfrm>
                      <a:off x="0" y="0"/>
                      <a:ext cx="4572000" cy="2157984"/>
                    </a:xfrm>
                    <a:prstGeom prst="rect">
                      <a:avLst/>
                    </a:prstGeom>
                  </pic:spPr>
                </pic:pic>
              </a:graphicData>
            </a:graphic>
          </wp:inline>
        </w:drawing>
      </w:r>
    </w:p>
    <w:p w14:paraId="6B72090E" w14:textId="6C5BD378" w:rsidR="0019042E" w:rsidRPr="002F4908" w:rsidRDefault="002F414F">
      <w:pPr>
        <w:rPr>
          <w:lang w:val="es-ES"/>
        </w:rPr>
      </w:pPr>
      <w:r>
        <w:rPr>
          <w:i/>
          <w:sz w:val="18"/>
        </w:rPr>
        <w:t xml:space="preserve">Figure S1. Study area and sampling effort. (a) Distribution of observation records for the four study species across mainland Spain on a </w:t>
      </w:r>
      <w:del w:id="9103" w:author="Guillermo Fandos" w:date="2026-08-27T12:00:00Z">
        <w:r>
          <w:rPr>
            <w:i/>
            <w:sz w:val="18"/>
            <w:lang w:val="en-US"/>
          </w:rPr>
          <w:delText>5-km</w:delText>
        </w:r>
      </w:del>
      <w:ins w:id="9104" w:author="Guillermo Fandos" w:date="2026-08-27T12:00:00Z">
        <w:r>
          <w:rPr>
            <w:i/>
            <w:sz w:val="18"/>
            <w:lang w:val="en-US"/>
          </w:rPr>
          <w:t>5×5 km</w:t>
        </w:r>
      </w:ins>
      <w:r>
        <w:rPr>
          <w:i/>
          <w:sz w:val="18"/>
          <w:lang w:val="en-US"/>
        </w:rPr>
        <w:t xml:space="preserve"> UTM grid (2017–2023). Species-specific sites shown in colour; grey points indicate all eBird survey cells (n = 4,413). Records falling outside the species’ known Iberian breeding range were screened as likely vagrants or misidentifications and excluded from the maps; on this basis a single great bustard record in the Basque Country (checklist S69826937) was removed. </w:t>
      </w:r>
      <w:commentRangeStart w:id="0"/>
      <w:commentRangeStart w:id="20"/>
      <w:r>
        <w:rPr>
          <w:i/>
          <w:sz w:val="18"/>
          <w:lang w:val="es-ES"/>
        </w:rPr>
        <w:t>(b) Location of the Iberian Peninsula within European context.</w:t>
      </w:r>
      <w:ins w:id="9105" w:author="Guillermo Fandos" w:date="2026-08-27T12:00:00Z">
        <w:r>
          <w:rPr>
            <w:i/>
            <w:sz w:val="18"/>
            <w:lang w:val="en-US"/>
          </w:rPr>
          <w:t xml:space="preserve"> Shaded polygons show the European breeding ranges of the four species, with the same colours as in (a); the dashed rectangle marks the study area.</w:t>
        </w:r>
      </w:ins>
      <w:commentRangeEnd w:id="20"/>
      <w:commentRangeEnd w:id="0"/>
      <w:r>
        <w:rPr>
          <w:rStyle w:val="Refdecomentario"/>
          <w:i/>
          <w:sz w:val="18"/>
          <w:szCs w:val="22"/>
          <w:lang w:val="es-ES"/>
        </w:rPr>
        <w:commentReference w:id="0"/>
      </w:r>
      <w:r>
        <w:rPr>
          <w:rStyle w:val="Refdecomentario"/>
        </w:rPr>
        <w:commentReference w:id="20"/>
      </w:r>
      <w:del w:id="9106" w:author="Guillermo Fandos" w:date="2026-08-27T12:00:00Z">
        <w:r>
          <w:rPr>
            <w:i/>
            <w:sz w:val="18"/>
            <w:lang w:val="es-ES"/>
          </w:rPr>
          <w:delText xml:space="preserve"> Hay una localización de avutarda en el País Vasco que no me cuadra! También me llama la atención los pocos datos que hay de avutarda y sisón en Castilla-La Mancha, sobre todo al compararla con Extremadura.</w:delText>
        </w:r>
      </w:del>
    </w:p>
    <w:tbl>
      <w:tblPr>
        <w:tblStyle w:val="Cuadrculaclara-nfasis1"/>
        <w:tblW w:w="0" w:type="auto"/>
        <w:jc w:val="center"/>
        <w:tblLook w:val="04A0" w:firstRow="1" w:lastRow="0" w:firstColumn="1" w:lastColumn="0" w:noHBand="0" w:noVBand="1"/>
      </w:tblPr>
      <w:tblGrid>
        <w:gridCol w:w="920"/>
        <w:gridCol w:w="990"/>
        <w:gridCol w:w="634"/>
        <w:gridCol w:w="723"/>
        <w:gridCol w:w="839"/>
        <w:gridCol w:w="943"/>
        <w:gridCol w:w="731"/>
        <w:gridCol w:w="758"/>
        <w:gridCol w:w="753"/>
        <w:gridCol w:w="1110"/>
        <w:gridCol w:w="985"/>
      </w:tblGrid>
      <w:tr w:rsidR="00520E23" w14:paraId="0322F144" w14:textId="77777777" w:rsidTr="002F49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0D25633" w14:textId="77777777" w:rsidR="00520E23" w:rsidRDefault="00520E23">
            <w:pPr>
              <w:jc w:val="center"/>
            </w:pPr>
            <w:r>
              <w:rPr>
                <w:sz w:val="16"/>
              </w:rPr>
              <w:t>Species</w:t>
            </w:r>
          </w:p>
        </w:tc>
        <w:tc>
          <w:tcPr>
            <w:tcW w:w="997" w:type="dxa"/>
          </w:tcPr>
          <w:p w14:paraId="70419C98"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Common name</w:t>
            </w:r>
          </w:p>
        </w:tc>
        <w:tc>
          <w:tcPr>
            <w:tcW w:w="579" w:type="dxa"/>
          </w:tcPr>
          <w:p w14:paraId="02B4D399" w14:textId="16D0BBC9" w:rsidR="00520E23" w:rsidRDefault="00520E23">
            <w:pPr>
              <w:jc w:val="center"/>
              <w:cnfStyle w:val="100000000000" w:firstRow="1" w:lastRow="0" w:firstColumn="0" w:lastColumn="0" w:oddVBand="0" w:evenVBand="0" w:oddHBand="0" w:evenHBand="0" w:firstRowFirstColumn="0" w:firstRowLastColumn="0" w:lastRowFirstColumn="0" w:lastRowLastColumn="0"/>
              <w:rPr>
                <w:sz w:val="16"/>
              </w:rPr>
            </w:pPr>
            <w:commentRangeStart w:id="1"/>
            <w:commentRangeStart w:id="2"/>
            <w:r>
              <w:rPr>
                <w:sz w:val="16"/>
              </w:rPr>
              <w:t>IUCN global</w:t>
            </w:r>
          </w:p>
        </w:tc>
        <w:tc>
          <w:tcPr>
            <w:tcW w:w="579" w:type="dxa"/>
          </w:tcPr>
          <w:p w14:paraId="0AD59C7B" w14:textId="0F313AC6" w:rsidR="00520E23" w:rsidRDefault="00520E23">
            <w:pPr>
              <w:jc w:val="center"/>
              <w:cnfStyle w:val="100000000000" w:firstRow="1" w:lastRow="0" w:firstColumn="0" w:lastColumn="0" w:oddVBand="0" w:evenVBand="0" w:oddHBand="0" w:evenHBand="0" w:firstRowFirstColumn="0" w:firstRowLastColumn="0" w:lastRowFirstColumn="0" w:lastRowLastColumn="0"/>
              <w:rPr>
                <w:sz w:val="16"/>
              </w:rPr>
            </w:pPr>
            <w:r>
              <w:rPr>
                <w:sz w:val="16"/>
              </w:rPr>
              <w:t>IUCN Europe</w:t>
            </w:r>
            <w:commentRangeEnd w:id="1"/>
            <w:r>
              <w:rPr>
                <w:rStyle w:val="Refdecomentario"/>
                <w:szCs w:val="22"/>
              </w:rPr>
              <w:commentReference w:id="1"/>
            </w:r>
            <w:commentRangeEnd w:id="2"/>
            <w:r>
              <w:rPr>
                <w:rStyle w:val="Refdecomentario"/>
                <w:szCs w:val="22"/>
              </w:rPr>
              <w:commentReference w:id="2"/>
            </w:r>
          </w:p>
        </w:tc>
        <w:tc>
          <w:tcPr>
            <w:tcW w:w="854" w:type="dxa"/>
          </w:tcPr>
          <w:p w14:paraId="20216AA8" w14:textId="06F547F1" w:rsidR="00520E23" w:rsidRDefault="00520E23">
            <w:pPr>
              <w:jc w:val="center"/>
              <w:cnfStyle w:val="100000000000" w:firstRow="1" w:lastRow="0" w:firstColumn="0" w:lastColumn="0" w:oddVBand="0" w:evenVBand="0" w:oddHBand="0" w:evenHBand="0" w:firstRowFirstColumn="0" w:firstRowLastColumn="0" w:lastRowFirstColumn="0" w:lastRowLastColumn="0"/>
            </w:pPr>
            <w:commentRangeStart w:id="3"/>
            <w:commentRangeStart w:id="4"/>
            <w:r>
              <w:rPr>
                <w:sz w:val="16"/>
              </w:rPr>
              <w:t>IUCN (Spain)</w:t>
            </w:r>
            <w:commentRangeEnd w:id="4"/>
            <w:r>
              <w:rPr>
                <w:rStyle w:val="Refdecomentario"/>
                <w:sz w:val="22"/>
                <w:szCs w:val="22"/>
              </w:rPr>
              <w:commentReference w:id="4"/>
            </w:r>
            <w:commentRangeEnd w:id="3"/>
            <w:r>
              <w:rPr>
                <w:rStyle w:val="Refdecomentario"/>
                <w:sz w:val="22"/>
                <w:szCs w:val="22"/>
              </w:rPr>
              <w:commentReference w:id="3"/>
            </w:r>
          </w:p>
        </w:tc>
        <w:tc>
          <w:tcPr>
            <w:tcW w:w="957" w:type="dxa"/>
          </w:tcPr>
          <w:p w14:paraId="3D05770A"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commentRangeStart w:id="5"/>
            <w:commentRangeStart w:id="6"/>
            <w:r>
              <w:rPr>
                <w:sz w:val="16"/>
              </w:rPr>
              <w:t>% European pop.</w:t>
            </w:r>
            <w:commentRangeEnd w:id="6"/>
            <w:r>
              <w:rPr>
                <w:rStyle w:val="Refdecomentario"/>
                <w:sz w:val="22"/>
                <w:szCs w:val="22"/>
              </w:rPr>
              <w:commentReference w:id="6"/>
            </w:r>
            <w:commentRangeEnd w:id="5"/>
            <w:r>
              <w:rPr>
                <w:rStyle w:val="Refdecomentario"/>
                <w:sz w:val="22"/>
                <w:szCs w:val="22"/>
              </w:rPr>
              <w:commentReference w:id="5"/>
            </w:r>
          </w:p>
        </w:tc>
        <w:tc>
          <w:tcPr>
            <w:tcW w:w="774" w:type="dxa"/>
          </w:tcPr>
          <w:p w14:paraId="15B48377"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N sites</w:t>
            </w:r>
          </w:p>
        </w:tc>
        <w:tc>
          <w:tcPr>
            <w:tcW w:w="797" w:type="dxa"/>
          </w:tcPr>
          <w:p w14:paraId="492434FC"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Years</w:t>
            </w:r>
          </w:p>
        </w:tc>
        <w:tc>
          <w:tcPr>
            <w:tcW w:w="793" w:type="dxa"/>
          </w:tcPr>
          <w:p w14:paraId="0D118FB3"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Mean p</w:t>
            </w:r>
          </w:p>
        </w:tc>
        <w:tc>
          <w:tcPr>
            <w:tcW w:w="1119" w:type="dxa"/>
          </w:tcPr>
          <w:p w14:paraId="75C28BEF" w14:textId="296B971A"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Colonisation events</w:t>
            </w:r>
          </w:p>
        </w:tc>
        <w:tc>
          <w:tcPr>
            <w:tcW w:w="1001" w:type="dxa"/>
          </w:tcPr>
          <w:p w14:paraId="437F3BB9" w14:textId="1F90945E"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Extinction events</w:t>
            </w:r>
          </w:p>
        </w:tc>
      </w:tr>
      <w:tr w:rsidR="00520E23" w14:paraId="62EF03C6" w14:textId="77777777" w:rsidTr="002F49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E8E74FF" w14:textId="08989E69" w:rsidR="00520E23" w:rsidRDefault="00520E23">
            <w:pPr>
              <w:jc w:val="center"/>
            </w:pPr>
            <w:r>
              <w:rPr>
                <w:i/>
                <w:iCs/>
                <w:sz w:val="16"/>
              </w:rPr>
              <w:t>O. tarda</w:t>
            </w:r>
          </w:p>
        </w:tc>
        <w:tc>
          <w:tcPr>
            <w:tcW w:w="997" w:type="dxa"/>
          </w:tcPr>
          <w:p w14:paraId="6A2B5CCA"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Great Bustard</w:t>
            </w:r>
          </w:p>
        </w:tc>
        <w:tc>
          <w:tcPr>
            <w:tcW w:w="579" w:type="dxa"/>
          </w:tcPr>
          <w:p w14:paraId="4B2BF5B4" w14:textId="67770D8D"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EN</w:t>
            </w:r>
          </w:p>
        </w:tc>
        <w:tc>
          <w:tcPr>
            <w:tcW w:w="579" w:type="dxa"/>
          </w:tcPr>
          <w:p w14:paraId="2D9CB4B7" w14:textId="244A778F"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854" w:type="dxa"/>
          </w:tcPr>
          <w:p w14:paraId="1C938F6C" w14:textId="6201E7D3"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NT</w:t>
            </w:r>
          </w:p>
        </w:tc>
        <w:tc>
          <w:tcPr>
            <w:tcW w:w="957" w:type="dxa"/>
          </w:tcPr>
          <w:p w14:paraId="788437D4"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rPr>
                <w:del w:id="9108" w:author="Guillermo Fandos" w:date="2026-08-27T12:00:00Z"/>
                <w:sz w:val="16"/>
              </w:rPr>
            </w:pPr>
            <w:commentRangeStart w:id="7"/>
            <w:commentRangeStart w:id="21"/>
            <w:commentRangeStart w:id="8"/>
            <w:del w:id="9107" w:author="Guillermo Fandos" w:date="2026-08-27T12:00:00Z">
              <w:r>
                <w:rPr>
                  <w:sz w:val="16"/>
                </w:rPr>
                <w:delText>~60%</w:delText>
              </w:r>
            </w:del>
            <w:commentRangeEnd w:id="21"/>
            <w:commentRangeEnd w:id="7"/>
            <w:r>
              <w:rPr>
                <w:rStyle w:val="Refdecomentario"/>
                <w:szCs w:val="22"/>
              </w:rPr>
              <w:commentReference w:id="7"/>
            </w:r>
            <w:r>
              <w:rPr>
                <w:rStyle w:val="Refdecomentario"/>
              </w:rPr>
              <w:commentReference w:id="21"/>
            </w:r>
            <w:commentRangeEnd w:id="8"/>
            <w:r>
              <w:rPr>
                <w:rStyle w:val="Refdecomentario"/>
                <w:szCs w:val="22"/>
              </w:rPr>
              <w:commentReference w:id="8"/>
            </w:r>
          </w:p>
          <w:p w14:paraId="63F1D422" w14:textId="754AA252" w:rsidR="005D0714" w:rsidRDefault="005D0714">
            <w:pPr>
              <w:jc w:val="center"/>
              <w:cnfStyle w:val="000000100000" w:firstRow="0" w:lastRow="0" w:firstColumn="0" w:lastColumn="0" w:oddVBand="0" w:evenVBand="0" w:oddHBand="1" w:evenHBand="0" w:firstRowFirstColumn="0" w:firstRowLastColumn="0" w:lastRowFirstColumn="0" w:lastRowLastColumn="0"/>
            </w:pPr>
            <w:r>
              <w:rPr>
                <w:sz w:val="16"/>
              </w:rPr>
              <w:t>~83%</w:t>
            </w:r>
          </w:p>
        </w:tc>
        <w:tc>
          <w:tcPr>
            <w:tcW w:w="774" w:type="dxa"/>
          </w:tcPr>
          <w:p w14:paraId="4F641B81"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3,745</w:t>
            </w:r>
          </w:p>
        </w:tc>
        <w:tc>
          <w:tcPr>
            <w:tcW w:w="797" w:type="dxa"/>
          </w:tcPr>
          <w:p w14:paraId="4E800711"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7</w:t>
            </w:r>
          </w:p>
        </w:tc>
        <w:tc>
          <w:tcPr>
            <w:tcW w:w="793" w:type="dxa"/>
          </w:tcPr>
          <w:p w14:paraId="209C03E6"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0.253</w:t>
            </w:r>
          </w:p>
        </w:tc>
        <w:tc>
          <w:tcPr>
            <w:tcW w:w="1119" w:type="dxa"/>
          </w:tcPr>
          <w:p w14:paraId="1C4E578A"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1001" w:type="dxa"/>
          </w:tcPr>
          <w:p w14:paraId="0480F977"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29</w:t>
            </w:r>
          </w:p>
        </w:tc>
      </w:tr>
      <w:tr w:rsidR="00520E23" w14:paraId="09B1E36F" w14:textId="77777777" w:rsidTr="002F49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2C92A010" w14:textId="7E278701" w:rsidR="00520E23" w:rsidRDefault="00520E23">
            <w:pPr>
              <w:jc w:val="center"/>
            </w:pPr>
            <w:r>
              <w:rPr>
                <w:sz w:val="16"/>
              </w:rPr>
              <w:t>T. tetrax</w:t>
            </w:r>
          </w:p>
        </w:tc>
        <w:tc>
          <w:tcPr>
            <w:tcW w:w="997" w:type="dxa"/>
          </w:tcPr>
          <w:p w14:paraId="10133DF0"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Little Bustard</w:t>
            </w:r>
          </w:p>
        </w:tc>
        <w:tc>
          <w:tcPr>
            <w:tcW w:w="579" w:type="dxa"/>
          </w:tcPr>
          <w:p w14:paraId="2E890C0E" w14:textId="65127DEC"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NT</w:t>
            </w:r>
          </w:p>
        </w:tc>
        <w:tc>
          <w:tcPr>
            <w:tcW w:w="579" w:type="dxa"/>
          </w:tcPr>
          <w:p w14:paraId="26F07FD1" w14:textId="18845FBF"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VU</w:t>
            </w:r>
          </w:p>
        </w:tc>
        <w:tc>
          <w:tcPr>
            <w:tcW w:w="854" w:type="dxa"/>
          </w:tcPr>
          <w:p w14:paraId="4D3BD589" w14:textId="4D732D25"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EN</w:t>
            </w:r>
          </w:p>
        </w:tc>
        <w:tc>
          <w:tcPr>
            <w:tcW w:w="957" w:type="dxa"/>
          </w:tcPr>
          <w:p w14:paraId="0B7BCF33" w14:textId="5697C0FA"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~34%</w:t>
            </w:r>
          </w:p>
        </w:tc>
        <w:tc>
          <w:tcPr>
            <w:tcW w:w="774" w:type="dxa"/>
          </w:tcPr>
          <w:p w14:paraId="27C8969E"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3,746</w:t>
            </w:r>
          </w:p>
        </w:tc>
        <w:tc>
          <w:tcPr>
            <w:tcW w:w="797" w:type="dxa"/>
          </w:tcPr>
          <w:p w14:paraId="554702FD"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7</w:t>
            </w:r>
          </w:p>
        </w:tc>
        <w:tc>
          <w:tcPr>
            <w:tcW w:w="793" w:type="dxa"/>
          </w:tcPr>
          <w:p w14:paraId="204A8AB7"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0.349</w:t>
            </w:r>
          </w:p>
        </w:tc>
        <w:tc>
          <w:tcPr>
            <w:tcW w:w="1119" w:type="dxa"/>
          </w:tcPr>
          <w:p w14:paraId="66B84A0C"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1001" w:type="dxa"/>
          </w:tcPr>
          <w:p w14:paraId="46FD97B5"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9</w:t>
            </w:r>
          </w:p>
        </w:tc>
      </w:tr>
      <w:tr w:rsidR="00520E23" w14:paraId="2779BC77" w14:textId="77777777" w:rsidTr="002F49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670AFF4" w14:textId="16D31D2D" w:rsidR="00520E23" w:rsidRDefault="00520E23">
            <w:pPr>
              <w:jc w:val="center"/>
            </w:pPr>
            <w:r>
              <w:rPr>
                <w:sz w:val="16"/>
              </w:rPr>
              <w:t>P. alchata</w:t>
            </w:r>
          </w:p>
        </w:tc>
        <w:tc>
          <w:tcPr>
            <w:tcW w:w="997" w:type="dxa"/>
          </w:tcPr>
          <w:p w14:paraId="2C1AE222"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Pin-tailed Sandgrouse</w:t>
            </w:r>
          </w:p>
        </w:tc>
        <w:tc>
          <w:tcPr>
            <w:tcW w:w="579" w:type="dxa"/>
          </w:tcPr>
          <w:p w14:paraId="28269761" w14:textId="71DAFF3B"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579" w:type="dxa"/>
          </w:tcPr>
          <w:p w14:paraId="3EA48DA1" w14:textId="3279E532"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854" w:type="dxa"/>
          </w:tcPr>
          <w:p w14:paraId="1E61F890" w14:textId="6FCDA0F3"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VU</w:t>
            </w:r>
          </w:p>
        </w:tc>
        <w:tc>
          <w:tcPr>
            <w:tcW w:w="957" w:type="dxa"/>
          </w:tcPr>
          <w:p w14:paraId="2F89675B" w14:textId="3C12FF78"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~97%</w:t>
            </w:r>
          </w:p>
        </w:tc>
        <w:tc>
          <w:tcPr>
            <w:tcW w:w="774" w:type="dxa"/>
          </w:tcPr>
          <w:p w14:paraId="454EECFE"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4,130</w:t>
            </w:r>
          </w:p>
        </w:tc>
        <w:tc>
          <w:tcPr>
            <w:tcW w:w="797" w:type="dxa"/>
          </w:tcPr>
          <w:p w14:paraId="7FE6AB6E"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7</w:t>
            </w:r>
          </w:p>
        </w:tc>
        <w:tc>
          <w:tcPr>
            <w:tcW w:w="793" w:type="dxa"/>
          </w:tcPr>
          <w:p w14:paraId="4F4B8F06"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0.232</w:t>
            </w:r>
          </w:p>
        </w:tc>
        <w:tc>
          <w:tcPr>
            <w:tcW w:w="1119" w:type="dxa"/>
          </w:tcPr>
          <w:p w14:paraId="20BAC0F5"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1001" w:type="dxa"/>
          </w:tcPr>
          <w:p w14:paraId="3789406F"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18</w:t>
            </w:r>
          </w:p>
        </w:tc>
      </w:tr>
      <w:tr w:rsidR="00520E23" w14:paraId="7A370A4A" w14:textId="77777777" w:rsidTr="002F49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43FE86B" w14:textId="3FDF7A4E" w:rsidR="00520E23" w:rsidRDefault="00520E23">
            <w:pPr>
              <w:jc w:val="center"/>
            </w:pPr>
            <w:r>
              <w:rPr>
                <w:sz w:val="16"/>
              </w:rPr>
              <w:t>P. orientalis</w:t>
            </w:r>
          </w:p>
        </w:tc>
        <w:tc>
          <w:tcPr>
            <w:tcW w:w="997" w:type="dxa"/>
          </w:tcPr>
          <w:p w14:paraId="22C3F36A"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Black-bellied Sandgrouse</w:t>
            </w:r>
          </w:p>
        </w:tc>
        <w:tc>
          <w:tcPr>
            <w:tcW w:w="579" w:type="dxa"/>
          </w:tcPr>
          <w:p w14:paraId="312BDA8F" w14:textId="21EE6C11"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LC</w:t>
            </w:r>
          </w:p>
        </w:tc>
        <w:tc>
          <w:tcPr>
            <w:tcW w:w="579" w:type="dxa"/>
          </w:tcPr>
          <w:p w14:paraId="4F9755BA" w14:textId="08C1AA00"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EN</w:t>
            </w:r>
          </w:p>
        </w:tc>
        <w:tc>
          <w:tcPr>
            <w:tcW w:w="854" w:type="dxa"/>
          </w:tcPr>
          <w:p w14:paraId="50D191B2"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del w:id="9109" w:author="Guillermo Fandos" w:date="2026-08-27T12:00:00Z">
              <w:r>
                <w:rPr>
                  <w:sz w:val="16"/>
                </w:rPr>
                <w:delText>EN (mainlan Spain)</w:delText>
              </w:r>
            </w:del>
            <w:ins w:id="9110" w:author="Guillermo Fandos" w:date="2026-08-27T12:00:00Z">
              <w:r>
                <w:rPr>
                  <w:sz w:val="16"/>
                </w:rPr>
                <w:t xml:space="preserve">EN (mainland Spain)</w:t>
              </w:r>
            </w:ins>
          </w:p>
          <w:p w14:paraId="525DF93B" w14:textId="0AE5306C"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VU (Canary Islands)</w:t>
            </w:r>
          </w:p>
        </w:tc>
        <w:tc>
          <w:tcPr>
            <w:tcW w:w="957" w:type="dxa"/>
          </w:tcPr>
          <w:p w14:paraId="072E07A6" w14:textId="7B63E8C2" w:rsidR="005D0714" w:rsidRDefault="00520E23" w:rsidP="005D0714">
            <w:pPr>
              <w:jc w:val="center"/>
              <w:cnfStyle w:val="000000010000" w:firstRow="0" w:lastRow="0" w:firstColumn="0" w:lastColumn="0" w:oddVBand="0" w:evenVBand="0" w:oddHBand="0" w:evenHBand="1" w:firstRowFirstColumn="0" w:firstRowLastColumn="0" w:lastRowFirstColumn="0" w:lastRowLastColumn="0"/>
              <w:rPr>
                <w:sz w:val="16"/>
              </w:rPr>
            </w:pPr>
            <w:r>
              <w:rPr>
                <w:sz w:val="16"/>
              </w:rPr>
              <w:t>~19% (mainland Spain)</w:t>
            </w:r>
          </w:p>
          <w:p w14:paraId="7A2F3076" w14:textId="7926350E" w:rsidR="005D0714" w:rsidRPr="002F4908" w:rsidRDefault="005D0714" w:rsidP="005D0714">
            <w:pPr>
              <w:jc w:val="center"/>
              <w:cnfStyle w:val="000000010000" w:firstRow="0" w:lastRow="0" w:firstColumn="0" w:lastColumn="0" w:oddVBand="0" w:evenVBand="0" w:oddHBand="0" w:evenHBand="1" w:firstRowFirstColumn="0" w:firstRowLastColumn="0" w:lastRowFirstColumn="0" w:lastRowLastColumn="0"/>
              <w:rPr>
                <w:sz w:val="16"/>
              </w:rPr>
            </w:pPr>
            <w:r>
              <w:rPr>
                <w:sz w:val="16"/>
              </w:rPr>
              <w:t>~6% (Canary Islands)</w:t>
            </w:r>
          </w:p>
        </w:tc>
        <w:tc>
          <w:tcPr>
            <w:tcW w:w="774" w:type="dxa"/>
          </w:tcPr>
          <w:p w14:paraId="7F630B82"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4,130</w:t>
            </w:r>
          </w:p>
        </w:tc>
        <w:tc>
          <w:tcPr>
            <w:tcW w:w="797" w:type="dxa"/>
          </w:tcPr>
          <w:p w14:paraId="15BD88F8"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7</w:t>
            </w:r>
          </w:p>
        </w:tc>
        <w:tc>
          <w:tcPr>
            <w:tcW w:w="793" w:type="dxa"/>
          </w:tcPr>
          <w:p w14:paraId="233C469F"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0.133</w:t>
            </w:r>
          </w:p>
        </w:tc>
        <w:tc>
          <w:tcPr>
            <w:tcW w:w="1119" w:type="dxa"/>
          </w:tcPr>
          <w:p w14:paraId="5A6E01E6"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22</w:t>
            </w:r>
          </w:p>
        </w:tc>
        <w:tc>
          <w:tcPr>
            <w:tcW w:w="1001" w:type="dxa"/>
          </w:tcPr>
          <w:p w14:paraId="494BC0FA"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15</w:t>
            </w:r>
          </w:p>
        </w:tc>
      </w:tr>
    </w:tbl>
    <w:p w14:paraId="086EC34A" w14:textId="42E5664B" w:rsidR="0019042E" w:rsidRDefault="002F414F">
      <w:pPr>
        <w:spacing w:before="120"/>
        <w:rPr>
          <w:i/>
          <w:sz w:val="18"/>
        </w:rPr>
      </w:pPr>
      <w:r>
        <w:rPr>
          <w:i/>
          <w:sz w:val="18"/>
        </w:rPr>
        <w:t xml:space="preserve">Table S1. Study species summary. IUCN status refers to the Spanish Red List classification (SEO/BirdLife, 2021); the proportion of the European breeding population held in Spain follows the </w:t>
      </w:r>
      <w:del w:id="9405" w:author="Guillermo Fandos" w:date="2026-08-27T16:00:00Z">
        <w:r>
          <w:rPr>
            <w:i/>
            <w:sz w:val="18"/>
            <w:lang w:val="en-US"/>
          </w:rPr>
          <w:delText>IUCN Red List (https://www.iucnredlist.org)</w:delText>
        </w:r>
      </w:del>
      <w:ins w:id="9406" w:author="Guillermo Fandos" w:date="2026-08-27T16:00:00Z">
        <w:r>
          <w:rPr>
            <w:i/>
            <w:sz w:val="18"/>
            <w:lang w:val="en-US"/>
          </w:rPr>
          <w:t>European Red List of Birds (BirdLife International, 2021; https://www.iucnredlist.org)</w:t>
        </w:r>
      </w:ins>
      <w:r>
        <w:rPr>
          <w:i/>
          <w:sz w:val="18"/>
          <w:lang w:val="en-US"/>
        </w:rPr>
        <w:t xml:space="preserve">. Detection probability (p) is the intercept estimate on the probability scale at mean covariate values. Colonisation and extinction events are observed </w:t>
      </w:r>
      <w:commentRangeStart w:id="9"/>
      <w:commentRangeStart w:id="10"/>
      <w:r>
        <w:rPr>
          <w:i/>
          <w:sz w:val="18"/>
        </w:rPr>
        <w:t>(naive) site-year transitions before detection correction, that is, a site is counted as colonised when the species is undetected in year t but detected in year t+1, and as locally extinct in the reverse case</w:t>
      </w:r>
      <w:commentRangeEnd w:id="9"/>
      <w:r>
        <w:rPr>
          <w:rStyle w:val="Refdecomentario"/>
          <w:i/>
          <w:sz w:val="18"/>
          <w:szCs w:val="22"/>
        </w:rPr>
        <w:commentReference w:id="9"/>
      </w:r>
      <w:commentRangeEnd w:id="10"/>
      <w:r>
        <w:rPr>
          <w:rStyle w:val="Refdecomentario"/>
          <w:i/>
          <w:sz w:val="18"/>
          <w:szCs w:val="22"/>
        </w:rPr>
        <w:commentReference w:id="10"/>
      </w:r>
      <w:r>
        <w:rPr>
          <w:i/>
          <w:sz w:val="18"/>
        </w:rPr>
        <w:t>.</w:t>
      </w:r>
    </w:p>
    <w:p w14:paraId="314FEE99" w14:textId="5AD99E9A" w:rsidR="00671198" w:rsidRPr="002F4908" w:rsidRDefault="00671198">
      <w:pPr>
        <w:spacing w:before="120"/>
        <w:rPr>
          <w:del w:id="9112" w:author="Guillermo Fandos" w:date="2026-08-27T12:00:00Z"/>
          <w:iCs/>
          <w:lang w:val="es-ES"/>
        </w:rPr>
      </w:pPr>
      <w:del w:id="9111" w:author="Guillermo Fandos" w:date="2026-08-27T12:00:00Z">
        <w:r>
          <w:rPr>
            <w:iCs/>
            <w:sz w:val="18"/>
            <w:lang w:val="es-ES"/>
          </w:rPr>
          <w:delText>Lo comenté con Guille: quizás los eventos de extinción y colonización no se relacionen con extinciones y colonizaciones reales, sino que se deben a cambios en los hábitats muestreados en los diferentes años. Las cuadrículas 5x5km pueden incluir diferentes tipos de hábitats (por ejemplo, zonas agrícolas de secano, bosques, urbano etc…). Que una cuadricula se muestree varios años consecutivos no significa necesariamente que siempre se visiten las zonas agrícolas/esteparias donde se espera ver a las especies de estudio….</w:delText>
        </w:r>
      </w:del>
    </w:p>
    <w:p w14:paraId="1C469692" w14:textId="77777777" w:rsidR="0019042E" w:rsidRPr="002F4908" w:rsidRDefault="002F414F">
      <w:pPr>
        <w:rPr>
          <w:lang w:val="es-ES"/>
        </w:rPr>
      </w:pPr>
      <w:r>
        <w:rPr>
          <w:lang w:val="es-ES"/>
        </w:rPr>
        <w:br w:type="page"/>
      </w:r>
    </w:p>
    <w:p w14:paraId="5B0B2AB7" w14:textId="77777777" w:rsidR="0019042E" w:rsidRDefault="002F414F">
      <w:pPr>
        <w:pStyle w:val="Ttulo1"/>
      </w:pPr>
      <w:r>
        <w:lastRenderedPageBreak/>
        <w:t>Appendix S2. Model selection and comparison</w:t>
      </w:r>
    </w:p>
    <w:p w14:paraId="567299DA" w14:textId="77777777" w:rsidR="0019042E" w:rsidRDefault="002F414F">
      <w:r>
        <w:t>Dynamic occupancy models were fitted using the colext function in the unmarked R package (Fiske &amp; Chandler, 2011; Kellner et al., 2023). Two model-building pipelines were evaluated: v4b (annual land-cover classes as dynamic covariates) and v5 (lagged precipitation and temperature as dynamic covariates). For each species, 11–12 candidate models were compared using AIC. Table S2 presents the best model from each pipeline for each species. The final model selected for inference is indicated in the rightmost columns of Table S3, which additionally reports boundary warnings and the key dynamic predictor identified.</w:t>
      </w:r>
    </w:p>
    <w:tbl>
      <w:tblPr>
        <w:tblStyle w:val="Cuadrculaclara-nfasis1"/>
        <w:tblW w:w="0" w:type="auto"/>
        <w:jc w:val="center"/>
        <w:tblLook w:val="04A0" w:firstRow="1" w:lastRow="0" w:firstColumn="1" w:lastColumn="0" w:noHBand="0" w:noVBand="1"/>
      </w:tblPr>
      <w:tblGrid>
        <w:gridCol w:w="1162"/>
        <w:gridCol w:w="1158"/>
        <w:gridCol w:w="1282"/>
        <w:gridCol w:w="1154"/>
        <w:gridCol w:w="1152"/>
        <w:gridCol w:w="1158"/>
        <w:gridCol w:w="1156"/>
        <w:gridCol w:w="1164"/>
      </w:tblGrid>
      <w:tr w:rsidR="0019042E" w14:paraId="06EA7BF7"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5852534" w14:textId="77777777" w:rsidR="0019042E" w:rsidRDefault="002F414F">
            <w:pPr>
              <w:jc w:val="center"/>
            </w:pPr>
            <w:r>
              <w:rPr>
                <w:sz w:val="16"/>
              </w:rPr>
              <w:t>Species</w:t>
            </w:r>
          </w:p>
        </w:tc>
        <w:tc>
          <w:tcPr>
            <w:tcW w:w="1176" w:type="dxa"/>
          </w:tcPr>
          <w:p w14:paraId="5FF0E9A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Pipeline</w:t>
            </w:r>
          </w:p>
        </w:tc>
        <w:tc>
          <w:tcPr>
            <w:tcW w:w="1282" w:type="dxa"/>
          </w:tcPr>
          <w:p w14:paraId="384144A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Best model</w:t>
            </w:r>
          </w:p>
        </w:tc>
        <w:tc>
          <w:tcPr>
            <w:tcW w:w="1176" w:type="dxa"/>
          </w:tcPr>
          <w:p w14:paraId="3AF373F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AIC</w:t>
            </w:r>
          </w:p>
        </w:tc>
        <w:tc>
          <w:tcPr>
            <w:tcW w:w="1176" w:type="dxa"/>
          </w:tcPr>
          <w:p w14:paraId="28B5890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nPars</w:t>
            </w:r>
          </w:p>
        </w:tc>
        <w:tc>
          <w:tcPr>
            <w:tcW w:w="1176" w:type="dxa"/>
          </w:tcPr>
          <w:p w14:paraId="57569C6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 vs baseline</w:t>
            </w:r>
          </w:p>
        </w:tc>
        <w:tc>
          <w:tcPr>
            <w:tcW w:w="1176" w:type="dxa"/>
          </w:tcPr>
          <w:p w14:paraId="30BABA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Weight</w:t>
            </w:r>
          </w:p>
        </w:tc>
        <w:tc>
          <w:tcPr>
            <w:tcW w:w="1176" w:type="dxa"/>
          </w:tcPr>
          <w:p w14:paraId="0683BCB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Boundary</w:t>
            </w:r>
          </w:p>
        </w:tc>
      </w:tr>
      <w:tr w:rsidR="00B66F3A" w14:paraId="16D4290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CA265E7" w14:textId="759222D6" w:rsidR="00B66F3A" w:rsidRPr="002F4908" w:rsidRDefault="00B66F3A" w:rsidP="00B66F3A">
            <w:pPr>
              <w:jc w:val="center"/>
              <w:rPr>
                <w:i/>
                <w:iCs/>
              </w:rPr>
            </w:pPr>
            <w:r>
              <w:rPr>
                <w:i/>
                <w:iCs/>
                <w:sz w:val="16"/>
              </w:rPr>
              <w:t>O. tarda</w:t>
            </w:r>
          </w:p>
        </w:tc>
        <w:tc>
          <w:tcPr>
            <w:tcW w:w="1176" w:type="dxa"/>
          </w:tcPr>
          <w:p w14:paraId="2D2C51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183D45ED" w14:textId="024F528C"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m9: both lc_crop</w:t>
            </w:r>
          </w:p>
        </w:tc>
        <w:tc>
          <w:tcPr>
            <w:tcW w:w="1176" w:type="dxa"/>
          </w:tcPr>
          <w:p w14:paraId="01B061D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3575.6</w:t>
            </w:r>
          </w:p>
        </w:tc>
        <w:tc>
          <w:tcPr>
            <w:tcW w:w="1176" w:type="dxa"/>
          </w:tcPr>
          <w:p w14:paraId="66A5B5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1176" w:type="dxa"/>
          </w:tcPr>
          <w:p w14:paraId="7E3074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176" w:type="dxa"/>
          </w:tcPr>
          <w:p w14:paraId="23F029C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0.1545</w:t>
            </w:r>
          </w:p>
        </w:tc>
        <w:tc>
          <w:tcPr>
            <w:tcW w:w="1176" w:type="dxa"/>
          </w:tcPr>
          <w:p w14:paraId="4F80AF5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r>
      <w:tr w:rsidR="00B66F3A" w14:paraId="43837E26"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435B0E7" w14:textId="381E806E" w:rsidR="00B66F3A" w:rsidRPr="002F4908" w:rsidRDefault="00B66F3A" w:rsidP="00B66F3A">
            <w:pPr>
              <w:jc w:val="center"/>
              <w:rPr>
                <w:i/>
                <w:iCs/>
              </w:rPr>
            </w:pPr>
            <w:r>
              <w:rPr>
                <w:i/>
                <w:iCs/>
                <w:sz w:val="16"/>
              </w:rPr>
              <w:t>O. tarda</w:t>
            </w:r>
          </w:p>
        </w:tc>
        <w:tc>
          <w:tcPr>
            <w:tcW w:w="1176" w:type="dxa"/>
          </w:tcPr>
          <w:p w14:paraId="7AD067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282C2F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m2: eps~tree+pr_lag</w:t>
            </w:r>
          </w:p>
        </w:tc>
        <w:tc>
          <w:tcPr>
            <w:tcW w:w="1176" w:type="dxa"/>
          </w:tcPr>
          <w:p w14:paraId="4214A82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3575.4</w:t>
            </w:r>
          </w:p>
        </w:tc>
        <w:tc>
          <w:tcPr>
            <w:tcW w:w="1176" w:type="dxa"/>
          </w:tcPr>
          <w:p w14:paraId="2D84027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3C5F53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300D0E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0.2302</w:t>
            </w:r>
          </w:p>
        </w:tc>
        <w:tc>
          <w:tcPr>
            <w:tcW w:w="1176" w:type="dxa"/>
          </w:tcPr>
          <w:p w14:paraId="7FFA61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1E2315D8"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FA5E8B7" w14:textId="0531BEF4" w:rsidR="0019042E" w:rsidRPr="002F4908" w:rsidRDefault="002F414F">
            <w:pPr>
              <w:jc w:val="center"/>
              <w:rPr>
                <w:i/>
                <w:iCs/>
              </w:rPr>
            </w:pPr>
            <w:r>
              <w:rPr>
                <w:i/>
                <w:iCs/>
                <w:sz w:val="16"/>
              </w:rPr>
              <w:t>T. tetrax</w:t>
            </w:r>
          </w:p>
        </w:tc>
        <w:tc>
          <w:tcPr>
            <w:tcW w:w="1176" w:type="dxa"/>
          </w:tcPr>
          <w:p w14:paraId="4ADDB1D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35FC343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m7: gam~grass+crop</w:t>
            </w:r>
          </w:p>
        </w:tc>
        <w:tc>
          <w:tcPr>
            <w:tcW w:w="1176" w:type="dxa"/>
          </w:tcPr>
          <w:p w14:paraId="276CC5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2378</w:t>
            </w:r>
          </w:p>
        </w:tc>
        <w:tc>
          <w:tcPr>
            <w:tcW w:w="1176" w:type="dxa"/>
          </w:tcPr>
          <w:p w14:paraId="12D9FD3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1176" w:type="dxa"/>
          </w:tcPr>
          <w:p w14:paraId="4FD392C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-48.8</w:t>
            </w:r>
          </w:p>
        </w:tc>
        <w:tc>
          <w:tcPr>
            <w:tcW w:w="1176" w:type="dxa"/>
          </w:tcPr>
          <w:p w14:paraId="02B1A7F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w:t>
            </w:r>
          </w:p>
        </w:tc>
        <w:tc>
          <w:tcPr>
            <w:tcW w:w="1176" w:type="dxa"/>
          </w:tcPr>
          <w:p w14:paraId="74849A5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FALSE</w:t>
            </w:r>
          </w:p>
        </w:tc>
      </w:tr>
      <w:tr w:rsidR="0019042E" w14:paraId="49803FF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309B617" w14:textId="60774997" w:rsidR="0019042E" w:rsidRPr="002F4908" w:rsidRDefault="00B66F3A">
            <w:pPr>
              <w:jc w:val="center"/>
              <w:rPr>
                <w:i/>
                <w:iCs/>
              </w:rPr>
            </w:pPr>
            <w:r>
              <w:rPr>
                <w:i/>
                <w:iCs/>
                <w:sz w:val="16"/>
              </w:rPr>
              <w:t>T. tetrax</w:t>
            </w:r>
          </w:p>
        </w:tc>
        <w:tc>
          <w:tcPr>
            <w:tcW w:w="1176" w:type="dxa"/>
          </w:tcPr>
          <w:p w14:paraId="669B7A2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75AA1649" w14:textId="5B4F1379"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m11: combined lag</w:t>
            </w:r>
          </w:p>
        </w:tc>
        <w:tc>
          <w:tcPr>
            <w:tcW w:w="1176" w:type="dxa"/>
          </w:tcPr>
          <w:p w14:paraId="1925F2D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2381.5</w:t>
            </w:r>
          </w:p>
        </w:tc>
        <w:tc>
          <w:tcPr>
            <w:tcW w:w="1176" w:type="dxa"/>
          </w:tcPr>
          <w:p w14:paraId="5FE219C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18</w:t>
            </w:r>
          </w:p>
        </w:tc>
        <w:tc>
          <w:tcPr>
            <w:tcW w:w="1176" w:type="dxa"/>
          </w:tcPr>
          <w:p w14:paraId="0003511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-45.3</w:t>
            </w:r>
          </w:p>
        </w:tc>
        <w:tc>
          <w:tcPr>
            <w:tcW w:w="1176" w:type="dxa"/>
          </w:tcPr>
          <w:p w14:paraId="1A4BA85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6386E80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78885138"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68B5B63" w14:textId="03AAFF33" w:rsidR="0019042E" w:rsidRPr="002F4908" w:rsidRDefault="002F414F">
            <w:pPr>
              <w:jc w:val="center"/>
              <w:rPr>
                <w:i/>
                <w:iCs/>
              </w:rPr>
            </w:pPr>
            <w:r>
              <w:rPr>
                <w:i/>
                <w:iCs/>
                <w:sz w:val="16"/>
              </w:rPr>
              <w:t>P. alchata</w:t>
            </w:r>
          </w:p>
        </w:tc>
        <w:tc>
          <w:tcPr>
            <w:tcW w:w="1176" w:type="dxa"/>
          </w:tcPr>
          <w:p w14:paraId="4B3DA7C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175B3E37" w14:textId="520CECC4"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m0: Static baseline</w:t>
            </w:r>
          </w:p>
        </w:tc>
        <w:tc>
          <w:tcPr>
            <w:tcW w:w="1176" w:type="dxa"/>
          </w:tcPr>
          <w:p w14:paraId="226E762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2752.2</w:t>
            </w:r>
          </w:p>
        </w:tc>
        <w:tc>
          <w:tcPr>
            <w:tcW w:w="1176" w:type="dxa"/>
          </w:tcPr>
          <w:p w14:paraId="02B8B76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035FB09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176" w:type="dxa"/>
          </w:tcPr>
          <w:p w14:paraId="0906A57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5F05B1F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TRUE</w:t>
            </w:r>
          </w:p>
        </w:tc>
      </w:tr>
      <w:tr w:rsidR="0019042E" w14:paraId="0DE13FD7"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0A0C3D6" w14:textId="54E3FF9B" w:rsidR="0019042E" w:rsidRPr="002F4908" w:rsidRDefault="00B66F3A">
            <w:pPr>
              <w:jc w:val="center"/>
              <w:rPr>
                <w:i/>
                <w:iCs/>
              </w:rPr>
            </w:pPr>
            <w:r>
              <w:rPr>
                <w:i/>
                <w:iCs/>
                <w:sz w:val="16"/>
              </w:rPr>
              <w:t>P. alchata</w:t>
            </w:r>
          </w:p>
        </w:tc>
        <w:tc>
          <w:tcPr>
            <w:tcW w:w="1176" w:type="dxa"/>
          </w:tcPr>
          <w:p w14:paraId="5285B13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6DEBBDC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m6: gam~pr_lag</w:t>
            </w:r>
          </w:p>
        </w:tc>
        <w:tc>
          <w:tcPr>
            <w:tcW w:w="1176" w:type="dxa"/>
          </w:tcPr>
          <w:p w14:paraId="07DD5E3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2732.8</w:t>
            </w:r>
          </w:p>
        </w:tc>
        <w:tc>
          <w:tcPr>
            <w:tcW w:w="1176" w:type="dxa"/>
          </w:tcPr>
          <w:p w14:paraId="5274C18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16</w:t>
            </w:r>
          </w:p>
        </w:tc>
        <w:tc>
          <w:tcPr>
            <w:tcW w:w="1176" w:type="dxa"/>
          </w:tcPr>
          <w:p w14:paraId="6431CF9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-19.4</w:t>
            </w:r>
          </w:p>
        </w:tc>
        <w:tc>
          <w:tcPr>
            <w:tcW w:w="1176" w:type="dxa"/>
          </w:tcPr>
          <w:p w14:paraId="65F64C8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0.5866</w:t>
            </w:r>
          </w:p>
        </w:tc>
        <w:tc>
          <w:tcPr>
            <w:tcW w:w="1176" w:type="dxa"/>
          </w:tcPr>
          <w:p w14:paraId="34E3452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6046440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55ADDF2" w14:textId="49D1C66F" w:rsidR="0019042E" w:rsidRPr="002F4908" w:rsidRDefault="00B66F3A">
            <w:pPr>
              <w:jc w:val="center"/>
              <w:rPr>
                <w:i/>
                <w:iCs/>
              </w:rPr>
            </w:pPr>
            <w:r>
              <w:rPr>
                <w:i/>
                <w:iCs/>
                <w:sz w:val="16"/>
              </w:rPr>
              <w:t>P. orientalis</w:t>
            </w:r>
          </w:p>
        </w:tc>
        <w:tc>
          <w:tcPr>
            <w:tcW w:w="1176" w:type="dxa"/>
          </w:tcPr>
          <w:p w14:paraId="5A01414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7D328C72" w14:textId="0FB66419"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m0: Static baseline</w:t>
            </w:r>
          </w:p>
        </w:tc>
        <w:tc>
          <w:tcPr>
            <w:tcW w:w="1176" w:type="dxa"/>
          </w:tcPr>
          <w:p w14:paraId="1742E61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2509.9</w:t>
            </w:r>
          </w:p>
        </w:tc>
        <w:tc>
          <w:tcPr>
            <w:tcW w:w="1176" w:type="dxa"/>
          </w:tcPr>
          <w:p w14:paraId="7C8160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0A4F14A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176" w:type="dxa"/>
          </w:tcPr>
          <w:p w14:paraId="16D78E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667CE41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TRUE</w:t>
            </w:r>
          </w:p>
        </w:tc>
      </w:tr>
      <w:tr w:rsidR="0019042E" w14:paraId="5FB64C9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2ADABCD" w14:textId="632AC967" w:rsidR="0019042E" w:rsidRPr="002F4908" w:rsidRDefault="00B66F3A">
            <w:pPr>
              <w:jc w:val="center"/>
              <w:rPr>
                <w:i/>
                <w:iCs/>
              </w:rPr>
            </w:pPr>
            <w:r>
              <w:rPr>
                <w:i/>
                <w:iCs/>
                <w:sz w:val="16"/>
              </w:rPr>
              <w:t>P. orientalis</w:t>
            </w:r>
          </w:p>
        </w:tc>
        <w:tc>
          <w:tcPr>
            <w:tcW w:w="1176" w:type="dxa"/>
          </w:tcPr>
          <w:p w14:paraId="5BA47B5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501D78DA" w14:textId="7B7D68B4"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m0: Static baseline</w:t>
            </w:r>
          </w:p>
        </w:tc>
        <w:tc>
          <w:tcPr>
            <w:tcW w:w="1176" w:type="dxa"/>
          </w:tcPr>
          <w:p w14:paraId="15B21A6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2509.9</w:t>
            </w:r>
          </w:p>
        </w:tc>
        <w:tc>
          <w:tcPr>
            <w:tcW w:w="1176" w:type="dxa"/>
          </w:tcPr>
          <w:p w14:paraId="6CAC187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213383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176" w:type="dxa"/>
          </w:tcPr>
          <w:p w14:paraId="5052DDA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160F30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TRUE</w:t>
            </w:r>
          </w:p>
        </w:tc>
      </w:tr>
    </w:tbl>
    <w:p w14:paraId="582300EF" w14:textId="77777777" w:rsidR="0019042E" w:rsidRDefault="002F414F">
      <w:pPr>
        <w:spacing w:before="120"/>
      </w:pPr>
      <w:r>
        <w:rPr>
          <w:i/>
          <w:sz w:val="18"/>
        </w:rPr>
        <w:t>Table S2. AIC-based model comparison across pipelines. ΔAIC is relative to the baseline (static) model within each pipeline. Boundary = TRUE indicates that at least one parameter estimate hit the boundary of the parameter space, typically the colonisation intercept.</w:t>
      </w:r>
    </w:p>
    <w:p w14:paraId="51E7A39F" w14:textId="77777777" w:rsidR="0019042E" w:rsidRDefault="0019042E"/>
    <w:tbl>
      <w:tblPr>
        <w:tblStyle w:val="Cuadrculaclara-nfasis1"/>
        <w:tblW w:w="0" w:type="auto"/>
        <w:jc w:val="center"/>
        <w:tblLook w:val="04A0" w:firstRow="1" w:lastRow="0" w:firstColumn="1" w:lastColumn="0" w:noHBand="0" w:noVBand="1"/>
      </w:tblPr>
      <w:tblGrid>
        <w:gridCol w:w="1080"/>
        <w:gridCol w:w="1115"/>
        <w:gridCol w:w="1673"/>
        <w:gridCol w:w="1015"/>
        <w:gridCol w:w="1255"/>
        <w:gridCol w:w="1015"/>
        <w:gridCol w:w="1075"/>
        <w:gridCol w:w="1158"/>
      </w:tblGrid>
      <w:tr w:rsidR="0019042E" w14:paraId="3DAA84FF"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E7CD996" w14:textId="77777777" w:rsidR="0019042E" w:rsidRDefault="002F414F">
            <w:pPr>
              <w:jc w:val="center"/>
            </w:pPr>
            <w:r>
              <w:rPr>
                <w:sz w:val="16"/>
              </w:rPr>
              <w:t>Species</w:t>
            </w:r>
          </w:p>
        </w:tc>
        <w:tc>
          <w:tcPr>
            <w:tcW w:w="1176" w:type="dxa"/>
          </w:tcPr>
          <w:p w14:paraId="56B42CA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Common name</w:t>
            </w:r>
          </w:p>
        </w:tc>
        <w:tc>
          <w:tcPr>
            <w:tcW w:w="1176" w:type="dxa"/>
          </w:tcPr>
          <w:p w14:paraId="5920ED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v4b best</w:t>
            </w:r>
          </w:p>
        </w:tc>
        <w:tc>
          <w:tcPr>
            <w:tcW w:w="1176" w:type="dxa"/>
          </w:tcPr>
          <w:p w14:paraId="5F51F4C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v4b ΔAIC</w:t>
            </w:r>
          </w:p>
        </w:tc>
        <w:tc>
          <w:tcPr>
            <w:tcW w:w="1176" w:type="dxa"/>
          </w:tcPr>
          <w:p w14:paraId="66293B2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v5 best</w:t>
            </w:r>
          </w:p>
        </w:tc>
        <w:tc>
          <w:tcPr>
            <w:tcW w:w="1176" w:type="dxa"/>
          </w:tcPr>
          <w:p w14:paraId="56D0445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v5 ΔAIC</w:t>
            </w:r>
          </w:p>
        </w:tc>
        <w:tc>
          <w:tcPr>
            <w:tcW w:w="1176" w:type="dxa"/>
          </w:tcPr>
          <w:p w14:paraId="0EDA249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Overall best</w:t>
            </w:r>
          </w:p>
        </w:tc>
        <w:tc>
          <w:tcPr>
            <w:tcW w:w="1176" w:type="dxa"/>
          </w:tcPr>
          <w:p w14:paraId="61BA28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Key dynamic predictor</w:t>
            </w:r>
          </w:p>
        </w:tc>
      </w:tr>
      <w:tr w:rsidR="0019042E" w14:paraId="534DD97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1BCF9FC" w14:textId="0A53BC2D" w:rsidR="0019042E" w:rsidRPr="002F4908" w:rsidRDefault="00B66F3A">
            <w:pPr>
              <w:jc w:val="center"/>
              <w:rPr>
                <w:i/>
                <w:iCs/>
              </w:rPr>
            </w:pPr>
            <w:r>
              <w:rPr>
                <w:i/>
                <w:iCs/>
                <w:sz w:val="16"/>
              </w:rPr>
              <w:t>O. tarda</w:t>
            </w:r>
          </w:p>
        </w:tc>
        <w:tc>
          <w:tcPr>
            <w:tcW w:w="1176" w:type="dxa"/>
          </w:tcPr>
          <w:p w14:paraId="59CF201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Great Bustard</w:t>
            </w:r>
          </w:p>
        </w:tc>
        <w:tc>
          <w:tcPr>
            <w:tcW w:w="1176" w:type="dxa"/>
          </w:tcPr>
          <w:p w14:paraId="7A0F39F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gam~lc_crop, eps~tree+lc_crop</w:t>
            </w:r>
          </w:p>
        </w:tc>
        <w:tc>
          <w:tcPr>
            <w:tcW w:w="1176" w:type="dxa"/>
          </w:tcPr>
          <w:p w14:paraId="352FC59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176" w:type="dxa"/>
          </w:tcPr>
          <w:p w14:paraId="04BC44A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eps~tree+pr_lag</w:t>
            </w:r>
          </w:p>
        </w:tc>
        <w:tc>
          <w:tcPr>
            <w:tcW w:w="1176" w:type="dxa"/>
          </w:tcPr>
          <w:p w14:paraId="45A21B0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76F4828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v3 static</w:t>
            </w:r>
          </w:p>
        </w:tc>
        <w:tc>
          <w:tcPr>
            <w:tcW w:w="1176" w:type="dxa"/>
          </w:tcPr>
          <w:p w14:paraId="1D40A02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None (tree_cover static)</w:t>
            </w:r>
          </w:p>
        </w:tc>
      </w:tr>
      <w:tr w:rsidR="0019042E" w14:paraId="5B28768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A822F1C" w14:textId="4966CA56" w:rsidR="0019042E" w:rsidRPr="002F4908" w:rsidRDefault="00B66F3A">
            <w:pPr>
              <w:jc w:val="center"/>
              <w:rPr>
                <w:i/>
                <w:iCs/>
              </w:rPr>
            </w:pPr>
            <w:r>
              <w:rPr>
                <w:i/>
                <w:iCs/>
                <w:sz w:val="16"/>
              </w:rPr>
              <w:t>T. tetrax</w:t>
            </w:r>
          </w:p>
        </w:tc>
        <w:tc>
          <w:tcPr>
            <w:tcW w:w="1176" w:type="dxa"/>
          </w:tcPr>
          <w:p w14:paraId="4F5630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Little Bustard</w:t>
            </w:r>
          </w:p>
        </w:tc>
        <w:tc>
          <w:tcPr>
            <w:tcW w:w="1176" w:type="dxa"/>
          </w:tcPr>
          <w:p w14:paraId="3899C91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gam~lc_grass+lc_crop</w:t>
            </w:r>
          </w:p>
        </w:tc>
        <w:tc>
          <w:tcPr>
            <w:tcW w:w="1176" w:type="dxa"/>
          </w:tcPr>
          <w:p w14:paraId="7EC5255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-48.8</w:t>
            </w:r>
          </w:p>
        </w:tc>
        <w:tc>
          <w:tcPr>
            <w:tcW w:w="1176" w:type="dxa"/>
          </w:tcPr>
          <w:p w14:paraId="6C356E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m11 (no converge)</w:t>
            </w:r>
          </w:p>
        </w:tc>
        <w:tc>
          <w:tcPr>
            <w:tcW w:w="1176" w:type="dxa"/>
          </w:tcPr>
          <w:p w14:paraId="58E537A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6C95AF8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v4b (lc dynamic)</w:t>
            </w:r>
          </w:p>
        </w:tc>
        <w:tc>
          <w:tcPr>
            <w:tcW w:w="1176" w:type="dxa"/>
          </w:tcPr>
          <w:p w14:paraId="457CADE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lc_grass + lc_crop (colonization)</w:t>
            </w:r>
          </w:p>
        </w:tc>
      </w:tr>
      <w:tr w:rsidR="0019042E" w14:paraId="6AC9275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C9C21B0" w14:textId="076D23BB" w:rsidR="0019042E" w:rsidRPr="002F4908" w:rsidRDefault="00B66F3A">
            <w:pPr>
              <w:jc w:val="center"/>
              <w:rPr>
                <w:i/>
                <w:iCs/>
              </w:rPr>
            </w:pPr>
            <w:r>
              <w:rPr>
                <w:i/>
                <w:iCs/>
                <w:sz w:val="16"/>
              </w:rPr>
              <w:t>P. alchata</w:t>
            </w:r>
          </w:p>
        </w:tc>
        <w:tc>
          <w:tcPr>
            <w:tcW w:w="1176" w:type="dxa"/>
          </w:tcPr>
          <w:p w14:paraId="3CC542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Pin-tailed Sandgrouse</w:t>
            </w:r>
          </w:p>
        </w:tc>
        <w:tc>
          <w:tcPr>
            <w:tcW w:w="1176" w:type="dxa"/>
          </w:tcPr>
          <w:p w14:paraId="76826EA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Baseline (boundary)</w:t>
            </w:r>
          </w:p>
        </w:tc>
        <w:tc>
          <w:tcPr>
            <w:tcW w:w="1176" w:type="dxa"/>
          </w:tcPr>
          <w:p w14:paraId="04DB659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6FD52D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gam~pr_lag</w:t>
            </w:r>
          </w:p>
        </w:tc>
        <w:tc>
          <w:tcPr>
            <w:tcW w:w="1176" w:type="dxa"/>
          </w:tcPr>
          <w:p w14:paraId="604A99B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-19.4</w:t>
            </w:r>
          </w:p>
        </w:tc>
        <w:tc>
          <w:tcPr>
            <w:tcW w:w="1176" w:type="dxa"/>
          </w:tcPr>
          <w:p w14:paraId="28F7DA9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v5 (pr_lag)</w:t>
            </w:r>
          </w:p>
        </w:tc>
        <w:tc>
          <w:tcPr>
            <w:tcW w:w="1176" w:type="dxa"/>
          </w:tcPr>
          <w:p w14:paraId="4788EBC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pr_lag (colonization)</w:t>
            </w:r>
          </w:p>
        </w:tc>
      </w:tr>
      <w:tr w:rsidR="0019042E" w14:paraId="5D3BCF0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1F7722D" w14:textId="01007249" w:rsidR="0019042E" w:rsidRPr="002F4908" w:rsidRDefault="00B66F3A">
            <w:pPr>
              <w:jc w:val="center"/>
              <w:rPr>
                <w:i/>
                <w:iCs/>
              </w:rPr>
            </w:pPr>
            <w:r>
              <w:rPr>
                <w:i/>
                <w:iCs/>
                <w:sz w:val="16"/>
              </w:rPr>
              <w:t>P. orientalis</w:t>
            </w:r>
          </w:p>
        </w:tc>
        <w:tc>
          <w:tcPr>
            <w:tcW w:w="1176" w:type="dxa"/>
          </w:tcPr>
          <w:p w14:paraId="4CE3F0F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Black-bellied Sandgrouse</w:t>
            </w:r>
          </w:p>
        </w:tc>
        <w:tc>
          <w:tcPr>
            <w:tcW w:w="1176" w:type="dxa"/>
          </w:tcPr>
          <w:p w14:paraId="5F9F9AD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Baseline (boundary)</w:t>
            </w:r>
          </w:p>
        </w:tc>
        <w:tc>
          <w:tcPr>
            <w:tcW w:w="1176" w:type="dxa"/>
          </w:tcPr>
          <w:p w14:paraId="090491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0F56B7E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Baseline (boundary)</w:t>
            </w:r>
          </w:p>
        </w:tc>
        <w:tc>
          <w:tcPr>
            <w:tcW w:w="1176" w:type="dxa"/>
          </w:tcPr>
          <w:p w14:paraId="0CD9E90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1ECD1EF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v4b static</w:t>
            </w:r>
          </w:p>
        </w:tc>
        <w:tc>
          <w:tcPr>
            <w:tcW w:w="1176" w:type="dxa"/>
          </w:tcPr>
          <w:p w14:paraId="3E299B6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None</w:t>
            </w:r>
          </w:p>
        </w:tc>
      </w:tr>
    </w:tbl>
    <w:p w14:paraId="3A57B2F8" w14:textId="77777777" w:rsidR="0019042E" w:rsidRDefault="002F414F">
      <w:pPr>
        <w:spacing w:before="120"/>
      </w:pPr>
      <w:r>
        <w:rPr>
          <w:i/>
          <w:sz w:val="18"/>
        </w:rPr>
        <w:t>Table S3. Summary of dynamic covariate effects and final model selection across species and pipelines.</w:t>
      </w:r>
    </w:p>
    <w:p w14:paraId="5179A816" w14:textId="77777777" w:rsidR="0019042E" w:rsidRDefault="002F414F">
      <w:r>
        <w:br w:type="page"/>
      </w:r>
    </w:p>
    <w:p w14:paraId="43324595" w14:textId="77777777" w:rsidR="0019042E" w:rsidRDefault="002F414F">
      <w:pPr>
        <w:pStyle w:val="Ttulo1"/>
      </w:pPr>
      <w:r>
        <w:lastRenderedPageBreak/>
        <w:t>Appendix S3. Full coefficient tables</w:t>
      </w:r>
    </w:p>
    <w:p w14:paraId="7AA44D0D" w14:textId="77777777" w:rsidR="0019042E" w:rsidRDefault="002F414F">
      <w:r>
        <w:t>Tables S4–S6 present the full parameter estimates for all submodels: initial occupancy (ψ₁), colonisation (γ), extinction (ε), and detection (p). All covariates were standardised to zero mean and unit variance prior to model fitting. Estimates are on the logit scale.</w:t>
      </w:r>
    </w:p>
    <w:p w14:paraId="0C2CE975" w14:textId="77777777" w:rsidR="0019042E" w:rsidRDefault="002F414F">
      <w:pPr>
        <w:pStyle w:val="Ttulo2"/>
      </w:pPr>
      <w:r>
        <w:t>Table S4. Initial occupancy (ψ₁) coefficients</w:t>
      </w:r>
    </w:p>
    <w:tbl>
      <w:tblPr>
        <w:tblStyle w:val="Cuadrculaclara-nfasis1"/>
        <w:tblW w:w="0" w:type="auto"/>
        <w:jc w:val="center"/>
        <w:tblLook w:val="04A0" w:firstRow="1" w:lastRow="0" w:firstColumn="1" w:lastColumn="0" w:noHBand="0" w:noVBand="1"/>
      </w:tblPr>
      <w:tblGrid>
        <w:gridCol w:w="1427"/>
        <w:gridCol w:w="1335"/>
        <w:gridCol w:w="1331"/>
        <w:gridCol w:w="1322"/>
        <w:gridCol w:w="1324"/>
        <w:gridCol w:w="1325"/>
        <w:gridCol w:w="1322"/>
      </w:tblGrid>
      <w:tr w:rsidR="0019042E" w14:paraId="18675485"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204D90A" w14:textId="77777777" w:rsidR="0019042E" w:rsidRDefault="002F414F">
            <w:pPr>
              <w:jc w:val="center"/>
            </w:pPr>
            <w:r>
              <w:rPr>
                <w:sz w:val="16"/>
              </w:rPr>
              <w:t>Species</w:t>
            </w:r>
          </w:p>
        </w:tc>
        <w:tc>
          <w:tcPr>
            <w:tcW w:w="1344" w:type="dxa"/>
          </w:tcPr>
          <w:p w14:paraId="7F071C8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344" w:type="dxa"/>
          </w:tcPr>
          <w:p w14:paraId="4EDFA88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344" w:type="dxa"/>
          </w:tcPr>
          <w:p w14:paraId="7551831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344" w:type="dxa"/>
          </w:tcPr>
          <w:p w14:paraId="531EAB5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z</w:t>
            </w:r>
          </w:p>
        </w:tc>
        <w:tc>
          <w:tcPr>
            <w:tcW w:w="1344" w:type="dxa"/>
          </w:tcPr>
          <w:p w14:paraId="5AA1472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344" w:type="dxa"/>
          </w:tcPr>
          <w:p w14:paraId="7834B09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w:t>
            </w:r>
          </w:p>
        </w:tc>
      </w:tr>
      <w:tr w:rsidR="00B66F3A" w14:paraId="13B4DAF1"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F2226B1" w14:textId="092D1A96" w:rsidR="00B66F3A" w:rsidRPr="002F4908" w:rsidRDefault="00B66F3A" w:rsidP="00B66F3A">
            <w:pPr>
              <w:jc w:val="center"/>
              <w:rPr>
                <w:i/>
                <w:iCs/>
              </w:rPr>
            </w:pPr>
            <w:r>
              <w:rPr>
                <w:i/>
                <w:iCs/>
                <w:sz w:val="16"/>
              </w:rPr>
              <w:t>O. tarda</w:t>
            </w:r>
          </w:p>
        </w:tc>
        <w:tc>
          <w:tcPr>
            <w:tcW w:w="1344" w:type="dxa"/>
          </w:tcPr>
          <w:p w14:paraId="6C332C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024D0EF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-12.92</w:t>
            </w:r>
          </w:p>
        </w:tc>
        <w:tc>
          <w:tcPr>
            <w:tcW w:w="1344" w:type="dxa"/>
          </w:tcPr>
          <w:p w14:paraId="614353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1.78</w:t>
            </w:r>
          </w:p>
        </w:tc>
        <w:tc>
          <w:tcPr>
            <w:tcW w:w="1344" w:type="dxa"/>
          </w:tcPr>
          <w:p w14:paraId="6ED6CEB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-7.28</w:t>
            </w:r>
          </w:p>
        </w:tc>
        <w:tc>
          <w:tcPr>
            <w:tcW w:w="1344" w:type="dxa"/>
          </w:tcPr>
          <w:p w14:paraId="41C5A9B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3.42e-13</w:t>
            </w:r>
          </w:p>
        </w:tc>
        <w:tc>
          <w:tcPr>
            <w:tcW w:w="1344" w:type="dxa"/>
          </w:tcPr>
          <w:p w14:paraId="570C73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28AD122"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C4007D3" w14:textId="2261AB96" w:rsidR="00B66F3A" w:rsidRPr="002F4908" w:rsidRDefault="00B66F3A" w:rsidP="00B66F3A">
            <w:pPr>
              <w:jc w:val="center"/>
              <w:rPr>
                <w:i/>
                <w:iCs/>
              </w:rPr>
            </w:pPr>
            <w:r>
              <w:rPr>
                <w:i/>
                <w:iCs/>
                <w:sz w:val="16"/>
              </w:rPr>
              <w:t>O. tarda</w:t>
            </w:r>
          </w:p>
        </w:tc>
        <w:tc>
          <w:tcPr>
            <w:tcW w:w="1344" w:type="dxa"/>
          </w:tcPr>
          <w:p w14:paraId="5F78ECF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3D26915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1.23</w:t>
            </w:r>
          </w:p>
        </w:tc>
        <w:tc>
          <w:tcPr>
            <w:tcW w:w="1344" w:type="dxa"/>
          </w:tcPr>
          <w:p w14:paraId="0BA3CFB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0.51</w:t>
            </w:r>
          </w:p>
        </w:tc>
        <w:tc>
          <w:tcPr>
            <w:tcW w:w="1344" w:type="dxa"/>
          </w:tcPr>
          <w:p w14:paraId="2664700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2.41</w:t>
            </w:r>
          </w:p>
        </w:tc>
        <w:tc>
          <w:tcPr>
            <w:tcW w:w="1344" w:type="dxa"/>
          </w:tcPr>
          <w:p w14:paraId="762AA0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344" w:type="dxa"/>
          </w:tcPr>
          <w:p w14:paraId="5C5C0DD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5D7DB487"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285E6C2" w14:textId="18005639" w:rsidR="00B66F3A" w:rsidRPr="002F4908" w:rsidRDefault="00B66F3A" w:rsidP="00B66F3A">
            <w:pPr>
              <w:jc w:val="center"/>
              <w:rPr>
                <w:i/>
                <w:iCs/>
              </w:rPr>
            </w:pPr>
            <w:r>
              <w:rPr>
                <w:i/>
                <w:iCs/>
                <w:sz w:val="16"/>
              </w:rPr>
              <w:t>O. tarda</w:t>
            </w:r>
          </w:p>
        </w:tc>
        <w:tc>
          <w:tcPr>
            <w:tcW w:w="1344" w:type="dxa"/>
          </w:tcPr>
          <w:p w14:paraId="55F27F6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530EBE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1.41</w:t>
            </w:r>
          </w:p>
        </w:tc>
        <w:tc>
          <w:tcPr>
            <w:tcW w:w="1344" w:type="dxa"/>
          </w:tcPr>
          <w:p w14:paraId="77A7840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0.34</w:t>
            </w:r>
          </w:p>
        </w:tc>
        <w:tc>
          <w:tcPr>
            <w:tcW w:w="1344" w:type="dxa"/>
          </w:tcPr>
          <w:p w14:paraId="708134F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4.11</w:t>
            </w:r>
          </w:p>
        </w:tc>
        <w:tc>
          <w:tcPr>
            <w:tcW w:w="1344" w:type="dxa"/>
          </w:tcPr>
          <w:p w14:paraId="27D9F6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3.90e-05</w:t>
            </w:r>
          </w:p>
        </w:tc>
        <w:tc>
          <w:tcPr>
            <w:tcW w:w="1344" w:type="dxa"/>
          </w:tcPr>
          <w:p w14:paraId="6FE273B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613485B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A838DB6" w14:textId="5FF897CB" w:rsidR="00B66F3A" w:rsidRPr="002F4908" w:rsidRDefault="00B66F3A" w:rsidP="00B66F3A">
            <w:pPr>
              <w:jc w:val="center"/>
              <w:rPr>
                <w:i/>
                <w:iCs/>
              </w:rPr>
            </w:pPr>
            <w:r>
              <w:rPr>
                <w:i/>
                <w:iCs/>
                <w:sz w:val="16"/>
              </w:rPr>
              <w:t>O. tarda</w:t>
            </w:r>
          </w:p>
        </w:tc>
        <w:tc>
          <w:tcPr>
            <w:tcW w:w="1344" w:type="dxa"/>
          </w:tcPr>
          <w:p w14:paraId="63E063D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32624DE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-11.71</w:t>
            </w:r>
          </w:p>
        </w:tc>
        <w:tc>
          <w:tcPr>
            <w:tcW w:w="1344" w:type="dxa"/>
          </w:tcPr>
          <w:p w14:paraId="0054406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1.88</w:t>
            </w:r>
          </w:p>
        </w:tc>
        <w:tc>
          <w:tcPr>
            <w:tcW w:w="1344" w:type="dxa"/>
          </w:tcPr>
          <w:p w14:paraId="3B36CDC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-6.24</w:t>
            </w:r>
          </w:p>
        </w:tc>
        <w:tc>
          <w:tcPr>
            <w:tcW w:w="1344" w:type="dxa"/>
          </w:tcPr>
          <w:p w14:paraId="40817E3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4.41e-10</w:t>
            </w:r>
          </w:p>
        </w:tc>
        <w:tc>
          <w:tcPr>
            <w:tcW w:w="1344" w:type="dxa"/>
          </w:tcPr>
          <w:p w14:paraId="42D42F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8608B7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6FB715D" w14:textId="5EE42917" w:rsidR="00B66F3A" w:rsidRPr="002F4908" w:rsidRDefault="00B66F3A" w:rsidP="00B66F3A">
            <w:pPr>
              <w:jc w:val="center"/>
              <w:rPr>
                <w:i/>
                <w:iCs/>
              </w:rPr>
            </w:pPr>
            <w:r>
              <w:rPr>
                <w:i/>
                <w:iCs/>
                <w:sz w:val="16"/>
              </w:rPr>
              <w:t>O. tarda</w:t>
            </w:r>
          </w:p>
        </w:tc>
        <w:tc>
          <w:tcPr>
            <w:tcW w:w="1344" w:type="dxa"/>
          </w:tcPr>
          <w:p w14:paraId="6738BE1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06E2941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1.16</w:t>
            </w:r>
          </w:p>
        </w:tc>
        <w:tc>
          <w:tcPr>
            <w:tcW w:w="1344" w:type="dxa"/>
          </w:tcPr>
          <w:p w14:paraId="3D57EE4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344" w:type="dxa"/>
          </w:tcPr>
          <w:p w14:paraId="715BFA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5.31</w:t>
            </w:r>
          </w:p>
        </w:tc>
        <w:tc>
          <w:tcPr>
            <w:tcW w:w="1344" w:type="dxa"/>
          </w:tcPr>
          <w:p w14:paraId="70A2CDA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1.10e-07</w:t>
            </w:r>
          </w:p>
        </w:tc>
        <w:tc>
          <w:tcPr>
            <w:tcW w:w="1344" w:type="dxa"/>
          </w:tcPr>
          <w:p w14:paraId="30B8B0B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5861B3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D2268B" w14:textId="72092D85" w:rsidR="00B66F3A" w:rsidRPr="002F4908" w:rsidRDefault="00B66F3A" w:rsidP="00B66F3A">
            <w:pPr>
              <w:jc w:val="center"/>
              <w:rPr>
                <w:i/>
                <w:iCs/>
              </w:rPr>
            </w:pPr>
            <w:r>
              <w:rPr>
                <w:i/>
                <w:iCs/>
                <w:sz w:val="16"/>
              </w:rPr>
              <w:t>O. tarda</w:t>
            </w:r>
          </w:p>
        </w:tc>
        <w:tc>
          <w:tcPr>
            <w:tcW w:w="1344" w:type="dxa"/>
          </w:tcPr>
          <w:p w14:paraId="1B1DA1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5AB8419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1.70</w:t>
            </w:r>
          </w:p>
        </w:tc>
        <w:tc>
          <w:tcPr>
            <w:tcW w:w="1344" w:type="dxa"/>
          </w:tcPr>
          <w:p w14:paraId="69BA38B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0.63</w:t>
            </w:r>
          </w:p>
        </w:tc>
        <w:tc>
          <w:tcPr>
            <w:tcW w:w="1344" w:type="dxa"/>
          </w:tcPr>
          <w:p w14:paraId="281DC68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2.68</w:t>
            </w:r>
          </w:p>
        </w:tc>
        <w:tc>
          <w:tcPr>
            <w:tcW w:w="1344" w:type="dxa"/>
          </w:tcPr>
          <w:p w14:paraId="1955F5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7.31e-03</w:t>
            </w:r>
          </w:p>
        </w:tc>
        <w:tc>
          <w:tcPr>
            <w:tcW w:w="1344" w:type="dxa"/>
          </w:tcPr>
          <w:p w14:paraId="11C8202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645638C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686AF4B" w14:textId="6524432C" w:rsidR="00B66F3A" w:rsidRPr="002F4908" w:rsidRDefault="00B66F3A" w:rsidP="00B66F3A">
            <w:pPr>
              <w:jc w:val="center"/>
              <w:rPr>
                <w:i/>
                <w:iCs/>
              </w:rPr>
            </w:pPr>
            <w:r>
              <w:rPr>
                <w:i/>
                <w:iCs/>
                <w:sz w:val="16"/>
              </w:rPr>
              <w:t>T. tetrax</w:t>
            </w:r>
          </w:p>
        </w:tc>
        <w:tc>
          <w:tcPr>
            <w:tcW w:w="1344" w:type="dxa"/>
          </w:tcPr>
          <w:p w14:paraId="67FFA47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5555495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-5.34</w:t>
            </w:r>
          </w:p>
        </w:tc>
        <w:tc>
          <w:tcPr>
            <w:tcW w:w="1344" w:type="dxa"/>
          </w:tcPr>
          <w:p w14:paraId="43EC505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0.58</w:t>
            </w:r>
          </w:p>
        </w:tc>
        <w:tc>
          <w:tcPr>
            <w:tcW w:w="1344" w:type="dxa"/>
          </w:tcPr>
          <w:p w14:paraId="5BD33ED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-9.15</w:t>
            </w:r>
          </w:p>
        </w:tc>
        <w:tc>
          <w:tcPr>
            <w:tcW w:w="1344" w:type="dxa"/>
          </w:tcPr>
          <w:p w14:paraId="521DEBF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5.44e-20</w:t>
            </w:r>
          </w:p>
        </w:tc>
        <w:tc>
          <w:tcPr>
            <w:tcW w:w="1344" w:type="dxa"/>
          </w:tcPr>
          <w:p w14:paraId="60F2F9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C0DCFE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ACE41FA" w14:textId="3B31D291" w:rsidR="00B66F3A" w:rsidRPr="002F4908" w:rsidRDefault="00B66F3A" w:rsidP="00B66F3A">
            <w:pPr>
              <w:jc w:val="center"/>
              <w:rPr>
                <w:i/>
                <w:iCs/>
              </w:rPr>
            </w:pPr>
            <w:r>
              <w:rPr>
                <w:i/>
                <w:iCs/>
                <w:sz w:val="16"/>
              </w:rPr>
              <w:t>T. tetrax</w:t>
            </w:r>
          </w:p>
        </w:tc>
        <w:tc>
          <w:tcPr>
            <w:tcW w:w="1344" w:type="dxa"/>
          </w:tcPr>
          <w:p w14:paraId="35C5F9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06FE89C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0.03</w:t>
            </w:r>
          </w:p>
        </w:tc>
        <w:tc>
          <w:tcPr>
            <w:tcW w:w="1344" w:type="dxa"/>
          </w:tcPr>
          <w:p w14:paraId="6DF7DC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344" w:type="dxa"/>
          </w:tcPr>
          <w:p w14:paraId="58CF17B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344" w:type="dxa"/>
          </w:tcPr>
          <w:p w14:paraId="1BCE69A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0.94</w:t>
            </w:r>
          </w:p>
        </w:tc>
        <w:tc>
          <w:tcPr>
            <w:tcW w:w="1344" w:type="dxa"/>
          </w:tcPr>
          <w:p w14:paraId="58B8FE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125DDC3"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8ED3066" w14:textId="0167C784" w:rsidR="00B66F3A" w:rsidRPr="002F4908" w:rsidRDefault="00B66F3A" w:rsidP="00B66F3A">
            <w:pPr>
              <w:jc w:val="center"/>
              <w:rPr>
                <w:i/>
                <w:iCs/>
              </w:rPr>
            </w:pPr>
            <w:r>
              <w:rPr>
                <w:i/>
                <w:iCs/>
                <w:sz w:val="16"/>
              </w:rPr>
              <w:t>T. tetrax</w:t>
            </w:r>
          </w:p>
        </w:tc>
        <w:tc>
          <w:tcPr>
            <w:tcW w:w="1344" w:type="dxa"/>
          </w:tcPr>
          <w:p w14:paraId="4E66995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511561B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c>
          <w:tcPr>
            <w:tcW w:w="1344" w:type="dxa"/>
          </w:tcPr>
          <w:p w14:paraId="3C53864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0.26</w:t>
            </w:r>
          </w:p>
        </w:tc>
        <w:tc>
          <w:tcPr>
            <w:tcW w:w="1344" w:type="dxa"/>
          </w:tcPr>
          <w:p w14:paraId="6B52F38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2.17</w:t>
            </w:r>
          </w:p>
        </w:tc>
        <w:tc>
          <w:tcPr>
            <w:tcW w:w="1344" w:type="dxa"/>
          </w:tcPr>
          <w:p w14:paraId="6854B8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344" w:type="dxa"/>
          </w:tcPr>
          <w:p w14:paraId="1532990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E40A99B"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4B96678" w14:textId="055DC755" w:rsidR="00B66F3A" w:rsidRPr="002F4908" w:rsidRDefault="00B66F3A" w:rsidP="00B66F3A">
            <w:pPr>
              <w:jc w:val="center"/>
              <w:rPr>
                <w:i/>
                <w:iCs/>
              </w:rPr>
            </w:pPr>
            <w:r>
              <w:rPr>
                <w:i/>
                <w:iCs/>
                <w:sz w:val="16"/>
              </w:rPr>
              <w:t>T. tetrax</w:t>
            </w:r>
          </w:p>
        </w:tc>
        <w:tc>
          <w:tcPr>
            <w:tcW w:w="1344" w:type="dxa"/>
          </w:tcPr>
          <w:p w14:paraId="479CE1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687A8EB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-3.29</w:t>
            </w:r>
          </w:p>
        </w:tc>
        <w:tc>
          <w:tcPr>
            <w:tcW w:w="1344" w:type="dxa"/>
          </w:tcPr>
          <w:p w14:paraId="40C313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0.69</w:t>
            </w:r>
          </w:p>
        </w:tc>
        <w:tc>
          <w:tcPr>
            <w:tcW w:w="1344" w:type="dxa"/>
          </w:tcPr>
          <w:p w14:paraId="16C44E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-4.77</w:t>
            </w:r>
          </w:p>
        </w:tc>
        <w:tc>
          <w:tcPr>
            <w:tcW w:w="1344" w:type="dxa"/>
          </w:tcPr>
          <w:p w14:paraId="04133F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1.82e-06</w:t>
            </w:r>
          </w:p>
        </w:tc>
        <w:tc>
          <w:tcPr>
            <w:tcW w:w="1344" w:type="dxa"/>
          </w:tcPr>
          <w:p w14:paraId="717C72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2C348C2"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1B77FBE" w14:textId="79B4BA14" w:rsidR="00B66F3A" w:rsidRPr="002F4908" w:rsidRDefault="00B66F3A" w:rsidP="00B66F3A">
            <w:pPr>
              <w:jc w:val="center"/>
              <w:rPr>
                <w:i/>
                <w:iCs/>
              </w:rPr>
            </w:pPr>
            <w:r>
              <w:rPr>
                <w:i/>
                <w:iCs/>
                <w:sz w:val="16"/>
              </w:rPr>
              <w:t>T. tetrax</w:t>
            </w:r>
          </w:p>
        </w:tc>
        <w:tc>
          <w:tcPr>
            <w:tcW w:w="1344" w:type="dxa"/>
          </w:tcPr>
          <w:p w14:paraId="17AC6D1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4CE2201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0.80</w:t>
            </w:r>
          </w:p>
        </w:tc>
        <w:tc>
          <w:tcPr>
            <w:tcW w:w="1344" w:type="dxa"/>
          </w:tcPr>
          <w:p w14:paraId="19F5DB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344" w:type="dxa"/>
          </w:tcPr>
          <w:p w14:paraId="07E6893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4.46</w:t>
            </w:r>
          </w:p>
        </w:tc>
        <w:tc>
          <w:tcPr>
            <w:tcW w:w="1344" w:type="dxa"/>
          </w:tcPr>
          <w:p w14:paraId="322A04F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8.08e-06</w:t>
            </w:r>
          </w:p>
        </w:tc>
        <w:tc>
          <w:tcPr>
            <w:tcW w:w="1344" w:type="dxa"/>
          </w:tcPr>
          <w:p w14:paraId="110CCA8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3B93BB5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8CB0389" w14:textId="2553916F" w:rsidR="00B66F3A" w:rsidRPr="002F4908" w:rsidRDefault="00B66F3A" w:rsidP="00B66F3A">
            <w:pPr>
              <w:jc w:val="center"/>
              <w:rPr>
                <w:i/>
                <w:iCs/>
              </w:rPr>
            </w:pPr>
            <w:r>
              <w:rPr>
                <w:i/>
                <w:iCs/>
                <w:sz w:val="16"/>
              </w:rPr>
              <w:t>T. tetrax</w:t>
            </w:r>
          </w:p>
        </w:tc>
        <w:tc>
          <w:tcPr>
            <w:tcW w:w="1344" w:type="dxa"/>
          </w:tcPr>
          <w:p w14:paraId="6F53561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6B19A5F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w:t>
            </w:r>
          </w:p>
        </w:tc>
        <w:tc>
          <w:tcPr>
            <w:tcW w:w="1344" w:type="dxa"/>
          </w:tcPr>
          <w:p w14:paraId="5200BBD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0.56</w:t>
            </w:r>
          </w:p>
        </w:tc>
        <w:tc>
          <w:tcPr>
            <w:tcW w:w="1344" w:type="dxa"/>
          </w:tcPr>
          <w:p w14:paraId="0132E91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-0.41</w:t>
            </w:r>
          </w:p>
        </w:tc>
        <w:tc>
          <w:tcPr>
            <w:tcW w:w="1344" w:type="dxa"/>
          </w:tcPr>
          <w:p w14:paraId="1925FE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0.68</w:t>
            </w:r>
          </w:p>
        </w:tc>
        <w:tc>
          <w:tcPr>
            <w:tcW w:w="1344" w:type="dxa"/>
          </w:tcPr>
          <w:p w14:paraId="61A96BA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2C4B0D7"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4CFA6F0" w14:textId="11FF0A4C" w:rsidR="00B66F3A" w:rsidRPr="002F4908" w:rsidRDefault="00B66F3A" w:rsidP="00B66F3A">
            <w:pPr>
              <w:jc w:val="center"/>
              <w:rPr>
                <w:i/>
                <w:iCs/>
              </w:rPr>
            </w:pPr>
            <w:r>
              <w:rPr>
                <w:i/>
                <w:iCs/>
                <w:sz w:val="16"/>
              </w:rPr>
              <w:t>P. alchata</w:t>
            </w:r>
          </w:p>
        </w:tc>
        <w:tc>
          <w:tcPr>
            <w:tcW w:w="1344" w:type="dxa"/>
          </w:tcPr>
          <w:p w14:paraId="6D440C5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669B616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-6.28</w:t>
            </w:r>
          </w:p>
        </w:tc>
        <w:tc>
          <w:tcPr>
            <w:tcW w:w="1344" w:type="dxa"/>
          </w:tcPr>
          <w:p w14:paraId="71F515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c>
          <w:tcPr>
            <w:tcW w:w="1344" w:type="dxa"/>
          </w:tcPr>
          <w:p w14:paraId="624D2C1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-11.11</w:t>
            </w:r>
          </w:p>
        </w:tc>
        <w:tc>
          <w:tcPr>
            <w:tcW w:w="1344" w:type="dxa"/>
          </w:tcPr>
          <w:p w14:paraId="45A263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1.15e-28</w:t>
            </w:r>
          </w:p>
        </w:tc>
        <w:tc>
          <w:tcPr>
            <w:tcW w:w="1344" w:type="dxa"/>
          </w:tcPr>
          <w:p w14:paraId="01CD0E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795871D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EC0F309" w14:textId="003AB737" w:rsidR="00B66F3A" w:rsidRPr="002F4908" w:rsidRDefault="00B66F3A" w:rsidP="00B66F3A">
            <w:pPr>
              <w:jc w:val="center"/>
              <w:rPr>
                <w:i/>
                <w:iCs/>
              </w:rPr>
            </w:pPr>
            <w:r>
              <w:rPr>
                <w:i/>
                <w:iCs/>
                <w:sz w:val="16"/>
              </w:rPr>
              <w:t>P. alchata</w:t>
            </w:r>
          </w:p>
        </w:tc>
        <w:tc>
          <w:tcPr>
            <w:tcW w:w="1344" w:type="dxa"/>
          </w:tcPr>
          <w:p w14:paraId="0B3883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1212E5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344" w:type="dxa"/>
          </w:tcPr>
          <w:p w14:paraId="7A0BF9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0.42</w:t>
            </w:r>
          </w:p>
        </w:tc>
        <w:tc>
          <w:tcPr>
            <w:tcW w:w="1344" w:type="dxa"/>
          </w:tcPr>
          <w:p w14:paraId="386C07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0.18</w:t>
            </w:r>
          </w:p>
        </w:tc>
        <w:tc>
          <w:tcPr>
            <w:tcW w:w="1344" w:type="dxa"/>
          </w:tcPr>
          <w:p w14:paraId="2358BE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0.86</w:t>
            </w:r>
          </w:p>
        </w:tc>
        <w:tc>
          <w:tcPr>
            <w:tcW w:w="1344" w:type="dxa"/>
          </w:tcPr>
          <w:p w14:paraId="1E7E964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40A33249"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1153B72" w14:textId="679375E5" w:rsidR="00B66F3A" w:rsidRPr="002F4908" w:rsidRDefault="00B66F3A" w:rsidP="00B66F3A">
            <w:pPr>
              <w:jc w:val="center"/>
              <w:rPr>
                <w:i/>
                <w:iCs/>
              </w:rPr>
            </w:pPr>
            <w:r>
              <w:rPr>
                <w:i/>
                <w:iCs/>
                <w:sz w:val="16"/>
              </w:rPr>
              <w:t>P. alchata</w:t>
            </w:r>
          </w:p>
        </w:tc>
        <w:tc>
          <w:tcPr>
            <w:tcW w:w="1344" w:type="dxa"/>
          </w:tcPr>
          <w:p w14:paraId="3696708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446815B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1.96</w:t>
            </w:r>
          </w:p>
        </w:tc>
        <w:tc>
          <w:tcPr>
            <w:tcW w:w="1344" w:type="dxa"/>
          </w:tcPr>
          <w:p w14:paraId="6816783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0.33</w:t>
            </w:r>
          </w:p>
        </w:tc>
        <w:tc>
          <w:tcPr>
            <w:tcW w:w="1344" w:type="dxa"/>
          </w:tcPr>
          <w:p w14:paraId="410F4C5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5.93</w:t>
            </w:r>
          </w:p>
        </w:tc>
        <w:tc>
          <w:tcPr>
            <w:tcW w:w="1344" w:type="dxa"/>
          </w:tcPr>
          <w:p w14:paraId="02F0AEC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3.08e-09</w:t>
            </w:r>
          </w:p>
        </w:tc>
        <w:tc>
          <w:tcPr>
            <w:tcW w:w="1344" w:type="dxa"/>
          </w:tcPr>
          <w:p w14:paraId="666EB8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305101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FCCDFFA" w14:textId="1F1EC5E2" w:rsidR="00B66F3A" w:rsidRPr="002F4908" w:rsidRDefault="00B66F3A" w:rsidP="00B66F3A">
            <w:pPr>
              <w:jc w:val="center"/>
              <w:rPr>
                <w:i/>
                <w:iCs/>
              </w:rPr>
            </w:pPr>
            <w:r>
              <w:rPr>
                <w:i/>
                <w:iCs/>
                <w:sz w:val="16"/>
              </w:rPr>
              <w:t>P. alchata</w:t>
            </w:r>
          </w:p>
        </w:tc>
        <w:tc>
          <w:tcPr>
            <w:tcW w:w="1344" w:type="dxa"/>
          </w:tcPr>
          <w:p w14:paraId="01B9624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3FFBD2D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-3.32</w:t>
            </w:r>
          </w:p>
        </w:tc>
        <w:tc>
          <w:tcPr>
            <w:tcW w:w="1344" w:type="dxa"/>
          </w:tcPr>
          <w:p w14:paraId="3AD4AA3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0.58</w:t>
            </w:r>
          </w:p>
        </w:tc>
        <w:tc>
          <w:tcPr>
            <w:tcW w:w="1344" w:type="dxa"/>
          </w:tcPr>
          <w:p w14:paraId="0B94147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-5.67</w:t>
            </w:r>
          </w:p>
        </w:tc>
        <w:tc>
          <w:tcPr>
            <w:tcW w:w="1344" w:type="dxa"/>
          </w:tcPr>
          <w:p w14:paraId="4AE11F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1.44e-08</w:t>
            </w:r>
          </w:p>
        </w:tc>
        <w:tc>
          <w:tcPr>
            <w:tcW w:w="1344" w:type="dxa"/>
          </w:tcPr>
          <w:p w14:paraId="399277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DCCA01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4482F8F" w14:textId="7A9A4258" w:rsidR="00B66F3A" w:rsidRPr="002F4908" w:rsidRDefault="00B66F3A" w:rsidP="00B66F3A">
            <w:pPr>
              <w:jc w:val="center"/>
              <w:rPr>
                <w:i/>
                <w:iCs/>
              </w:rPr>
            </w:pPr>
            <w:r>
              <w:rPr>
                <w:i/>
                <w:iCs/>
                <w:sz w:val="16"/>
              </w:rPr>
              <w:t>P. alchata</w:t>
            </w:r>
          </w:p>
        </w:tc>
        <w:tc>
          <w:tcPr>
            <w:tcW w:w="1344" w:type="dxa"/>
          </w:tcPr>
          <w:p w14:paraId="5055409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719AB6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344" w:type="dxa"/>
          </w:tcPr>
          <w:p w14:paraId="575131B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0.19</w:t>
            </w:r>
          </w:p>
        </w:tc>
        <w:tc>
          <w:tcPr>
            <w:tcW w:w="1344" w:type="dxa"/>
          </w:tcPr>
          <w:p w14:paraId="60EE2AA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4.61</w:t>
            </w:r>
          </w:p>
        </w:tc>
        <w:tc>
          <w:tcPr>
            <w:tcW w:w="1344" w:type="dxa"/>
          </w:tcPr>
          <w:p w14:paraId="2BE7205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4.05e-06</w:t>
            </w:r>
          </w:p>
        </w:tc>
        <w:tc>
          <w:tcPr>
            <w:tcW w:w="1344" w:type="dxa"/>
          </w:tcPr>
          <w:p w14:paraId="5CD04A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3A296D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E276242" w14:textId="0AF0229B" w:rsidR="00B66F3A" w:rsidRPr="002F4908" w:rsidRDefault="00B66F3A" w:rsidP="00B66F3A">
            <w:pPr>
              <w:jc w:val="center"/>
              <w:rPr>
                <w:i/>
                <w:iCs/>
              </w:rPr>
            </w:pPr>
            <w:r>
              <w:rPr>
                <w:i/>
                <w:iCs/>
                <w:sz w:val="16"/>
              </w:rPr>
              <w:t>P. alchata</w:t>
            </w:r>
          </w:p>
        </w:tc>
        <w:tc>
          <w:tcPr>
            <w:tcW w:w="1344" w:type="dxa"/>
          </w:tcPr>
          <w:p w14:paraId="77F1632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0274CB1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-0.78</w:t>
            </w:r>
          </w:p>
        </w:tc>
        <w:tc>
          <w:tcPr>
            <w:tcW w:w="1344" w:type="dxa"/>
          </w:tcPr>
          <w:p w14:paraId="559F428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0.52</w:t>
            </w:r>
          </w:p>
        </w:tc>
        <w:tc>
          <w:tcPr>
            <w:tcW w:w="1344" w:type="dxa"/>
          </w:tcPr>
          <w:p w14:paraId="59C869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-1.49</w:t>
            </w:r>
          </w:p>
        </w:tc>
        <w:tc>
          <w:tcPr>
            <w:tcW w:w="1344" w:type="dxa"/>
          </w:tcPr>
          <w:p w14:paraId="7877A0F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344" w:type="dxa"/>
          </w:tcPr>
          <w:p w14:paraId="2065FC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73DF9635"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F8230F8" w14:textId="396C58B8" w:rsidR="00B66F3A" w:rsidRPr="002F4908" w:rsidRDefault="00B66F3A" w:rsidP="00B66F3A">
            <w:pPr>
              <w:jc w:val="center"/>
              <w:rPr>
                <w:i/>
                <w:iCs/>
              </w:rPr>
            </w:pPr>
            <w:r>
              <w:rPr>
                <w:i/>
                <w:iCs/>
                <w:sz w:val="16"/>
              </w:rPr>
              <w:t>P. orientalis</w:t>
            </w:r>
          </w:p>
        </w:tc>
        <w:tc>
          <w:tcPr>
            <w:tcW w:w="1344" w:type="dxa"/>
          </w:tcPr>
          <w:p w14:paraId="109D52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7E7922E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-6.69</w:t>
            </w:r>
          </w:p>
        </w:tc>
        <w:tc>
          <w:tcPr>
            <w:tcW w:w="1344" w:type="dxa"/>
          </w:tcPr>
          <w:p w14:paraId="083D5F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0.60</w:t>
            </w:r>
          </w:p>
        </w:tc>
        <w:tc>
          <w:tcPr>
            <w:tcW w:w="1344" w:type="dxa"/>
          </w:tcPr>
          <w:p w14:paraId="35751D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-11.10</w:t>
            </w:r>
          </w:p>
        </w:tc>
        <w:tc>
          <w:tcPr>
            <w:tcW w:w="1344" w:type="dxa"/>
          </w:tcPr>
          <w:p w14:paraId="68F275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1.31e-28</w:t>
            </w:r>
          </w:p>
        </w:tc>
        <w:tc>
          <w:tcPr>
            <w:tcW w:w="1344" w:type="dxa"/>
          </w:tcPr>
          <w:p w14:paraId="38A02CB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CB2738F"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3925E85" w14:textId="0C945E78" w:rsidR="00B66F3A" w:rsidRPr="002F4908" w:rsidRDefault="00B66F3A" w:rsidP="00B66F3A">
            <w:pPr>
              <w:jc w:val="center"/>
              <w:rPr>
                <w:i/>
                <w:iCs/>
              </w:rPr>
            </w:pPr>
            <w:r>
              <w:rPr>
                <w:i/>
                <w:iCs/>
                <w:sz w:val="16"/>
              </w:rPr>
              <w:t>P. orientalis</w:t>
            </w:r>
          </w:p>
        </w:tc>
        <w:tc>
          <w:tcPr>
            <w:tcW w:w="1344" w:type="dxa"/>
          </w:tcPr>
          <w:p w14:paraId="01410A7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373BD5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-0.40</w:t>
            </w:r>
          </w:p>
        </w:tc>
        <w:tc>
          <w:tcPr>
            <w:tcW w:w="1344" w:type="dxa"/>
          </w:tcPr>
          <w:p w14:paraId="0D736CF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0.40</w:t>
            </w:r>
          </w:p>
        </w:tc>
        <w:tc>
          <w:tcPr>
            <w:tcW w:w="1344" w:type="dxa"/>
          </w:tcPr>
          <w:p w14:paraId="20279A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-1.02</w:t>
            </w:r>
          </w:p>
        </w:tc>
        <w:tc>
          <w:tcPr>
            <w:tcW w:w="1344" w:type="dxa"/>
          </w:tcPr>
          <w:p w14:paraId="2A5EA3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0.31</w:t>
            </w:r>
          </w:p>
        </w:tc>
        <w:tc>
          <w:tcPr>
            <w:tcW w:w="1344" w:type="dxa"/>
          </w:tcPr>
          <w:p w14:paraId="0BA1E3F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534815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5081B14" w14:textId="32F8C9FB" w:rsidR="00B66F3A" w:rsidRPr="002F4908" w:rsidRDefault="00B66F3A" w:rsidP="00B66F3A">
            <w:pPr>
              <w:jc w:val="center"/>
              <w:rPr>
                <w:i/>
                <w:iCs/>
              </w:rPr>
            </w:pPr>
            <w:r>
              <w:rPr>
                <w:i/>
                <w:iCs/>
                <w:sz w:val="16"/>
              </w:rPr>
              <w:t>P. orientalis</w:t>
            </w:r>
          </w:p>
        </w:tc>
        <w:tc>
          <w:tcPr>
            <w:tcW w:w="1344" w:type="dxa"/>
          </w:tcPr>
          <w:p w14:paraId="630397D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1BE5218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344" w:type="dxa"/>
          </w:tcPr>
          <w:p w14:paraId="4044B6C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0.29</w:t>
            </w:r>
          </w:p>
        </w:tc>
        <w:tc>
          <w:tcPr>
            <w:tcW w:w="1344" w:type="dxa"/>
          </w:tcPr>
          <w:p w14:paraId="2725A0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4.97</w:t>
            </w:r>
          </w:p>
        </w:tc>
        <w:tc>
          <w:tcPr>
            <w:tcW w:w="1344" w:type="dxa"/>
          </w:tcPr>
          <w:p w14:paraId="697CDA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6.55e-07</w:t>
            </w:r>
          </w:p>
        </w:tc>
        <w:tc>
          <w:tcPr>
            <w:tcW w:w="1344" w:type="dxa"/>
          </w:tcPr>
          <w:p w14:paraId="75DDB3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35ABA262"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A53B84E" w14:textId="0D69785B" w:rsidR="00B66F3A" w:rsidRPr="002F4908" w:rsidRDefault="00B66F3A" w:rsidP="00B66F3A">
            <w:pPr>
              <w:jc w:val="center"/>
              <w:rPr>
                <w:i/>
                <w:iCs/>
              </w:rPr>
            </w:pPr>
            <w:r>
              <w:rPr>
                <w:i/>
                <w:iCs/>
                <w:sz w:val="16"/>
              </w:rPr>
              <w:t>P. orientalis</w:t>
            </w:r>
          </w:p>
        </w:tc>
        <w:tc>
          <w:tcPr>
            <w:tcW w:w="1344" w:type="dxa"/>
          </w:tcPr>
          <w:p w14:paraId="58D27B4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1DD01EB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-4.82</w:t>
            </w:r>
          </w:p>
        </w:tc>
        <w:tc>
          <w:tcPr>
            <w:tcW w:w="1344" w:type="dxa"/>
          </w:tcPr>
          <w:p w14:paraId="54366C9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344" w:type="dxa"/>
          </w:tcPr>
          <w:p w14:paraId="46F042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-7.51</w:t>
            </w:r>
          </w:p>
        </w:tc>
        <w:tc>
          <w:tcPr>
            <w:tcW w:w="1344" w:type="dxa"/>
          </w:tcPr>
          <w:p w14:paraId="0A30650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5.79e-14</w:t>
            </w:r>
          </w:p>
        </w:tc>
        <w:tc>
          <w:tcPr>
            <w:tcW w:w="1344" w:type="dxa"/>
          </w:tcPr>
          <w:p w14:paraId="7DA172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06EC54A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4816757" w14:textId="223AEA31" w:rsidR="00B66F3A" w:rsidRPr="002F4908" w:rsidRDefault="00B66F3A" w:rsidP="00B66F3A">
            <w:pPr>
              <w:jc w:val="center"/>
              <w:rPr>
                <w:i/>
                <w:iCs/>
              </w:rPr>
            </w:pPr>
            <w:r>
              <w:rPr>
                <w:i/>
                <w:iCs/>
                <w:sz w:val="16"/>
              </w:rPr>
              <w:t>P. orientalis</w:t>
            </w:r>
          </w:p>
        </w:tc>
        <w:tc>
          <w:tcPr>
            <w:tcW w:w="1344" w:type="dxa"/>
          </w:tcPr>
          <w:p w14:paraId="436630F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42728F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344" w:type="dxa"/>
          </w:tcPr>
          <w:p w14:paraId="4007BF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344" w:type="dxa"/>
          </w:tcPr>
          <w:p w14:paraId="0444B42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4.84</w:t>
            </w:r>
          </w:p>
        </w:tc>
        <w:tc>
          <w:tcPr>
            <w:tcW w:w="1344" w:type="dxa"/>
          </w:tcPr>
          <w:p w14:paraId="5ABF97C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1.33e-06</w:t>
            </w:r>
          </w:p>
        </w:tc>
        <w:tc>
          <w:tcPr>
            <w:tcW w:w="1344" w:type="dxa"/>
          </w:tcPr>
          <w:p w14:paraId="032D96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B646BC1"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37953FB" w14:textId="493716F1" w:rsidR="00B66F3A" w:rsidRPr="002F4908" w:rsidRDefault="00B66F3A" w:rsidP="00B66F3A">
            <w:pPr>
              <w:jc w:val="center"/>
              <w:rPr>
                <w:i/>
                <w:iCs/>
              </w:rPr>
            </w:pPr>
            <w:r>
              <w:rPr>
                <w:i/>
                <w:iCs/>
                <w:sz w:val="16"/>
              </w:rPr>
              <w:t>P. orientalis</w:t>
            </w:r>
          </w:p>
        </w:tc>
        <w:tc>
          <w:tcPr>
            <w:tcW w:w="1344" w:type="dxa"/>
          </w:tcPr>
          <w:p w14:paraId="50979A9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631187D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-0.71</w:t>
            </w:r>
          </w:p>
        </w:tc>
        <w:tc>
          <w:tcPr>
            <w:tcW w:w="1344" w:type="dxa"/>
          </w:tcPr>
          <w:p w14:paraId="329495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0.48</w:t>
            </w:r>
          </w:p>
        </w:tc>
        <w:tc>
          <w:tcPr>
            <w:tcW w:w="1344" w:type="dxa"/>
          </w:tcPr>
          <w:p w14:paraId="09344B8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-1.47</w:t>
            </w:r>
          </w:p>
        </w:tc>
        <w:tc>
          <w:tcPr>
            <w:tcW w:w="1344" w:type="dxa"/>
          </w:tcPr>
          <w:p w14:paraId="3642ACA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344" w:type="dxa"/>
          </w:tcPr>
          <w:p w14:paraId="36E71D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bl>
    <w:p w14:paraId="2D87271D" w14:textId="77777777" w:rsidR="0019042E" w:rsidRDefault="002F414F">
      <w:pPr>
        <w:spacing w:before="120"/>
      </w:pPr>
      <w:r>
        <w:rPr>
          <w:i/>
          <w:sz w:val="18"/>
        </w:rPr>
        <w:t>Table S4. Initial occupancy (ψ₁) coefficients from the selected colext model for each species. All covariates standardised. Significance codes: *** P &lt; 0.001, ** P &lt; 0.01, * P &lt; 0.05, . P &lt; 0.1.</w:t>
      </w:r>
    </w:p>
    <w:p w14:paraId="34F45EF3" w14:textId="77777777" w:rsidR="0019042E" w:rsidRDefault="0019042E"/>
    <w:p w14:paraId="1DEB5AD5" w14:textId="77777777" w:rsidR="0019042E" w:rsidRDefault="002F414F">
      <w:pPr>
        <w:pStyle w:val="Ttulo2"/>
      </w:pPr>
      <w:r>
        <w:t>Table S5. Colonisation (γ) and extinction (ε) coefficients</w:t>
      </w:r>
    </w:p>
    <w:tbl>
      <w:tblPr>
        <w:tblStyle w:val="Cuadrculaclara-nfasis1"/>
        <w:tblW w:w="0" w:type="auto"/>
        <w:jc w:val="center"/>
        <w:tblLook w:val="04A0" w:firstRow="1" w:lastRow="0" w:firstColumn="1" w:lastColumn="0" w:noHBand="0" w:noVBand="1"/>
      </w:tblPr>
      <w:tblGrid>
        <w:gridCol w:w="1395"/>
        <w:gridCol w:w="1045"/>
        <w:gridCol w:w="1036"/>
        <w:gridCol w:w="1013"/>
        <w:gridCol w:w="989"/>
        <w:gridCol w:w="978"/>
        <w:gridCol w:w="984"/>
        <w:gridCol w:w="984"/>
        <w:gridCol w:w="962"/>
      </w:tblGrid>
      <w:tr w:rsidR="0019042E" w14:paraId="21739A3E"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9086CF3" w14:textId="77777777" w:rsidR="0019042E" w:rsidRDefault="002F414F">
            <w:pPr>
              <w:jc w:val="center"/>
            </w:pPr>
            <w:r>
              <w:rPr>
                <w:sz w:val="16"/>
              </w:rPr>
              <w:t>Species</w:t>
            </w:r>
          </w:p>
        </w:tc>
        <w:tc>
          <w:tcPr>
            <w:tcW w:w="1045" w:type="dxa"/>
          </w:tcPr>
          <w:p w14:paraId="0348A2B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1041" w:type="dxa"/>
          </w:tcPr>
          <w:p w14:paraId="1497D4D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029" w:type="dxa"/>
          </w:tcPr>
          <w:p w14:paraId="1FCC63E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018" w:type="dxa"/>
          </w:tcPr>
          <w:p w14:paraId="7F2200D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012" w:type="dxa"/>
          </w:tcPr>
          <w:p w14:paraId="56881DF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z</w:t>
            </w:r>
          </w:p>
        </w:tc>
        <w:tc>
          <w:tcPr>
            <w:tcW w:w="1015" w:type="dxa"/>
          </w:tcPr>
          <w:p w14:paraId="3EF253F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15" w:type="dxa"/>
          </w:tcPr>
          <w:p w14:paraId="718CE0C8"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Prob</w:t>
            </w:r>
          </w:p>
        </w:tc>
        <w:tc>
          <w:tcPr>
            <w:tcW w:w="1004" w:type="dxa"/>
          </w:tcPr>
          <w:p w14:paraId="44984A9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w:t>
            </w:r>
          </w:p>
        </w:tc>
      </w:tr>
      <w:tr w:rsidR="00B66F3A" w14:paraId="1799D4B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F10640" w14:textId="6177FDC8" w:rsidR="00B66F3A" w:rsidRPr="002F4908" w:rsidRDefault="00B66F3A" w:rsidP="00B66F3A">
            <w:pPr>
              <w:jc w:val="center"/>
              <w:rPr>
                <w:i/>
                <w:iCs/>
              </w:rPr>
            </w:pPr>
            <w:r>
              <w:rPr>
                <w:i/>
                <w:iCs/>
                <w:sz w:val="16"/>
              </w:rPr>
              <w:t>O. tarda</w:t>
            </w:r>
          </w:p>
        </w:tc>
        <w:tc>
          <w:tcPr>
            <w:tcW w:w="1045" w:type="dxa"/>
          </w:tcPr>
          <w:p w14:paraId="3B89BB4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2DE1D6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4BEDD7B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-5.29</w:t>
            </w:r>
          </w:p>
        </w:tc>
        <w:tc>
          <w:tcPr>
            <w:tcW w:w="1018" w:type="dxa"/>
          </w:tcPr>
          <w:p w14:paraId="7E78852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012" w:type="dxa"/>
          </w:tcPr>
          <w:p w14:paraId="709A14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-23.60</w:t>
            </w:r>
          </w:p>
        </w:tc>
        <w:tc>
          <w:tcPr>
            <w:tcW w:w="1015" w:type="dxa"/>
          </w:tcPr>
          <w:p w14:paraId="620E3D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4.23e-123</w:t>
            </w:r>
          </w:p>
        </w:tc>
        <w:tc>
          <w:tcPr>
            <w:tcW w:w="1015" w:type="dxa"/>
          </w:tcPr>
          <w:p w14:paraId="5759BE8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5.00e-03</w:t>
            </w:r>
          </w:p>
        </w:tc>
        <w:tc>
          <w:tcPr>
            <w:tcW w:w="1004" w:type="dxa"/>
          </w:tcPr>
          <w:p w14:paraId="28EFEE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3CBD2AB"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38133AA" w14:textId="534FC084" w:rsidR="00B66F3A" w:rsidRPr="002F4908" w:rsidRDefault="00B66F3A" w:rsidP="00B66F3A">
            <w:pPr>
              <w:jc w:val="center"/>
              <w:rPr>
                <w:i/>
                <w:iCs/>
              </w:rPr>
            </w:pPr>
            <w:r>
              <w:rPr>
                <w:i/>
                <w:iCs/>
                <w:sz w:val="16"/>
              </w:rPr>
              <w:t>O. tarda</w:t>
            </w:r>
          </w:p>
        </w:tc>
        <w:tc>
          <w:tcPr>
            <w:tcW w:w="1045" w:type="dxa"/>
          </w:tcPr>
          <w:p w14:paraId="0EA7BE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44121E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61BD9D1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-8.00e-03</w:t>
            </w:r>
          </w:p>
        </w:tc>
        <w:tc>
          <w:tcPr>
            <w:tcW w:w="1018" w:type="dxa"/>
          </w:tcPr>
          <w:p w14:paraId="42413C5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0.74</w:t>
            </w:r>
          </w:p>
        </w:tc>
        <w:tc>
          <w:tcPr>
            <w:tcW w:w="1012" w:type="dxa"/>
          </w:tcPr>
          <w:p w14:paraId="5BB501D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-0.01</w:t>
            </w:r>
          </w:p>
        </w:tc>
        <w:tc>
          <w:tcPr>
            <w:tcW w:w="1015" w:type="dxa"/>
          </w:tcPr>
          <w:p w14:paraId="4A156B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0.99</w:t>
            </w:r>
          </w:p>
        </w:tc>
        <w:tc>
          <w:tcPr>
            <w:tcW w:w="1015" w:type="dxa"/>
          </w:tcPr>
          <w:p w14:paraId="32D6771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0.50</w:t>
            </w:r>
          </w:p>
        </w:tc>
        <w:tc>
          <w:tcPr>
            <w:tcW w:w="1004" w:type="dxa"/>
          </w:tcPr>
          <w:p w14:paraId="68A457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CE0D82C"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D5D96A1" w14:textId="35996025" w:rsidR="00B66F3A" w:rsidRPr="002F4908" w:rsidRDefault="00B66F3A" w:rsidP="00B66F3A">
            <w:pPr>
              <w:jc w:val="center"/>
              <w:rPr>
                <w:i/>
                <w:iCs/>
              </w:rPr>
            </w:pPr>
            <w:r>
              <w:rPr>
                <w:i/>
                <w:iCs/>
                <w:sz w:val="16"/>
              </w:rPr>
              <w:t>O. tarda</w:t>
            </w:r>
          </w:p>
        </w:tc>
        <w:tc>
          <w:tcPr>
            <w:tcW w:w="1045" w:type="dxa"/>
          </w:tcPr>
          <w:p w14:paraId="4A68744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2441C72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0A82B4B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2.65</w:t>
            </w:r>
          </w:p>
        </w:tc>
        <w:tc>
          <w:tcPr>
            <w:tcW w:w="1018" w:type="dxa"/>
          </w:tcPr>
          <w:p w14:paraId="535C4A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012" w:type="dxa"/>
          </w:tcPr>
          <w:p w14:paraId="169AE9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3.02</w:t>
            </w:r>
          </w:p>
        </w:tc>
        <w:tc>
          <w:tcPr>
            <w:tcW w:w="1015" w:type="dxa"/>
          </w:tcPr>
          <w:p w14:paraId="4FF6EDD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2.50e-03</w:t>
            </w:r>
          </w:p>
        </w:tc>
        <w:tc>
          <w:tcPr>
            <w:tcW w:w="1015" w:type="dxa"/>
          </w:tcPr>
          <w:p w14:paraId="4F0E801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0.93</w:t>
            </w:r>
          </w:p>
        </w:tc>
        <w:tc>
          <w:tcPr>
            <w:tcW w:w="1004" w:type="dxa"/>
          </w:tcPr>
          <w:p w14:paraId="7A557E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240C90BA"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8D1D419" w14:textId="580A3D43" w:rsidR="00B66F3A" w:rsidRPr="002F4908" w:rsidRDefault="00B66F3A" w:rsidP="00B66F3A">
            <w:pPr>
              <w:jc w:val="center"/>
              <w:rPr>
                <w:i/>
                <w:iCs/>
              </w:rPr>
            </w:pPr>
            <w:r>
              <w:rPr>
                <w:i/>
                <w:iCs/>
                <w:sz w:val="16"/>
              </w:rPr>
              <w:t>O. tarda</w:t>
            </w:r>
          </w:p>
        </w:tc>
        <w:tc>
          <w:tcPr>
            <w:tcW w:w="1045" w:type="dxa"/>
          </w:tcPr>
          <w:p w14:paraId="44C27A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73EEF63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pr_lag</w:t>
            </w:r>
          </w:p>
        </w:tc>
        <w:tc>
          <w:tcPr>
            <w:tcW w:w="1029" w:type="dxa"/>
          </w:tcPr>
          <w:p w14:paraId="3169C9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-0.31</w:t>
            </w:r>
          </w:p>
        </w:tc>
        <w:tc>
          <w:tcPr>
            <w:tcW w:w="1018" w:type="dxa"/>
          </w:tcPr>
          <w:p w14:paraId="42741FF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0.24</w:t>
            </w:r>
          </w:p>
        </w:tc>
        <w:tc>
          <w:tcPr>
            <w:tcW w:w="1012" w:type="dxa"/>
          </w:tcPr>
          <w:p w14:paraId="7BFA967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-1.29</w:t>
            </w:r>
          </w:p>
        </w:tc>
        <w:tc>
          <w:tcPr>
            <w:tcW w:w="1015" w:type="dxa"/>
          </w:tcPr>
          <w:p w14:paraId="576BA1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0.20</w:t>
            </w:r>
          </w:p>
        </w:tc>
        <w:tc>
          <w:tcPr>
            <w:tcW w:w="1015" w:type="dxa"/>
          </w:tcPr>
          <w:p w14:paraId="570E95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0.42</w:t>
            </w:r>
          </w:p>
        </w:tc>
        <w:tc>
          <w:tcPr>
            <w:tcW w:w="1004" w:type="dxa"/>
          </w:tcPr>
          <w:p w14:paraId="657A68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7688EE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E5233B0" w14:textId="1BDD1AAB" w:rsidR="00B66F3A" w:rsidRPr="002F4908" w:rsidRDefault="00B66F3A" w:rsidP="00B66F3A">
            <w:pPr>
              <w:jc w:val="center"/>
              <w:rPr>
                <w:i/>
                <w:iCs/>
              </w:rPr>
            </w:pPr>
            <w:r>
              <w:rPr>
                <w:i/>
                <w:iCs/>
                <w:sz w:val="16"/>
              </w:rPr>
              <w:t>T. tetrax</w:t>
            </w:r>
          </w:p>
        </w:tc>
        <w:tc>
          <w:tcPr>
            <w:tcW w:w="1045" w:type="dxa"/>
          </w:tcPr>
          <w:p w14:paraId="2295C28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665380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2C8857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-5.71</w:t>
            </w:r>
          </w:p>
        </w:tc>
        <w:tc>
          <w:tcPr>
            <w:tcW w:w="1018" w:type="dxa"/>
          </w:tcPr>
          <w:p w14:paraId="0595AC2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0.32</w:t>
            </w:r>
          </w:p>
        </w:tc>
        <w:tc>
          <w:tcPr>
            <w:tcW w:w="1012" w:type="dxa"/>
          </w:tcPr>
          <w:p w14:paraId="59FA1B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-17.70</w:t>
            </w:r>
          </w:p>
        </w:tc>
        <w:tc>
          <w:tcPr>
            <w:tcW w:w="1015" w:type="dxa"/>
          </w:tcPr>
          <w:p w14:paraId="6B0394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3.99e-70</w:t>
            </w:r>
          </w:p>
        </w:tc>
        <w:tc>
          <w:tcPr>
            <w:tcW w:w="1015" w:type="dxa"/>
          </w:tcPr>
          <w:p w14:paraId="0354CF3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3.30e-03</w:t>
            </w:r>
          </w:p>
        </w:tc>
        <w:tc>
          <w:tcPr>
            <w:tcW w:w="1004" w:type="dxa"/>
          </w:tcPr>
          <w:p w14:paraId="679EEFF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A6846C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14013C8" w14:textId="0C54D81C" w:rsidR="00B66F3A" w:rsidRPr="002F4908" w:rsidRDefault="00B66F3A" w:rsidP="00B66F3A">
            <w:pPr>
              <w:jc w:val="center"/>
              <w:rPr>
                <w:i/>
                <w:iCs/>
              </w:rPr>
            </w:pPr>
            <w:r>
              <w:rPr>
                <w:i/>
                <w:iCs/>
                <w:sz w:val="16"/>
              </w:rPr>
              <w:t>T. tetrax</w:t>
            </w:r>
          </w:p>
        </w:tc>
        <w:tc>
          <w:tcPr>
            <w:tcW w:w="1045" w:type="dxa"/>
          </w:tcPr>
          <w:p w14:paraId="7243B8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2B190FD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lc_grass</w:t>
            </w:r>
          </w:p>
        </w:tc>
        <w:tc>
          <w:tcPr>
            <w:tcW w:w="1029" w:type="dxa"/>
          </w:tcPr>
          <w:p w14:paraId="7B81A57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c>
          <w:tcPr>
            <w:tcW w:w="1018" w:type="dxa"/>
          </w:tcPr>
          <w:p w14:paraId="37B5917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0.29</w:t>
            </w:r>
          </w:p>
        </w:tc>
        <w:tc>
          <w:tcPr>
            <w:tcW w:w="1012" w:type="dxa"/>
          </w:tcPr>
          <w:p w14:paraId="4B9A1D6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1.85</w:t>
            </w:r>
          </w:p>
        </w:tc>
        <w:tc>
          <w:tcPr>
            <w:tcW w:w="1015" w:type="dxa"/>
          </w:tcPr>
          <w:p w14:paraId="7267DC5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015" w:type="dxa"/>
          </w:tcPr>
          <w:p w14:paraId="157C546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0.63</w:t>
            </w:r>
          </w:p>
        </w:tc>
        <w:tc>
          <w:tcPr>
            <w:tcW w:w="1004" w:type="dxa"/>
          </w:tcPr>
          <w:p w14:paraId="5DBF2E8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1AA757F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D7055C6" w14:textId="2DF35050" w:rsidR="00B66F3A" w:rsidRPr="002F4908" w:rsidRDefault="00B66F3A" w:rsidP="00B66F3A">
            <w:pPr>
              <w:jc w:val="center"/>
              <w:rPr>
                <w:i/>
                <w:iCs/>
              </w:rPr>
            </w:pPr>
            <w:r>
              <w:rPr>
                <w:i/>
                <w:iCs/>
                <w:sz w:val="16"/>
              </w:rPr>
              <w:t>T. tetrax</w:t>
            </w:r>
          </w:p>
        </w:tc>
        <w:tc>
          <w:tcPr>
            <w:tcW w:w="1045" w:type="dxa"/>
          </w:tcPr>
          <w:p w14:paraId="399775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02736C8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lc_crop</w:t>
            </w:r>
          </w:p>
        </w:tc>
        <w:tc>
          <w:tcPr>
            <w:tcW w:w="1029" w:type="dxa"/>
          </w:tcPr>
          <w:p w14:paraId="2117AF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0.21</w:t>
            </w:r>
          </w:p>
        </w:tc>
        <w:tc>
          <w:tcPr>
            <w:tcW w:w="1018" w:type="dxa"/>
          </w:tcPr>
          <w:p w14:paraId="24BAFC2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0.40</w:t>
            </w:r>
          </w:p>
        </w:tc>
        <w:tc>
          <w:tcPr>
            <w:tcW w:w="1012" w:type="dxa"/>
          </w:tcPr>
          <w:p w14:paraId="34693F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c>
          <w:tcPr>
            <w:tcW w:w="1015" w:type="dxa"/>
          </w:tcPr>
          <w:p w14:paraId="44A328D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0.60</w:t>
            </w:r>
          </w:p>
        </w:tc>
        <w:tc>
          <w:tcPr>
            <w:tcW w:w="1015" w:type="dxa"/>
          </w:tcPr>
          <w:p w14:paraId="42617B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0.55</w:t>
            </w:r>
          </w:p>
        </w:tc>
        <w:tc>
          <w:tcPr>
            <w:tcW w:w="1004" w:type="dxa"/>
          </w:tcPr>
          <w:p w14:paraId="30C899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r w:rsidR="00B66F3A" w14:paraId="246B16F0"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0E745F3" w14:textId="6A5CD1FF" w:rsidR="00B66F3A" w:rsidRPr="002F4908" w:rsidRDefault="00B66F3A" w:rsidP="00B66F3A">
            <w:pPr>
              <w:jc w:val="center"/>
              <w:rPr>
                <w:i/>
                <w:iCs/>
              </w:rPr>
            </w:pPr>
            <w:r>
              <w:rPr>
                <w:i/>
                <w:iCs/>
                <w:sz w:val="16"/>
              </w:rPr>
              <w:t>T. tetrax</w:t>
            </w:r>
          </w:p>
        </w:tc>
        <w:tc>
          <w:tcPr>
            <w:tcW w:w="1045" w:type="dxa"/>
          </w:tcPr>
          <w:p w14:paraId="6373483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8A6C7D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114C623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018" w:type="dxa"/>
          </w:tcPr>
          <w:p w14:paraId="3A6172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0.57</w:t>
            </w:r>
          </w:p>
        </w:tc>
        <w:tc>
          <w:tcPr>
            <w:tcW w:w="1012" w:type="dxa"/>
          </w:tcPr>
          <w:p w14:paraId="476B2AB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015" w:type="dxa"/>
          </w:tcPr>
          <w:p w14:paraId="7552D5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0.90</w:t>
            </w:r>
          </w:p>
        </w:tc>
        <w:tc>
          <w:tcPr>
            <w:tcW w:w="1015" w:type="dxa"/>
          </w:tcPr>
          <w:p w14:paraId="05E39D9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0.48</w:t>
            </w:r>
          </w:p>
        </w:tc>
        <w:tc>
          <w:tcPr>
            <w:tcW w:w="1004" w:type="dxa"/>
          </w:tcPr>
          <w:p w14:paraId="08223C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021346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B5BBC72" w14:textId="05F101AD" w:rsidR="00B66F3A" w:rsidRPr="002F4908" w:rsidRDefault="00B66F3A" w:rsidP="00B66F3A">
            <w:pPr>
              <w:jc w:val="center"/>
              <w:rPr>
                <w:i/>
                <w:iCs/>
              </w:rPr>
            </w:pPr>
            <w:r>
              <w:rPr>
                <w:i/>
                <w:iCs/>
                <w:sz w:val="16"/>
              </w:rPr>
              <w:t>T. tetrax</w:t>
            </w:r>
          </w:p>
        </w:tc>
        <w:tc>
          <w:tcPr>
            <w:tcW w:w="1045" w:type="dxa"/>
          </w:tcPr>
          <w:p w14:paraId="495931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7DC4AF7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029" w:type="dxa"/>
          </w:tcPr>
          <w:p w14:paraId="7D8D0C7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c>
          <w:tcPr>
            <w:tcW w:w="1018" w:type="dxa"/>
          </w:tcPr>
          <w:p w14:paraId="272380E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0.40</w:t>
            </w:r>
          </w:p>
        </w:tc>
        <w:tc>
          <w:tcPr>
            <w:tcW w:w="1012" w:type="dxa"/>
          </w:tcPr>
          <w:p w14:paraId="1814F1C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-1.33</w:t>
            </w:r>
          </w:p>
        </w:tc>
        <w:tc>
          <w:tcPr>
            <w:tcW w:w="1015" w:type="dxa"/>
          </w:tcPr>
          <w:p w14:paraId="768BA97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015" w:type="dxa"/>
          </w:tcPr>
          <w:p w14:paraId="66F236F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0.37</w:t>
            </w:r>
          </w:p>
        </w:tc>
        <w:tc>
          <w:tcPr>
            <w:tcW w:w="1004" w:type="dxa"/>
          </w:tcPr>
          <w:p w14:paraId="7532923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r w:rsidR="00B66F3A" w14:paraId="7DCD7FA1"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4E54CFC" w14:textId="09D9FBC1" w:rsidR="00B66F3A" w:rsidRPr="002F4908" w:rsidRDefault="00B66F3A" w:rsidP="00B66F3A">
            <w:pPr>
              <w:jc w:val="center"/>
              <w:rPr>
                <w:i/>
                <w:iCs/>
              </w:rPr>
            </w:pPr>
            <w:r>
              <w:rPr>
                <w:i/>
                <w:iCs/>
                <w:sz w:val="16"/>
              </w:rPr>
              <w:lastRenderedPageBreak/>
              <w:t>T. tetrax</w:t>
            </w:r>
          </w:p>
        </w:tc>
        <w:tc>
          <w:tcPr>
            <w:tcW w:w="1045" w:type="dxa"/>
          </w:tcPr>
          <w:p w14:paraId="6BC71E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0D82BD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029" w:type="dxa"/>
          </w:tcPr>
          <w:p w14:paraId="1016B8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3.06</w:t>
            </w:r>
          </w:p>
        </w:tc>
        <w:tc>
          <w:tcPr>
            <w:tcW w:w="1018" w:type="dxa"/>
          </w:tcPr>
          <w:p w14:paraId="52B4386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0.82</w:t>
            </w:r>
          </w:p>
        </w:tc>
        <w:tc>
          <w:tcPr>
            <w:tcW w:w="1012" w:type="dxa"/>
          </w:tcPr>
          <w:p w14:paraId="66E455B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3.71</w:t>
            </w:r>
          </w:p>
        </w:tc>
        <w:tc>
          <w:tcPr>
            <w:tcW w:w="1015" w:type="dxa"/>
          </w:tcPr>
          <w:p w14:paraId="60B9B50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2.10e-04</w:t>
            </w:r>
          </w:p>
        </w:tc>
        <w:tc>
          <w:tcPr>
            <w:tcW w:w="1015" w:type="dxa"/>
          </w:tcPr>
          <w:p w14:paraId="4F61F1E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0.95</w:t>
            </w:r>
          </w:p>
        </w:tc>
        <w:tc>
          <w:tcPr>
            <w:tcW w:w="1004" w:type="dxa"/>
          </w:tcPr>
          <w:p w14:paraId="7B8A25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516C9139"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118F7CE" w14:textId="0A9BCD8B" w:rsidR="00B66F3A" w:rsidRPr="002F4908" w:rsidRDefault="00B66F3A" w:rsidP="00B66F3A">
            <w:pPr>
              <w:jc w:val="center"/>
              <w:rPr>
                <w:i/>
                <w:iCs/>
              </w:rPr>
            </w:pPr>
            <w:r>
              <w:rPr>
                <w:i/>
                <w:iCs/>
                <w:sz w:val="16"/>
              </w:rPr>
              <w:t>P. alchata</w:t>
            </w:r>
          </w:p>
        </w:tc>
        <w:tc>
          <w:tcPr>
            <w:tcW w:w="1045" w:type="dxa"/>
          </w:tcPr>
          <w:p w14:paraId="05E7513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162341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6181D30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-6.78</w:t>
            </w:r>
          </w:p>
        </w:tc>
        <w:tc>
          <w:tcPr>
            <w:tcW w:w="1018" w:type="dxa"/>
          </w:tcPr>
          <w:p w14:paraId="4C8888B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0.55</w:t>
            </w:r>
          </w:p>
        </w:tc>
        <w:tc>
          <w:tcPr>
            <w:tcW w:w="1012" w:type="dxa"/>
          </w:tcPr>
          <w:p w14:paraId="2CF15C3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-12.42</w:t>
            </w:r>
          </w:p>
        </w:tc>
        <w:tc>
          <w:tcPr>
            <w:tcW w:w="1015" w:type="dxa"/>
          </w:tcPr>
          <w:p w14:paraId="426AD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2.05e-35</w:t>
            </w:r>
          </w:p>
        </w:tc>
        <w:tc>
          <w:tcPr>
            <w:tcW w:w="1015" w:type="dxa"/>
          </w:tcPr>
          <w:p w14:paraId="19019D1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1.10e-03</w:t>
            </w:r>
          </w:p>
        </w:tc>
        <w:tc>
          <w:tcPr>
            <w:tcW w:w="1004" w:type="dxa"/>
          </w:tcPr>
          <w:p w14:paraId="6DF454F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76D1D21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D0C1D89" w14:textId="16290A57" w:rsidR="00B66F3A" w:rsidRPr="002F4908" w:rsidRDefault="00B66F3A" w:rsidP="00B66F3A">
            <w:pPr>
              <w:jc w:val="center"/>
              <w:rPr>
                <w:i/>
                <w:iCs/>
              </w:rPr>
            </w:pPr>
            <w:r>
              <w:rPr>
                <w:i/>
                <w:iCs/>
                <w:sz w:val="16"/>
              </w:rPr>
              <w:t>P. alchata</w:t>
            </w:r>
          </w:p>
        </w:tc>
        <w:tc>
          <w:tcPr>
            <w:tcW w:w="1045" w:type="dxa"/>
          </w:tcPr>
          <w:p w14:paraId="64D5E4D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7CB8DE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pr_lag</w:t>
            </w:r>
          </w:p>
        </w:tc>
        <w:tc>
          <w:tcPr>
            <w:tcW w:w="1029" w:type="dxa"/>
          </w:tcPr>
          <w:p w14:paraId="5B3513C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018" w:type="dxa"/>
          </w:tcPr>
          <w:p w14:paraId="1E4491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0.50</w:t>
            </w:r>
          </w:p>
        </w:tc>
        <w:tc>
          <w:tcPr>
            <w:tcW w:w="1012" w:type="dxa"/>
          </w:tcPr>
          <w:p w14:paraId="477CD4A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0.27</w:t>
            </w:r>
          </w:p>
        </w:tc>
        <w:tc>
          <w:tcPr>
            <w:tcW w:w="1015" w:type="dxa"/>
          </w:tcPr>
          <w:p w14:paraId="1AF697A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0.79</w:t>
            </w:r>
          </w:p>
        </w:tc>
        <w:tc>
          <w:tcPr>
            <w:tcW w:w="1015" w:type="dxa"/>
          </w:tcPr>
          <w:p w14:paraId="0123E5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c>
          <w:tcPr>
            <w:tcW w:w="1004" w:type="dxa"/>
          </w:tcPr>
          <w:p w14:paraId="592B8D1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20CF555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760DB4" w14:textId="3F7E71F7" w:rsidR="00B66F3A" w:rsidRPr="002F4908" w:rsidRDefault="00B66F3A" w:rsidP="00B66F3A">
            <w:pPr>
              <w:jc w:val="center"/>
              <w:rPr>
                <w:i/>
                <w:iCs/>
              </w:rPr>
            </w:pPr>
            <w:r>
              <w:rPr>
                <w:i/>
                <w:iCs/>
                <w:sz w:val="16"/>
              </w:rPr>
              <w:t>P. alchata</w:t>
            </w:r>
          </w:p>
        </w:tc>
        <w:tc>
          <w:tcPr>
            <w:tcW w:w="1045" w:type="dxa"/>
          </w:tcPr>
          <w:p w14:paraId="4DF89F9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560E23B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777DEDF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w:t>
            </w:r>
          </w:p>
        </w:tc>
        <w:tc>
          <w:tcPr>
            <w:tcW w:w="1018" w:type="dxa"/>
          </w:tcPr>
          <w:p w14:paraId="351FE51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0.65</w:t>
            </w:r>
          </w:p>
        </w:tc>
        <w:tc>
          <w:tcPr>
            <w:tcW w:w="1012" w:type="dxa"/>
          </w:tcPr>
          <w:p w14:paraId="23A395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-2.01</w:t>
            </w:r>
          </w:p>
        </w:tc>
        <w:tc>
          <w:tcPr>
            <w:tcW w:w="1015" w:type="dxa"/>
          </w:tcPr>
          <w:p w14:paraId="559A89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015" w:type="dxa"/>
          </w:tcPr>
          <w:p w14:paraId="249951D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0.21</w:t>
            </w:r>
          </w:p>
        </w:tc>
        <w:tc>
          <w:tcPr>
            <w:tcW w:w="1004" w:type="dxa"/>
          </w:tcPr>
          <w:p w14:paraId="28E629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E69671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D0AE824" w14:textId="70E6D9B5" w:rsidR="00B66F3A" w:rsidRPr="002F4908" w:rsidRDefault="00B66F3A" w:rsidP="00B66F3A">
            <w:pPr>
              <w:jc w:val="center"/>
              <w:rPr>
                <w:i/>
                <w:iCs/>
              </w:rPr>
            </w:pPr>
            <w:r>
              <w:rPr>
                <w:i/>
                <w:iCs/>
                <w:sz w:val="16"/>
              </w:rPr>
              <w:t>P. alchata</w:t>
            </w:r>
          </w:p>
        </w:tc>
        <w:tc>
          <w:tcPr>
            <w:tcW w:w="1045" w:type="dxa"/>
          </w:tcPr>
          <w:p w14:paraId="367883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485E3CB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grass_cover</w:t>
            </w:r>
          </w:p>
        </w:tc>
        <w:tc>
          <w:tcPr>
            <w:tcW w:w="1029" w:type="dxa"/>
          </w:tcPr>
          <w:p w14:paraId="624CC7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0.60</w:t>
            </w:r>
          </w:p>
        </w:tc>
        <w:tc>
          <w:tcPr>
            <w:tcW w:w="1018" w:type="dxa"/>
          </w:tcPr>
          <w:p w14:paraId="3682AD4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0.37</w:t>
            </w:r>
          </w:p>
        </w:tc>
        <w:tc>
          <w:tcPr>
            <w:tcW w:w="1012" w:type="dxa"/>
          </w:tcPr>
          <w:p w14:paraId="4E3DFD5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1.62</w:t>
            </w:r>
          </w:p>
        </w:tc>
        <w:tc>
          <w:tcPr>
            <w:tcW w:w="1015" w:type="dxa"/>
          </w:tcPr>
          <w:p w14:paraId="3B2BF0A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0.10</w:t>
            </w:r>
          </w:p>
        </w:tc>
        <w:tc>
          <w:tcPr>
            <w:tcW w:w="1015" w:type="dxa"/>
          </w:tcPr>
          <w:p w14:paraId="1FBD1E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0.65</w:t>
            </w:r>
          </w:p>
        </w:tc>
        <w:tc>
          <w:tcPr>
            <w:tcW w:w="1004" w:type="dxa"/>
          </w:tcPr>
          <w:p w14:paraId="35440B1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6E58EAC"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CA59880" w14:textId="633AF1CF" w:rsidR="00B66F3A" w:rsidRPr="002F4908" w:rsidRDefault="00B66F3A" w:rsidP="00B66F3A">
            <w:pPr>
              <w:jc w:val="center"/>
              <w:rPr>
                <w:i/>
                <w:iCs/>
              </w:rPr>
            </w:pPr>
            <w:r>
              <w:rPr>
                <w:i/>
                <w:iCs/>
                <w:sz w:val="16"/>
              </w:rPr>
              <w:t>P. alchata</w:t>
            </w:r>
          </w:p>
        </w:tc>
        <w:tc>
          <w:tcPr>
            <w:tcW w:w="1045" w:type="dxa"/>
          </w:tcPr>
          <w:p w14:paraId="77D865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43CC1A6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081ED13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1.50</w:t>
            </w:r>
          </w:p>
        </w:tc>
        <w:tc>
          <w:tcPr>
            <w:tcW w:w="1018" w:type="dxa"/>
          </w:tcPr>
          <w:p w14:paraId="214E04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0.83</w:t>
            </w:r>
          </w:p>
        </w:tc>
        <w:tc>
          <w:tcPr>
            <w:tcW w:w="1012" w:type="dxa"/>
          </w:tcPr>
          <w:p w14:paraId="491CE40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1.79</w:t>
            </w:r>
          </w:p>
        </w:tc>
        <w:tc>
          <w:tcPr>
            <w:tcW w:w="1015" w:type="dxa"/>
          </w:tcPr>
          <w:p w14:paraId="7465C42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0.07</w:t>
            </w:r>
          </w:p>
        </w:tc>
        <w:tc>
          <w:tcPr>
            <w:tcW w:w="1015" w:type="dxa"/>
          </w:tcPr>
          <w:p w14:paraId="7F22E88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0.82</w:t>
            </w:r>
          </w:p>
        </w:tc>
        <w:tc>
          <w:tcPr>
            <w:tcW w:w="1004" w:type="dxa"/>
          </w:tcPr>
          <w:p w14:paraId="794068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64B44E0"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F9F3A5F" w14:textId="675B722E" w:rsidR="00B66F3A" w:rsidRPr="002F4908" w:rsidRDefault="00B66F3A" w:rsidP="00B66F3A">
            <w:pPr>
              <w:jc w:val="center"/>
              <w:rPr>
                <w:i/>
                <w:iCs/>
              </w:rPr>
            </w:pPr>
            <w:r>
              <w:rPr>
                <w:i/>
                <w:iCs/>
                <w:sz w:val="16"/>
              </w:rPr>
              <w:t>P. orientalis</w:t>
            </w:r>
          </w:p>
        </w:tc>
        <w:tc>
          <w:tcPr>
            <w:tcW w:w="1045" w:type="dxa"/>
          </w:tcPr>
          <w:p w14:paraId="3A8F18D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1EB8D12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333C0E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-28.65</w:t>
            </w:r>
          </w:p>
        </w:tc>
        <w:tc>
          <w:tcPr>
            <w:tcW w:w="1018" w:type="dxa"/>
          </w:tcPr>
          <w:p w14:paraId="21F87B6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537.03</w:t>
            </w:r>
          </w:p>
        </w:tc>
        <w:tc>
          <w:tcPr>
            <w:tcW w:w="1012" w:type="dxa"/>
          </w:tcPr>
          <w:p w14:paraId="54A250C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015" w:type="dxa"/>
          </w:tcPr>
          <w:p w14:paraId="72024EB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0.96</w:t>
            </w:r>
          </w:p>
        </w:tc>
        <w:tc>
          <w:tcPr>
            <w:tcW w:w="1015" w:type="dxa"/>
          </w:tcPr>
          <w:p w14:paraId="5D91B9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004" w:type="dxa"/>
          </w:tcPr>
          <w:p w14:paraId="3A756F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07D12D8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09E2236" w14:textId="3A3842B3" w:rsidR="00B66F3A" w:rsidRPr="002F4908" w:rsidRDefault="00B66F3A" w:rsidP="00B66F3A">
            <w:pPr>
              <w:jc w:val="center"/>
              <w:rPr>
                <w:i/>
                <w:iCs/>
              </w:rPr>
            </w:pPr>
            <w:r>
              <w:rPr>
                <w:i/>
                <w:iCs/>
                <w:sz w:val="16"/>
              </w:rPr>
              <w:t>P. orientalis</w:t>
            </w:r>
          </w:p>
        </w:tc>
        <w:tc>
          <w:tcPr>
            <w:tcW w:w="1045" w:type="dxa"/>
          </w:tcPr>
          <w:p w14:paraId="5D934D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771035A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43E857C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-1.74</w:t>
            </w:r>
          </w:p>
        </w:tc>
        <w:tc>
          <w:tcPr>
            <w:tcW w:w="1018" w:type="dxa"/>
          </w:tcPr>
          <w:p w14:paraId="437C925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012" w:type="dxa"/>
          </w:tcPr>
          <w:p w14:paraId="1D07B32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-1.98</w:t>
            </w:r>
          </w:p>
        </w:tc>
        <w:tc>
          <w:tcPr>
            <w:tcW w:w="1015" w:type="dxa"/>
          </w:tcPr>
          <w:p w14:paraId="4B71CAC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015" w:type="dxa"/>
          </w:tcPr>
          <w:p w14:paraId="677DBA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0.15</w:t>
            </w:r>
          </w:p>
        </w:tc>
        <w:tc>
          <w:tcPr>
            <w:tcW w:w="1004" w:type="dxa"/>
          </w:tcPr>
          <w:p w14:paraId="5D75B5E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AAA015D"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ECD35A3" w14:textId="1B63ADC3" w:rsidR="00B66F3A" w:rsidRPr="002F4908" w:rsidRDefault="00B66F3A" w:rsidP="00B66F3A">
            <w:pPr>
              <w:jc w:val="center"/>
              <w:rPr>
                <w:i/>
                <w:iCs/>
              </w:rPr>
            </w:pPr>
            <w:r>
              <w:rPr>
                <w:i/>
                <w:iCs/>
                <w:sz w:val="16"/>
              </w:rPr>
              <w:t>P. orientalis</w:t>
            </w:r>
          </w:p>
        </w:tc>
        <w:tc>
          <w:tcPr>
            <w:tcW w:w="1045" w:type="dxa"/>
          </w:tcPr>
          <w:p w14:paraId="218FAFF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205F6D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grass_cover</w:t>
            </w:r>
          </w:p>
        </w:tc>
        <w:tc>
          <w:tcPr>
            <w:tcW w:w="1029" w:type="dxa"/>
          </w:tcPr>
          <w:p w14:paraId="08052D9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-0.91</w:t>
            </w:r>
          </w:p>
        </w:tc>
        <w:tc>
          <w:tcPr>
            <w:tcW w:w="1018" w:type="dxa"/>
          </w:tcPr>
          <w:p w14:paraId="49B2CFF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012" w:type="dxa"/>
          </w:tcPr>
          <w:p w14:paraId="6BE06BC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-2.00</w:t>
            </w:r>
          </w:p>
        </w:tc>
        <w:tc>
          <w:tcPr>
            <w:tcW w:w="1015" w:type="dxa"/>
          </w:tcPr>
          <w:p w14:paraId="1B947F1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015" w:type="dxa"/>
          </w:tcPr>
          <w:p w14:paraId="2ADCC40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0.29</w:t>
            </w:r>
          </w:p>
        </w:tc>
        <w:tc>
          <w:tcPr>
            <w:tcW w:w="1004" w:type="dxa"/>
          </w:tcPr>
          <w:p w14:paraId="7258907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44488CE6"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7031D2E" w14:textId="5A0DD86C" w:rsidR="00B66F3A" w:rsidRPr="002F4908" w:rsidRDefault="00B66F3A" w:rsidP="00B66F3A">
            <w:pPr>
              <w:jc w:val="center"/>
              <w:rPr>
                <w:i/>
                <w:iCs/>
              </w:rPr>
            </w:pPr>
            <w:r>
              <w:rPr>
                <w:i/>
                <w:iCs/>
                <w:sz w:val="16"/>
              </w:rPr>
              <w:t>P. orientalis</w:t>
            </w:r>
          </w:p>
        </w:tc>
        <w:tc>
          <w:tcPr>
            <w:tcW w:w="1045" w:type="dxa"/>
          </w:tcPr>
          <w:p w14:paraId="4D836A1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4589E24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55BA832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0.72</w:t>
            </w:r>
          </w:p>
        </w:tc>
        <w:tc>
          <w:tcPr>
            <w:tcW w:w="1018" w:type="dxa"/>
          </w:tcPr>
          <w:p w14:paraId="6F4736D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1.01</w:t>
            </w:r>
          </w:p>
        </w:tc>
        <w:tc>
          <w:tcPr>
            <w:tcW w:w="1012" w:type="dxa"/>
          </w:tcPr>
          <w:p w14:paraId="1A0F48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0.71</w:t>
            </w:r>
          </w:p>
        </w:tc>
        <w:tc>
          <w:tcPr>
            <w:tcW w:w="1015" w:type="dxa"/>
          </w:tcPr>
          <w:p w14:paraId="576D3A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0.48</w:t>
            </w:r>
          </w:p>
        </w:tc>
        <w:tc>
          <w:tcPr>
            <w:tcW w:w="1015" w:type="dxa"/>
          </w:tcPr>
          <w:p w14:paraId="14669C3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0.67</w:t>
            </w:r>
          </w:p>
        </w:tc>
        <w:tc>
          <w:tcPr>
            <w:tcW w:w="1004" w:type="dxa"/>
          </w:tcPr>
          <w:p w14:paraId="3F83F48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bl>
    <w:p w14:paraId="4FA6457D" w14:textId="77777777" w:rsidR="0019042E" w:rsidRDefault="002F414F">
      <w:pPr>
        <w:spacing w:before="120"/>
      </w:pPr>
      <w:r>
        <w:rPr>
          <w:i/>
          <w:sz w:val="18"/>
        </w:rPr>
        <w:t>Table S5. Colonisation and extinction coefficients. Prob = back-transformed probability at the intercept (for intercept row) or predicted probability at +1 SD (for covariates). P. orientalis colonisation intercept shows extreme SE (γ ≈ 0).</w:t>
      </w:r>
    </w:p>
    <w:p w14:paraId="38C4ABF2" w14:textId="77777777" w:rsidR="0019042E" w:rsidRDefault="0019042E"/>
    <w:p w14:paraId="6C052D17" w14:textId="77777777" w:rsidR="0019042E" w:rsidRDefault="002F414F">
      <w:pPr>
        <w:pStyle w:val="Ttulo2"/>
      </w:pPr>
      <w:r>
        <w:t>Table S6. Detection (p) coefficients</w:t>
      </w:r>
    </w:p>
    <w:tbl>
      <w:tblPr>
        <w:tblStyle w:val="Cuadrculaclara-nfasis1"/>
        <w:tblW w:w="0" w:type="auto"/>
        <w:jc w:val="center"/>
        <w:tblLook w:val="04A0" w:firstRow="1" w:lastRow="0" w:firstColumn="1" w:lastColumn="0" w:noHBand="0" w:noVBand="1"/>
      </w:tblPr>
      <w:tblGrid>
        <w:gridCol w:w="1565"/>
        <w:gridCol w:w="1565"/>
        <w:gridCol w:w="1565"/>
        <w:gridCol w:w="1563"/>
        <w:gridCol w:w="1564"/>
        <w:gridCol w:w="1564"/>
      </w:tblGrid>
      <w:tr w:rsidR="0019042E" w14:paraId="0C7E43A6"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D9FC4D1" w14:textId="77777777" w:rsidR="0019042E" w:rsidRDefault="002F414F">
            <w:pPr>
              <w:jc w:val="center"/>
            </w:pPr>
            <w:r>
              <w:rPr>
                <w:sz w:val="16"/>
              </w:rPr>
              <w:t>Species</w:t>
            </w:r>
          </w:p>
        </w:tc>
        <w:tc>
          <w:tcPr>
            <w:tcW w:w="1568" w:type="dxa"/>
          </w:tcPr>
          <w:p w14:paraId="154E4A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568" w:type="dxa"/>
          </w:tcPr>
          <w:p w14:paraId="778698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568" w:type="dxa"/>
          </w:tcPr>
          <w:p w14:paraId="01A3250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568" w:type="dxa"/>
          </w:tcPr>
          <w:p w14:paraId="6AD0A08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568" w:type="dxa"/>
          </w:tcPr>
          <w:p w14:paraId="60AA9E0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Prob</w:t>
            </w:r>
          </w:p>
        </w:tc>
      </w:tr>
      <w:tr w:rsidR="00B66F3A" w14:paraId="03DAC5B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2F5F27F" w14:textId="6034851E" w:rsidR="00B66F3A" w:rsidRPr="002F4908" w:rsidRDefault="00B66F3A" w:rsidP="00B66F3A">
            <w:pPr>
              <w:jc w:val="center"/>
              <w:rPr>
                <w:i/>
                <w:iCs/>
              </w:rPr>
            </w:pPr>
            <w:r>
              <w:rPr>
                <w:i/>
                <w:iCs/>
                <w:sz w:val="16"/>
              </w:rPr>
              <w:t>O. tarda</w:t>
            </w:r>
          </w:p>
        </w:tc>
        <w:tc>
          <w:tcPr>
            <w:tcW w:w="1568" w:type="dxa"/>
          </w:tcPr>
          <w:p w14:paraId="1064DF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568" w:type="dxa"/>
          </w:tcPr>
          <w:p w14:paraId="08CC26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-1.08</w:t>
            </w:r>
          </w:p>
        </w:tc>
        <w:tc>
          <w:tcPr>
            <w:tcW w:w="1568" w:type="dxa"/>
          </w:tcPr>
          <w:p w14:paraId="1AF3566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04461A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5.75e-76</w:t>
            </w:r>
          </w:p>
        </w:tc>
        <w:tc>
          <w:tcPr>
            <w:tcW w:w="1568" w:type="dxa"/>
          </w:tcPr>
          <w:p w14:paraId="10861B8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0.25</w:t>
            </w:r>
          </w:p>
        </w:tc>
      </w:tr>
      <w:tr w:rsidR="00B66F3A" w14:paraId="308A64EF"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ADEBAE3" w14:textId="59E3C097" w:rsidR="00B66F3A" w:rsidRPr="002F4908" w:rsidRDefault="00B66F3A" w:rsidP="00B66F3A">
            <w:pPr>
              <w:jc w:val="center"/>
              <w:rPr>
                <w:i/>
                <w:iCs/>
              </w:rPr>
            </w:pPr>
            <w:r>
              <w:rPr>
                <w:i/>
                <w:iCs/>
                <w:sz w:val="16"/>
              </w:rPr>
              <w:t>O. tarda</w:t>
            </w:r>
          </w:p>
        </w:tc>
        <w:tc>
          <w:tcPr>
            <w:tcW w:w="1568" w:type="dxa"/>
          </w:tcPr>
          <w:p w14:paraId="4DB4A16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effort</w:t>
            </w:r>
          </w:p>
        </w:tc>
        <w:tc>
          <w:tcPr>
            <w:tcW w:w="1568" w:type="dxa"/>
          </w:tcPr>
          <w:p w14:paraId="259FFD4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w:t>
            </w:r>
          </w:p>
        </w:tc>
        <w:tc>
          <w:tcPr>
            <w:tcW w:w="1568" w:type="dxa"/>
          </w:tcPr>
          <w:p w14:paraId="05C53E8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7AFB91E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7.54e-07</w:t>
            </w:r>
          </w:p>
        </w:tc>
        <w:tc>
          <w:tcPr>
            <w:tcW w:w="1568" w:type="dxa"/>
          </w:tcPr>
          <w:p w14:paraId="201A6B1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0.56</w:t>
            </w:r>
          </w:p>
        </w:tc>
      </w:tr>
      <w:tr w:rsidR="00B66F3A" w14:paraId="0EA9D3F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84F0508" w14:textId="116041E4" w:rsidR="00B66F3A" w:rsidRPr="002F4908" w:rsidRDefault="00B66F3A" w:rsidP="00B66F3A">
            <w:pPr>
              <w:jc w:val="center"/>
              <w:rPr>
                <w:i/>
                <w:iCs/>
              </w:rPr>
            </w:pPr>
            <w:r>
              <w:rPr>
                <w:i/>
                <w:iCs/>
                <w:sz w:val="16"/>
              </w:rPr>
              <w:t>O. tarda</w:t>
            </w:r>
          </w:p>
        </w:tc>
        <w:tc>
          <w:tcPr>
            <w:tcW w:w="1568" w:type="dxa"/>
          </w:tcPr>
          <w:p w14:paraId="1A80E67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observers</w:t>
            </w:r>
          </w:p>
        </w:tc>
        <w:tc>
          <w:tcPr>
            <w:tcW w:w="1568" w:type="dxa"/>
          </w:tcPr>
          <w:p w14:paraId="5E152B0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6D21A62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568" w:type="dxa"/>
          </w:tcPr>
          <w:p w14:paraId="3EF01F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0.11</w:t>
            </w:r>
          </w:p>
        </w:tc>
        <w:tc>
          <w:tcPr>
            <w:tcW w:w="1568" w:type="dxa"/>
          </w:tcPr>
          <w:p w14:paraId="1D02C77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r>
      <w:tr w:rsidR="00B66F3A" w14:paraId="64CBFBB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435F1D1" w14:textId="34CC83EC" w:rsidR="00B66F3A" w:rsidRPr="002F4908" w:rsidRDefault="00B66F3A" w:rsidP="00B66F3A">
            <w:pPr>
              <w:jc w:val="center"/>
              <w:rPr>
                <w:i/>
                <w:iCs/>
              </w:rPr>
            </w:pPr>
            <w:r>
              <w:rPr>
                <w:i/>
                <w:iCs/>
                <w:sz w:val="16"/>
              </w:rPr>
              <w:t>O. tarda</w:t>
            </w:r>
          </w:p>
        </w:tc>
        <w:tc>
          <w:tcPr>
            <w:tcW w:w="1568" w:type="dxa"/>
          </w:tcPr>
          <w:p w14:paraId="448AAA2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duration</w:t>
            </w:r>
          </w:p>
        </w:tc>
        <w:tc>
          <w:tcPr>
            <w:tcW w:w="1568" w:type="dxa"/>
          </w:tcPr>
          <w:p w14:paraId="16AE821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0.19</w:t>
            </w:r>
          </w:p>
        </w:tc>
        <w:tc>
          <w:tcPr>
            <w:tcW w:w="1568" w:type="dxa"/>
          </w:tcPr>
          <w:p w14:paraId="3FC1AA1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03A6DF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3.09e-04</w:t>
            </w:r>
          </w:p>
        </w:tc>
        <w:tc>
          <w:tcPr>
            <w:tcW w:w="1568" w:type="dxa"/>
          </w:tcPr>
          <w:p w14:paraId="33E7F5C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0.55</w:t>
            </w:r>
          </w:p>
        </w:tc>
      </w:tr>
      <w:tr w:rsidR="00B66F3A" w14:paraId="72C4444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083F545" w14:textId="24EDC223" w:rsidR="00B66F3A" w:rsidRPr="002F4908" w:rsidRDefault="00B66F3A" w:rsidP="00B66F3A">
            <w:pPr>
              <w:jc w:val="center"/>
              <w:rPr>
                <w:i/>
                <w:iCs/>
              </w:rPr>
            </w:pPr>
            <w:r>
              <w:rPr>
                <w:i/>
                <w:iCs/>
                <w:sz w:val="16"/>
              </w:rPr>
              <w:t>O. tarda</w:t>
            </w:r>
          </w:p>
        </w:tc>
        <w:tc>
          <w:tcPr>
            <w:tcW w:w="1568" w:type="dxa"/>
          </w:tcPr>
          <w:p w14:paraId="616519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time</w:t>
            </w:r>
          </w:p>
        </w:tc>
        <w:tc>
          <w:tcPr>
            <w:tcW w:w="1568" w:type="dxa"/>
          </w:tcPr>
          <w:p w14:paraId="7E8F4D1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5A8E372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568" w:type="dxa"/>
          </w:tcPr>
          <w:p w14:paraId="1CE61F3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0.20</w:t>
            </w:r>
          </w:p>
        </w:tc>
        <w:tc>
          <w:tcPr>
            <w:tcW w:w="1568" w:type="dxa"/>
          </w:tcPr>
          <w:p w14:paraId="43496C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0.48</w:t>
            </w:r>
          </w:p>
        </w:tc>
      </w:tr>
      <w:tr w:rsidR="00B66F3A" w14:paraId="74E253E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1556426" w14:textId="503D848B" w:rsidR="00B66F3A" w:rsidRPr="002F4908" w:rsidRDefault="00B66F3A" w:rsidP="00B66F3A">
            <w:pPr>
              <w:jc w:val="center"/>
              <w:rPr>
                <w:i/>
                <w:iCs/>
              </w:rPr>
            </w:pPr>
            <w:r>
              <w:rPr>
                <w:i/>
                <w:iCs/>
                <w:sz w:val="16"/>
              </w:rPr>
              <w:t>T. tetrax</w:t>
            </w:r>
          </w:p>
        </w:tc>
        <w:tc>
          <w:tcPr>
            <w:tcW w:w="1568" w:type="dxa"/>
          </w:tcPr>
          <w:p w14:paraId="13EFBA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568" w:type="dxa"/>
          </w:tcPr>
          <w:p w14:paraId="6EDA6E5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-1.08</w:t>
            </w:r>
          </w:p>
        </w:tc>
        <w:tc>
          <w:tcPr>
            <w:tcW w:w="1568" w:type="dxa"/>
          </w:tcPr>
          <w:p w14:paraId="4CC90A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0.09</w:t>
            </w:r>
          </w:p>
        </w:tc>
        <w:tc>
          <w:tcPr>
            <w:tcW w:w="1568" w:type="dxa"/>
          </w:tcPr>
          <w:p w14:paraId="579E0DD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1.70e-37</w:t>
            </w:r>
          </w:p>
        </w:tc>
        <w:tc>
          <w:tcPr>
            <w:tcW w:w="1568" w:type="dxa"/>
          </w:tcPr>
          <w:p w14:paraId="6586867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0.25</w:t>
            </w:r>
          </w:p>
        </w:tc>
      </w:tr>
      <w:tr w:rsidR="00B66F3A" w14:paraId="3AD866A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9B8E337" w14:textId="63129B71" w:rsidR="00B66F3A" w:rsidRPr="002F4908" w:rsidRDefault="00B66F3A" w:rsidP="00B66F3A">
            <w:pPr>
              <w:jc w:val="center"/>
              <w:rPr>
                <w:i/>
                <w:iCs/>
              </w:rPr>
            </w:pPr>
            <w:r>
              <w:rPr>
                <w:i/>
                <w:iCs/>
                <w:sz w:val="16"/>
              </w:rPr>
              <w:t>T. tetrax</w:t>
            </w:r>
          </w:p>
        </w:tc>
        <w:tc>
          <w:tcPr>
            <w:tcW w:w="1568" w:type="dxa"/>
          </w:tcPr>
          <w:p w14:paraId="34F16D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effort</w:t>
            </w:r>
          </w:p>
        </w:tc>
        <w:tc>
          <w:tcPr>
            <w:tcW w:w="1568" w:type="dxa"/>
          </w:tcPr>
          <w:p w14:paraId="2D1018D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0.27</w:t>
            </w:r>
          </w:p>
        </w:tc>
        <w:tc>
          <w:tcPr>
            <w:tcW w:w="1568" w:type="dxa"/>
          </w:tcPr>
          <w:p w14:paraId="5D96B9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7A653C7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2.39e-06</w:t>
            </w:r>
          </w:p>
        </w:tc>
        <w:tc>
          <w:tcPr>
            <w:tcW w:w="1568" w:type="dxa"/>
          </w:tcPr>
          <w:p w14:paraId="18CE3BC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r>
      <w:tr w:rsidR="00B66F3A" w14:paraId="6EC2C7AE"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AE736AA" w14:textId="5BE21AD0" w:rsidR="00B66F3A" w:rsidRPr="002F4908" w:rsidRDefault="00B66F3A" w:rsidP="00B66F3A">
            <w:pPr>
              <w:jc w:val="center"/>
              <w:rPr>
                <w:i/>
                <w:iCs/>
              </w:rPr>
            </w:pPr>
            <w:r>
              <w:rPr>
                <w:i/>
                <w:iCs/>
                <w:sz w:val="16"/>
              </w:rPr>
              <w:t>T. tetrax</w:t>
            </w:r>
          </w:p>
        </w:tc>
        <w:tc>
          <w:tcPr>
            <w:tcW w:w="1568" w:type="dxa"/>
          </w:tcPr>
          <w:p w14:paraId="3328E65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observers</w:t>
            </w:r>
          </w:p>
        </w:tc>
        <w:tc>
          <w:tcPr>
            <w:tcW w:w="1568" w:type="dxa"/>
          </w:tcPr>
          <w:p w14:paraId="431A1F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5C3D27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568" w:type="dxa"/>
          </w:tcPr>
          <w:p w14:paraId="311D7D2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0.22</w:t>
            </w:r>
          </w:p>
        </w:tc>
        <w:tc>
          <w:tcPr>
            <w:tcW w:w="1568" w:type="dxa"/>
          </w:tcPr>
          <w:p w14:paraId="5357EA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0.51</w:t>
            </w:r>
          </w:p>
        </w:tc>
      </w:tr>
      <w:tr w:rsidR="00B66F3A" w14:paraId="6484E1A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735905" w14:textId="0C2B7276" w:rsidR="00B66F3A" w:rsidRPr="002F4908" w:rsidRDefault="00B66F3A" w:rsidP="00B66F3A">
            <w:pPr>
              <w:jc w:val="center"/>
              <w:rPr>
                <w:i/>
                <w:iCs/>
              </w:rPr>
            </w:pPr>
            <w:r>
              <w:rPr>
                <w:i/>
                <w:iCs/>
                <w:sz w:val="16"/>
              </w:rPr>
              <w:t>T. tetrax</w:t>
            </w:r>
          </w:p>
        </w:tc>
        <w:tc>
          <w:tcPr>
            <w:tcW w:w="1568" w:type="dxa"/>
          </w:tcPr>
          <w:p w14:paraId="012AE39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duration</w:t>
            </w:r>
          </w:p>
        </w:tc>
        <w:tc>
          <w:tcPr>
            <w:tcW w:w="1568" w:type="dxa"/>
          </w:tcPr>
          <w:p w14:paraId="656907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0.17</w:t>
            </w:r>
          </w:p>
        </w:tc>
        <w:tc>
          <w:tcPr>
            <w:tcW w:w="1568" w:type="dxa"/>
          </w:tcPr>
          <w:p w14:paraId="095EBEF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12D0D25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4.88e-03</w:t>
            </w:r>
          </w:p>
        </w:tc>
        <w:tc>
          <w:tcPr>
            <w:tcW w:w="1568" w:type="dxa"/>
          </w:tcPr>
          <w:p w14:paraId="7022077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0.54</w:t>
            </w:r>
          </w:p>
        </w:tc>
      </w:tr>
      <w:tr w:rsidR="00B66F3A" w14:paraId="22E97DFB"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8D1AEE4" w14:textId="79D2C49F" w:rsidR="00B66F3A" w:rsidRPr="002F4908" w:rsidRDefault="00B66F3A" w:rsidP="00B66F3A">
            <w:pPr>
              <w:jc w:val="center"/>
              <w:rPr>
                <w:i/>
                <w:iCs/>
              </w:rPr>
            </w:pPr>
            <w:r>
              <w:rPr>
                <w:i/>
                <w:iCs/>
                <w:sz w:val="16"/>
              </w:rPr>
              <w:t>T. tetrax</w:t>
            </w:r>
          </w:p>
        </w:tc>
        <w:tc>
          <w:tcPr>
            <w:tcW w:w="1568" w:type="dxa"/>
          </w:tcPr>
          <w:p w14:paraId="7F2F37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time</w:t>
            </w:r>
          </w:p>
        </w:tc>
        <w:tc>
          <w:tcPr>
            <w:tcW w:w="1568" w:type="dxa"/>
          </w:tcPr>
          <w:p w14:paraId="5180289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-0.17</w:t>
            </w:r>
          </w:p>
        </w:tc>
        <w:tc>
          <w:tcPr>
            <w:tcW w:w="1568" w:type="dxa"/>
          </w:tcPr>
          <w:p w14:paraId="3CA18E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1CDB41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6.42e-03</w:t>
            </w:r>
          </w:p>
        </w:tc>
        <w:tc>
          <w:tcPr>
            <w:tcW w:w="1568" w:type="dxa"/>
          </w:tcPr>
          <w:p w14:paraId="22654A8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r>
      <w:tr w:rsidR="00B66F3A" w14:paraId="663DA28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E7D6D01" w14:textId="25CE0AF7" w:rsidR="00B66F3A" w:rsidRPr="002F4908" w:rsidRDefault="00B66F3A" w:rsidP="00B66F3A">
            <w:pPr>
              <w:jc w:val="center"/>
              <w:rPr>
                <w:i/>
                <w:iCs/>
              </w:rPr>
            </w:pPr>
            <w:r>
              <w:rPr>
                <w:i/>
                <w:iCs/>
                <w:sz w:val="16"/>
              </w:rPr>
              <w:t>P. alchata</w:t>
            </w:r>
          </w:p>
        </w:tc>
        <w:tc>
          <w:tcPr>
            <w:tcW w:w="1568" w:type="dxa"/>
          </w:tcPr>
          <w:p w14:paraId="5CCBA5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568" w:type="dxa"/>
          </w:tcPr>
          <w:p w14:paraId="0B8D1C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-1.20</w:t>
            </w:r>
          </w:p>
        </w:tc>
        <w:tc>
          <w:tcPr>
            <w:tcW w:w="1568" w:type="dxa"/>
          </w:tcPr>
          <w:p w14:paraId="3F9C491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69AC63F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7.25e-81</w:t>
            </w:r>
          </w:p>
        </w:tc>
        <w:tc>
          <w:tcPr>
            <w:tcW w:w="1568" w:type="dxa"/>
          </w:tcPr>
          <w:p w14:paraId="1583396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0.23</w:t>
            </w:r>
          </w:p>
        </w:tc>
      </w:tr>
      <w:tr w:rsidR="00B66F3A" w14:paraId="2E899D0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9199F1" w14:textId="6C875B4D" w:rsidR="00B66F3A" w:rsidRPr="002F4908" w:rsidRDefault="00B66F3A" w:rsidP="00B66F3A">
            <w:pPr>
              <w:jc w:val="center"/>
              <w:rPr>
                <w:i/>
                <w:iCs/>
              </w:rPr>
            </w:pPr>
            <w:r>
              <w:rPr>
                <w:i/>
                <w:iCs/>
                <w:sz w:val="16"/>
              </w:rPr>
              <w:t>P. alchata</w:t>
            </w:r>
          </w:p>
        </w:tc>
        <w:tc>
          <w:tcPr>
            <w:tcW w:w="1568" w:type="dxa"/>
          </w:tcPr>
          <w:p w14:paraId="1DCB9E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effort</w:t>
            </w:r>
          </w:p>
        </w:tc>
        <w:tc>
          <w:tcPr>
            <w:tcW w:w="1568" w:type="dxa"/>
          </w:tcPr>
          <w:p w14:paraId="278D4AB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568" w:type="dxa"/>
          </w:tcPr>
          <w:p w14:paraId="7277B4E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7564EA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9.48e-03</w:t>
            </w:r>
          </w:p>
        </w:tc>
        <w:tc>
          <w:tcPr>
            <w:tcW w:w="1568" w:type="dxa"/>
          </w:tcPr>
          <w:p w14:paraId="3B89BFA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r>
      <w:tr w:rsidR="00B66F3A" w14:paraId="6DAEC14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0598342" w14:textId="1FC6944F" w:rsidR="00B66F3A" w:rsidRPr="002F4908" w:rsidRDefault="00B66F3A" w:rsidP="00B66F3A">
            <w:pPr>
              <w:jc w:val="center"/>
              <w:rPr>
                <w:i/>
                <w:iCs/>
              </w:rPr>
            </w:pPr>
            <w:r>
              <w:rPr>
                <w:i/>
                <w:iCs/>
                <w:sz w:val="16"/>
              </w:rPr>
              <w:t>P. alchata</w:t>
            </w:r>
          </w:p>
        </w:tc>
        <w:tc>
          <w:tcPr>
            <w:tcW w:w="1568" w:type="dxa"/>
          </w:tcPr>
          <w:p w14:paraId="350D6EE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observers</w:t>
            </w:r>
          </w:p>
        </w:tc>
        <w:tc>
          <w:tcPr>
            <w:tcW w:w="1568" w:type="dxa"/>
          </w:tcPr>
          <w:p w14:paraId="5F63FA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568" w:type="dxa"/>
          </w:tcPr>
          <w:p w14:paraId="199443C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568" w:type="dxa"/>
          </w:tcPr>
          <w:p w14:paraId="67F99C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0.43</w:t>
            </w:r>
          </w:p>
        </w:tc>
        <w:tc>
          <w:tcPr>
            <w:tcW w:w="1568" w:type="dxa"/>
          </w:tcPr>
          <w:p w14:paraId="6DE7B8F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0.49</w:t>
            </w:r>
          </w:p>
        </w:tc>
      </w:tr>
      <w:tr w:rsidR="00B66F3A" w14:paraId="253F122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43A9963" w14:textId="20344D6E" w:rsidR="00B66F3A" w:rsidRPr="002F4908" w:rsidRDefault="00B66F3A" w:rsidP="00B66F3A">
            <w:pPr>
              <w:jc w:val="center"/>
              <w:rPr>
                <w:i/>
                <w:iCs/>
              </w:rPr>
            </w:pPr>
            <w:r>
              <w:rPr>
                <w:i/>
                <w:iCs/>
                <w:sz w:val="16"/>
              </w:rPr>
              <w:t>P. alchata</w:t>
            </w:r>
          </w:p>
        </w:tc>
        <w:tc>
          <w:tcPr>
            <w:tcW w:w="1568" w:type="dxa"/>
          </w:tcPr>
          <w:p w14:paraId="371B52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duration</w:t>
            </w:r>
          </w:p>
        </w:tc>
        <w:tc>
          <w:tcPr>
            <w:tcW w:w="1568" w:type="dxa"/>
          </w:tcPr>
          <w:p w14:paraId="2E47CC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568" w:type="dxa"/>
          </w:tcPr>
          <w:p w14:paraId="13716C1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014B69B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3.41e-17</w:t>
            </w:r>
          </w:p>
        </w:tc>
        <w:tc>
          <w:tcPr>
            <w:tcW w:w="1568" w:type="dxa"/>
          </w:tcPr>
          <w:p w14:paraId="4524864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0.61</w:t>
            </w:r>
          </w:p>
        </w:tc>
      </w:tr>
      <w:tr w:rsidR="00B66F3A" w14:paraId="79A5BD9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FA748DC" w14:textId="118B2751" w:rsidR="00B66F3A" w:rsidRPr="002F4908" w:rsidRDefault="00B66F3A" w:rsidP="00B66F3A">
            <w:pPr>
              <w:jc w:val="center"/>
              <w:rPr>
                <w:i/>
                <w:iCs/>
              </w:rPr>
            </w:pPr>
            <w:r>
              <w:rPr>
                <w:i/>
                <w:iCs/>
                <w:sz w:val="16"/>
              </w:rPr>
              <w:t>P. alchata</w:t>
            </w:r>
          </w:p>
        </w:tc>
        <w:tc>
          <w:tcPr>
            <w:tcW w:w="1568" w:type="dxa"/>
          </w:tcPr>
          <w:p w14:paraId="4FA32E0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time</w:t>
            </w:r>
          </w:p>
        </w:tc>
        <w:tc>
          <w:tcPr>
            <w:tcW w:w="1568" w:type="dxa"/>
          </w:tcPr>
          <w:p w14:paraId="422AE5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-0.44</w:t>
            </w:r>
          </w:p>
        </w:tc>
        <w:tc>
          <w:tcPr>
            <w:tcW w:w="1568" w:type="dxa"/>
          </w:tcPr>
          <w:p w14:paraId="02AC358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238E8BD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6.16e-14</w:t>
            </w:r>
          </w:p>
        </w:tc>
        <w:tc>
          <w:tcPr>
            <w:tcW w:w="1568" w:type="dxa"/>
          </w:tcPr>
          <w:p w14:paraId="2E9733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0.39</w:t>
            </w:r>
          </w:p>
        </w:tc>
      </w:tr>
      <w:tr w:rsidR="00B66F3A" w14:paraId="20342CA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667834D" w14:textId="2270044D" w:rsidR="00B66F3A" w:rsidRPr="002F4908" w:rsidRDefault="00B66F3A" w:rsidP="00B66F3A">
            <w:pPr>
              <w:jc w:val="center"/>
              <w:rPr>
                <w:i/>
                <w:iCs/>
              </w:rPr>
            </w:pPr>
            <w:r>
              <w:rPr>
                <w:i/>
                <w:iCs/>
                <w:sz w:val="16"/>
              </w:rPr>
              <w:t>P. orientalis</w:t>
            </w:r>
          </w:p>
        </w:tc>
        <w:tc>
          <w:tcPr>
            <w:tcW w:w="1568" w:type="dxa"/>
          </w:tcPr>
          <w:p w14:paraId="2C25106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568" w:type="dxa"/>
          </w:tcPr>
          <w:p w14:paraId="24F2A9F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-1.88</w:t>
            </w:r>
          </w:p>
        </w:tc>
        <w:tc>
          <w:tcPr>
            <w:tcW w:w="1568" w:type="dxa"/>
          </w:tcPr>
          <w:p w14:paraId="0C702AB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568" w:type="dxa"/>
          </w:tcPr>
          <w:p w14:paraId="4622DC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5.63e-138</w:t>
            </w:r>
          </w:p>
        </w:tc>
        <w:tc>
          <w:tcPr>
            <w:tcW w:w="1568" w:type="dxa"/>
          </w:tcPr>
          <w:p w14:paraId="42610CC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r>
      <w:tr w:rsidR="00B66F3A" w14:paraId="5A894BB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CA0B30C" w14:textId="3E61C874" w:rsidR="00B66F3A" w:rsidRPr="002F4908" w:rsidRDefault="00B66F3A" w:rsidP="00B66F3A">
            <w:pPr>
              <w:jc w:val="center"/>
              <w:rPr>
                <w:i/>
                <w:iCs/>
              </w:rPr>
            </w:pPr>
            <w:r>
              <w:rPr>
                <w:i/>
                <w:iCs/>
                <w:sz w:val="16"/>
              </w:rPr>
              <w:t>P. orientalis</w:t>
            </w:r>
          </w:p>
        </w:tc>
        <w:tc>
          <w:tcPr>
            <w:tcW w:w="1568" w:type="dxa"/>
          </w:tcPr>
          <w:p w14:paraId="0C017A5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effort</w:t>
            </w:r>
          </w:p>
        </w:tc>
        <w:tc>
          <w:tcPr>
            <w:tcW w:w="1568" w:type="dxa"/>
          </w:tcPr>
          <w:p w14:paraId="2FBE87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0.07</w:t>
            </w:r>
          </w:p>
        </w:tc>
        <w:tc>
          <w:tcPr>
            <w:tcW w:w="1568" w:type="dxa"/>
          </w:tcPr>
          <w:p w14:paraId="3B4E552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4725BBE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0.24</w:t>
            </w:r>
          </w:p>
        </w:tc>
        <w:tc>
          <w:tcPr>
            <w:tcW w:w="1568" w:type="dxa"/>
          </w:tcPr>
          <w:p w14:paraId="0DA6FEC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r>
      <w:tr w:rsidR="00B66F3A" w14:paraId="3A20683A"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02BB959" w14:textId="4853D2BF" w:rsidR="00B66F3A" w:rsidRPr="002F4908" w:rsidRDefault="00B66F3A" w:rsidP="00B66F3A">
            <w:pPr>
              <w:jc w:val="center"/>
              <w:rPr>
                <w:i/>
                <w:iCs/>
              </w:rPr>
            </w:pPr>
            <w:r>
              <w:rPr>
                <w:i/>
                <w:iCs/>
                <w:sz w:val="16"/>
              </w:rPr>
              <w:t>P. orientalis</w:t>
            </w:r>
          </w:p>
        </w:tc>
        <w:tc>
          <w:tcPr>
            <w:tcW w:w="1568" w:type="dxa"/>
          </w:tcPr>
          <w:p w14:paraId="087278C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observers</w:t>
            </w:r>
          </w:p>
        </w:tc>
        <w:tc>
          <w:tcPr>
            <w:tcW w:w="1568" w:type="dxa"/>
          </w:tcPr>
          <w:p w14:paraId="2A9138C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568" w:type="dxa"/>
          </w:tcPr>
          <w:p w14:paraId="203BD7C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568" w:type="dxa"/>
          </w:tcPr>
          <w:p w14:paraId="32D1AA9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2.57e-03</w:t>
            </w:r>
          </w:p>
        </w:tc>
        <w:tc>
          <w:tcPr>
            <w:tcW w:w="1568" w:type="dxa"/>
          </w:tcPr>
          <w:p w14:paraId="308A06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r>
      <w:tr w:rsidR="00B66F3A" w14:paraId="28A24F0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84B5204" w14:textId="52C8C399" w:rsidR="00B66F3A" w:rsidRPr="002F4908" w:rsidRDefault="00B66F3A" w:rsidP="00B66F3A">
            <w:pPr>
              <w:jc w:val="center"/>
              <w:rPr>
                <w:i/>
                <w:iCs/>
              </w:rPr>
            </w:pPr>
            <w:r>
              <w:rPr>
                <w:i/>
                <w:iCs/>
                <w:sz w:val="16"/>
              </w:rPr>
              <w:t>P. orientalis</w:t>
            </w:r>
          </w:p>
        </w:tc>
        <w:tc>
          <w:tcPr>
            <w:tcW w:w="1568" w:type="dxa"/>
          </w:tcPr>
          <w:p w14:paraId="4C9607D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duration</w:t>
            </w:r>
          </w:p>
        </w:tc>
        <w:tc>
          <w:tcPr>
            <w:tcW w:w="1568" w:type="dxa"/>
          </w:tcPr>
          <w:p w14:paraId="32B8B4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0.45</w:t>
            </w:r>
          </w:p>
        </w:tc>
        <w:tc>
          <w:tcPr>
            <w:tcW w:w="1568" w:type="dxa"/>
          </w:tcPr>
          <w:p w14:paraId="72E31FB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0E44A57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3.79e-15</w:t>
            </w:r>
          </w:p>
        </w:tc>
        <w:tc>
          <w:tcPr>
            <w:tcW w:w="1568" w:type="dxa"/>
          </w:tcPr>
          <w:p w14:paraId="7A8DAFE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0.61</w:t>
            </w:r>
          </w:p>
        </w:tc>
      </w:tr>
      <w:tr w:rsidR="00B66F3A" w14:paraId="40582A2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5BE3054" w14:textId="7B04B918" w:rsidR="00B66F3A" w:rsidRPr="002F4908" w:rsidRDefault="00B66F3A" w:rsidP="00B66F3A">
            <w:pPr>
              <w:jc w:val="center"/>
              <w:rPr>
                <w:i/>
                <w:iCs/>
              </w:rPr>
            </w:pPr>
            <w:r>
              <w:rPr>
                <w:i/>
                <w:iCs/>
                <w:sz w:val="16"/>
              </w:rPr>
              <w:t>P. orientalis</w:t>
            </w:r>
          </w:p>
        </w:tc>
        <w:tc>
          <w:tcPr>
            <w:tcW w:w="1568" w:type="dxa"/>
          </w:tcPr>
          <w:p w14:paraId="1C510B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time</w:t>
            </w:r>
          </w:p>
        </w:tc>
        <w:tc>
          <w:tcPr>
            <w:tcW w:w="1568" w:type="dxa"/>
          </w:tcPr>
          <w:p w14:paraId="6C366A1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-0.26</w:t>
            </w:r>
          </w:p>
        </w:tc>
        <w:tc>
          <w:tcPr>
            <w:tcW w:w="1568" w:type="dxa"/>
          </w:tcPr>
          <w:p w14:paraId="7E918E3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310A7A6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1.92e-05</w:t>
            </w:r>
          </w:p>
        </w:tc>
        <w:tc>
          <w:tcPr>
            <w:tcW w:w="1568" w:type="dxa"/>
          </w:tcPr>
          <w:p w14:paraId="7A0581F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0.44</w:t>
            </w:r>
          </w:p>
        </w:tc>
      </w:tr>
    </w:tbl>
    <w:p w14:paraId="7292C499" w14:textId="77777777" w:rsidR="0019042E" w:rsidRDefault="002F414F">
      <w:pPr>
        <w:spacing w:before="120"/>
      </w:pPr>
      <w:r>
        <w:rPr>
          <w:i/>
          <w:sz w:val="18"/>
        </w:rPr>
        <w:t>Table S6. Detection submodel coefficients. Covariates: effort (cumulative eBird checklists per cell-year), observers (number of unique observers), duration (checklist duration in minutes), time (hour of day). Prob = back-transformed detection probability.</w:t>
      </w:r>
    </w:p>
    <w:p w14:paraId="038D0730" w14:textId="77777777" w:rsidR="0019042E" w:rsidRDefault="002F414F">
      <w:r>
        <w:br w:type="page"/>
      </w:r>
    </w:p>
    <w:p w14:paraId="54597B9A" w14:textId="77777777" w:rsidR="0019042E" w:rsidRDefault="002F414F">
      <w:pPr>
        <w:pStyle w:val="Ttulo1"/>
      </w:pPr>
      <w:r>
        <w:lastRenderedPageBreak/>
        <w:t>Appendix S4. NDVI–climate collinearity analysis</w:t>
      </w:r>
    </w:p>
    <w:p w14:paraId="07E7A182" w14:textId="77777777" w:rsidR="0019042E" w:rsidRDefault="002F414F">
      <w:r>
        <w:t>NDVI integrates both climate and land-use signals, which complicates its attribution in counterfactual analyses. We assessed NDVI–climate collinearity through three complementary diagnostics: (i) the proportion of spatial variance in NDVI explained by climate variables (site-level R² from linear regression of NDVI on precipitation and temperature); (ii) variance inflation factors (VIF) for each covariate within each submodel; and (iii) coefficient stability analysis, comparing estimates with and without NDVI to detect sign changes or inflated standard errors.</w:t>
      </w:r>
    </w:p>
    <w:p w14:paraId="5C2BB48B" w14:textId="77777777" w:rsidR="0019042E" w:rsidRDefault="002F414F">
      <w:r>
        <w:t>Across all species, the mean R² of NDVI regressed on climate variables was 0.51 (51% of sites exceeded R² &gt; 0.5; 28% exceeded R² &gt; 0.7). This intermediate level of climate–NDVI coupling motivated a species- and submodel-specific decision framework rather than a blanket inclusion or exclusion rule. Table S7 summarises the VIF values; all were below 5.0, indicating no severe multicollinearity in the regression sense. Table S8 reports the coefficient stability analysis and the resulting decisions.</w:t>
      </w:r>
    </w:p>
    <w:p w14:paraId="13BA1ACE" w14:textId="77777777" w:rsidR="0019042E" w:rsidRDefault="002F414F">
      <w:pPr>
        <w:pStyle w:val="Ttulo2"/>
      </w:pPr>
      <w:r>
        <w:t>Table S7. Variance Inflation Factors</w:t>
      </w:r>
    </w:p>
    <w:tbl>
      <w:tblPr>
        <w:tblStyle w:val="Cuadrculaclara-nfasis1"/>
        <w:tblW w:w="0" w:type="auto"/>
        <w:jc w:val="center"/>
        <w:tblLook w:val="04A0" w:firstRow="1" w:lastRow="0" w:firstColumn="1" w:lastColumn="0" w:noHBand="0" w:noVBand="1"/>
      </w:tblPr>
      <w:tblGrid>
        <w:gridCol w:w="1678"/>
        <w:gridCol w:w="1685"/>
        <w:gridCol w:w="2811"/>
        <w:gridCol w:w="1604"/>
        <w:gridCol w:w="1608"/>
      </w:tblGrid>
      <w:tr w:rsidR="0019042E" w14:paraId="2ABB8419" w14:textId="77777777" w:rsidTr="00F028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65A3104C" w14:textId="77777777" w:rsidR="0019042E" w:rsidRDefault="002F414F">
            <w:pPr>
              <w:jc w:val="center"/>
            </w:pPr>
            <w:r>
              <w:rPr>
                <w:sz w:val="16"/>
              </w:rPr>
              <w:t>Species</w:t>
            </w:r>
          </w:p>
        </w:tc>
        <w:tc>
          <w:tcPr>
            <w:tcW w:w="1733" w:type="dxa"/>
          </w:tcPr>
          <w:p w14:paraId="3BB52E0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2811" w:type="dxa"/>
          </w:tcPr>
          <w:p w14:paraId="30B42E3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Covariate</w:t>
            </w:r>
          </w:p>
        </w:tc>
        <w:tc>
          <w:tcPr>
            <w:tcW w:w="1672" w:type="dxa"/>
          </w:tcPr>
          <w:p w14:paraId="0B5CF19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VIF</w:t>
            </w:r>
          </w:p>
        </w:tc>
        <w:tc>
          <w:tcPr>
            <w:tcW w:w="1675" w:type="dxa"/>
          </w:tcPr>
          <w:p w14:paraId="07AD9F0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Flag</w:t>
            </w:r>
          </w:p>
        </w:tc>
      </w:tr>
      <w:tr w:rsidR="00B66F3A" w14:paraId="033235AE"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6C78CC5" w14:textId="7F3DB8DD" w:rsidR="00B66F3A" w:rsidRPr="002F4908" w:rsidRDefault="00B66F3A" w:rsidP="00B66F3A">
            <w:pPr>
              <w:jc w:val="center"/>
              <w:rPr>
                <w:i/>
                <w:iCs/>
              </w:rPr>
            </w:pPr>
            <w:r>
              <w:rPr>
                <w:i/>
                <w:iCs/>
                <w:sz w:val="16"/>
              </w:rPr>
              <w:t>O. tarda</w:t>
            </w:r>
          </w:p>
        </w:tc>
        <w:tc>
          <w:tcPr>
            <w:tcW w:w="1733" w:type="dxa"/>
          </w:tcPr>
          <w:p w14:paraId="60704B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F139A6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3E16BBC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1675" w:type="dxa"/>
          </w:tcPr>
          <w:p w14:paraId="092FA0A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FDA011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38420AFC" w14:textId="7DE9ECBE" w:rsidR="00B66F3A" w:rsidRPr="002F4908" w:rsidRDefault="00B66F3A" w:rsidP="00B66F3A">
            <w:pPr>
              <w:jc w:val="center"/>
              <w:rPr>
                <w:i/>
                <w:iCs/>
              </w:rPr>
            </w:pPr>
            <w:r>
              <w:rPr>
                <w:i/>
                <w:iCs/>
                <w:sz w:val="16"/>
              </w:rPr>
              <w:t>O. tarda</w:t>
            </w:r>
          </w:p>
        </w:tc>
        <w:tc>
          <w:tcPr>
            <w:tcW w:w="1733" w:type="dxa"/>
          </w:tcPr>
          <w:p w14:paraId="58AC36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1C3D04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01923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2.13</w:t>
            </w:r>
          </w:p>
        </w:tc>
        <w:tc>
          <w:tcPr>
            <w:tcW w:w="1675" w:type="dxa"/>
          </w:tcPr>
          <w:p w14:paraId="4F6A660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6282FB3"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9681583" w14:textId="122C3BF9" w:rsidR="00B66F3A" w:rsidRPr="002F4908" w:rsidRDefault="00B66F3A" w:rsidP="00B66F3A">
            <w:pPr>
              <w:jc w:val="center"/>
              <w:rPr>
                <w:i/>
                <w:iCs/>
              </w:rPr>
            </w:pPr>
            <w:r>
              <w:rPr>
                <w:i/>
                <w:iCs/>
                <w:sz w:val="16"/>
              </w:rPr>
              <w:t>O. tarda</w:t>
            </w:r>
          </w:p>
        </w:tc>
        <w:tc>
          <w:tcPr>
            <w:tcW w:w="1733" w:type="dxa"/>
          </w:tcPr>
          <w:p w14:paraId="190E13B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C1808A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tmmn</w:t>
            </w:r>
          </w:p>
        </w:tc>
        <w:tc>
          <w:tcPr>
            <w:tcW w:w="1672" w:type="dxa"/>
          </w:tcPr>
          <w:p w14:paraId="511019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2.64</w:t>
            </w:r>
          </w:p>
        </w:tc>
        <w:tc>
          <w:tcPr>
            <w:tcW w:w="1675" w:type="dxa"/>
          </w:tcPr>
          <w:p w14:paraId="71BF623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0DB6327"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5EBABDC4" w14:textId="4605782D" w:rsidR="00B66F3A" w:rsidRPr="002F4908" w:rsidRDefault="00B66F3A" w:rsidP="00B66F3A">
            <w:pPr>
              <w:jc w:val="center"/>
              <w:rPr>
                <w:i/>
                <w:iCs/>
              </w:rPr>
            </w:pPr>
            <w:r>
              <w:rPr>
                <w:i/>
                <w:iCs/>
                <w:sz w:val="16"/>
              </w:rPr>
              <w:t>O. tarda</w:t>
            </w:r>
          </w:p>
        </w:tc>
        <w:tc>
          <w:tcPr>
            <w:tcW w:w="1733" w:type="dxa"/>
          </w:tcPr>
          <w:p w14:paraId="3D0EFC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030A833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tmmx</w:t>
            </w:r>
          </w:p>
        </w:tc>
        <w:tc>
          <w:tcPr>
            <w:tcW w:w="1672" w:type="dxa"/>
          </w:tcPr>
          <w:p w14:paraId="4559A5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4.43</w:t>
            </w:r>
          </w:p>
        </w:tc>
        <w:tc>
          <w:tcPr>
            <w:tcW w:w="1675" w:type="dxa"/>
          </w:tcPr>
          <w:p w14:paraId="1B25B69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EBD92EB"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B7798E6" w14:textId="5AE04371" w:rsidR="00B66F3A" w:rsidRPr="002F4908" w:rsidRDefault="00B66F3A" w:rsidP="00B66F3A">
            <w:pPr>
              <w:jc w:val="center"/>
              <w:rPr>
                <w:i/>
                <w:iCs/>
              </w:rPr>
            </w:pPr>
            <w:r>
              <w:rPr>
                <w:i/>
                <w:iCs/>
                <w:sz w:val="16"/>
              </w:rPr>
              <w:t>O. tarda</w:t>
            </w:r>
          </w:p>
        </w:tc>
        <w:tc>
          <w:tcPr>
            <w:tcW w:w="1733" w:type="dxa"/>
          </w:tcPr>
          <w:p w14:paraId="46317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73E9CA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Land_Cover_Type_1_Percent_Class_6</w:t>
            </w:r>
          </w:p>
        </w:tc>
        <w:tc>
          <w:tcPr>
            <w:tcW w:w="1672" w:type="dxa"/>
          </w:tcPr>
          <w:p w14:paraId="6B1BBD0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223037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66378860"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39BA11FF" w14:textId="688831DF" w:rsidR="00B66F3A" w:rsidRPr="002F4908" w:rsidRDefault="00B66F3A" w:rsidP="00B66F3A">
            <w:pPr>
              <w:jc w:val="center"/>
              <w:rPr>
                <w:i/>
                <w:iCs/>
              </w:rPr>
            </w:pPr>
            <w:r>
              <w:rPr>
                <w:i/>
                <w:iCs/>
                <w:sz w:val="16"/>
              </w:rPr>
              <w:t>O. tarda</w:t>
            </w:r>
          </w:p>
        </w:tc>
        <w:tc>
          <w:tcPr>
            <w:tcW w:w="1733" w:type="dxa"/>
          </w:tcPr>
          <w:p w14:paraId="3251283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6E7FE7B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Land_Cover_Type_1_Percent_Class_13</w:t>
            </w:r>
          </w:p>
        </w:tc>
        <w:tc>
          <w:tcPr>
            <w:tcW w:w="1672" w:type="dxa"/>
          </w:tcPr>
          <w:p w14:paraId="3BE96A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675" w:type="dxa"/>
          </w:tcPr>
          <w:p w14:paraId="04AFC5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1D93F0E"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B77A768" w14:textId="4BEE2076" w:rsidR="00B66F3A" w:rsidRPr="002F4908" w:rsidRDefault="00B66F3A" w:rsidP="00B66F3A">
            <w:pPr>
              <w:jc w:val="center"/>
              <w:rPr>
                <w:i/>
                <w:iCs/>
              </w:rPr>
            </w:pPr>
            <w:r>
              <w:rPr>
                <w:i/>
                <w:iCs/>
                <w:sz w:val="16"/>
              </w:rPr>
              <w:t>O. tarda</w:t>
            </w:r>
          </w:p>
        </w:tc>
        <w:tc>
          <w:tcPr>
            <w:tcW w:w="1733" w:type="dxa"/>
          </w:tcPr>
          <w:p w14:paraId="385E4D7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14CFDFA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05C2B2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1945B2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19042E" w14:paraId="2ABF881C"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8B1CE90" w14:textId="096030A7" w:rsidR="0019042E" w:rsidRPr="002F4908" w:rsidRDefault="002F414F">
            <w:pPr>
              <w:jc w:val="center"/>
              <w:rPr>
                <w:i/>
                <w:iCs/>
              </w:rPr>
            </w:pPr>
            <w:r>
              <w:rPr>
                <w:i/>
                <w:iCs/>
                <w:sz w:val="16"/>
              </w:rPr>
              <w:t>Tetrax tetrax</w:t>
            </w:r>
          </w:p>
        </w:tc>
        <w:tc>
          <w:tcPr>
            <w:tcW w:w="1733" w:type="dxa"/>
          </w:tcPr>
          <w:p w14:paraId="584E578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5081DC5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1672" w:type="dxa"/>
          </w:tcPr>
          <w:p w14:paraId="20EEFC2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675" w:type="dxa"/>
          </w:tcPr>
          <w:p w14:paraId="0B4D2CE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19042E" w14:paraId="6089676D"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10D561E2" w14:textId="4A372BB8" w:rsidR="0019042E" w:rsidRPr="002F4908" w:rsidRDefault="00F02805">
            <w:pPr>
              <w:jc w:val="center"/>
              <w:rPr>
                <w:i/>
                <w:iCs/>
              </w:rPr>
            </w:pPr>
            <w:r>
              <w:rPr>
                <w:i/>
                <w:iCs/>
                <w:sz w:val="16"/>
              </w:rPr>
              <w:t>Tetrax tetrax</w:t>
            </w:r>
          </w:p>
        </w:tc>
        <w:tc>
          <w:tcPr>
            <w:tcW w:w="1733" w:type="dxa"/>
          </w:tcPr>
          <w:p w14:paraId="6518C80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02BFC0B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Land_Cover_Type_1_Percent_Class_12</w:t>
            </w:r>
          </w:p>
        </w:tc>
        <w:tc>
          <w:tcPr>
            <w:tcW w:w="1672" w:type="dxa"/>
          </w:tcPr>
          <w:p w14:paraId="1150069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4619A2D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F1A3639"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654D3AE" w14:textId="4194FC66" w:rsidR="00B66F3A" w:rsidRPr="002F4908" w:rsidRDefault="00B66F3A" w:rsidP="00B66F3A">
            <w:pPr>
              <w:jc w:val="center"/>
              <w:rPr>
                <w:i/>
                <w:iCs/>
              </w:rPr>
            </w:pPr>
            <w:r>
              <w:rPr>
                <w:i/>
                <w:iCs/>
                <w:sz w:val="16"/>
              </w:rPr>
              <w:t>P. alchata</w:t>
            </w:r>
          </w:p>
        </w:tc>
        <w:tc>
          <w:tcPr>
            <w:tcW w:w="1733" w:type="dxa"/>
          </w:tcPr>
          <w:p w14:paraId="1F497A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0F3143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w:t>
            </w:r>
          </w:p>
        </w:tc>
        <w:tc>
          <w:tcPr>
            <w:tcW w:w="1672" w:type="dxa"/>
          </w:tcPr>
          <w:p w14:paraId="685C2B2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1.46</w:t>
            </w:r>
          </w:p>
        </w:tc>
        <w:tc>
          <w:tcPr>
            <w:tcW w:w="1675" w:type="dxa"/>
          </w:tcPr>
          <w:p w14:paraId="32F0131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3127E29"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6B9EF7C1" w14:textId="0BA3A4A2" w:rsidR="00B66F3A" w:rsidRPr="002F4908" w:rsidRDefault="00B66F3A" w:rsidP="00B66F3A">
            <w:pPr>
              <w:jc w:val="center"/>
              <w:rPr>
                <w:i/>
                <w:iCs/>
              </w:rPr>
            </w:pPr>
            <w:r>
              <w:rPr>
                <w:i/>
                <w:iCs/>
                <w:sz w:val="16"/>
              </w:rPr>
              <w:t>P. alchata</w:t>
            </w:r>
          </w:p>
        </w:tc>
        <w:tc>
          <w:tcPr>
            <w:tcW w:w="1733" w:type="dxa"/>
          </w:tcPr>
          <w:p w14:paraId="4C93992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5567588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1672" w:type="dxa"/>
          </w:tcPr>
          <w:p w14:paraId="78BC8B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675" w:type="dxa"/>
          </w:tcPr>
          <w:p w14:paraId="743291D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7EAF1AF5"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077ED1A0" w14:textId="1FEF8A95" w:rsidR="00B66F3A" w:rsidRPr="002F4908" w:rsidRDefault="00B66F3A" w:rsidP="00B66F3A">
            <w:pPr>
              <w:jc w:val="center"/>
              <w:rPr>
                <w:i/>
                <w:iCs/>
              </w:rPr>
            </w:pPr>
            <w:r>
              <w:rPr>
                <w:i/>
                <w:iCs/>
                <w:sz w:val="16"/>
              </w:rPr>
              <w:t>P. alchata</w:t>
            </w:r>
          </w:p>
        </w:tc>
        <w:tc>
          <w:tcPr>
            <w:tcW w:w="1733" w:type="dxa"/>
          </w:tcPr>
          <w:p w14:paraId="273C9BB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5B2EF5A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393D62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1.29</w:t>
            </w:r>
          </w:p>
        </w:tc>
        <w:tc>
          <w:tcPr>
            <w:tcW w:w="1675" w:type="dxa"/>
          </w:tcPr>
          <w:p w14:paraId="498B43A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F51F077"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1EAA192D" w14:textId="43A444A7" w:rsidR="00B66F3A" w:rsidRPr="002F4908" w:rsidRDefault="00B66F3A" w:rsidP="00B66F3A">
            <w:pPr>
              <w:jc w:val="center"/>
              <w:rPr>
                <w:i/>
                <w:iCs/>
              </w:rPr>
            </w:pPr>
            <w:r>
              <w:rPr>
                <w:i/>
                <w:iCs/>
                <w:sz w:val="16"/>
              </w:rPr>
              <w:t>P. alchata</w:t>
            </w:r>
          </w:p>
        </w:tc>
        <w:tc>
          <w:tcPr>
            <w:tcW w:w="1733" w:type="dxa"/>
          </w:tcPr>
          <w:p w14:paraId="7E9483A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228C63C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7EDBD0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w:t>
            </w:r>
          </w:p>
        </w:tc>
        <w:tc>
          <w:tcPr>
            <w:tcW w:w="1675" w:type="dxa"/>
          </w:tcPr>
          <w:p w14:paraId="51CC8D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AB0965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582C045" w14:textId="0FEAA24C" w:rsidR="00B66F3A" w:rsidRPr="002F4908" w:rsidRDefault="00B66F3A" w:rsidP="00B66F3A">
            <w:pPr>
              <w:jc w:val="center"/>
              <w:rPr>
                <w:i/>
                <w:iCs/>
              </w:rPr>
            </w:pPr>
            <w:r>
              <w:rPr>
                <w:i/>
                <w:iCs/>
                <w:sz w:val="16"/>
              </w:rPr>
              <w:t>P. orientalis</w:t>
            </w:r>
          </w:p>
        </w:tc>
        <w:tc>
          <w:tcPr>
            <w:tcW w:w="1733" w:type="dxa"/>
          </w:tcPr>
          <w:p w14:paraId="34171C5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75A7FB0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Land_Cover_Type_1_Percent_Class_7</w:t>
            </w:r>
          </w:p>
        </w:tc>
        <w:tc>
          <w:tcPr>
            <w:tcW w:w="1672" w:type="dxa"/>
          </w:tcPr>
          <w:p w14:paraId="4855C37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1.19</w:t>
            </w:r>
          </w:p>
        </w:tc>
        <w:tc>
          <w:tcPr>
            <w:tcW w:w="1675" w:type="dxa"/>
          </w:tcPr>
          <w:p w14:paraId="1D394FA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6A9C608"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383C8E4" w14:textId="3760F91A" w:rsidR="00B66F3A" w:rsidRPr="002F4908" w:rsidRDefault="00B66F3A" w:rsidP="00B66F3A">
            <w:pPr>
              <w:jc w:val="center"/>
              <w:rPr>
                <w:i/>
                <w:iCs/>
              </w:rPr>
            </w:pPr>
            <w:r>
              <w:rPr>
                <w:i/>
                <w:iCs/>
                <w:sz w:val="16"/>
              </w:rPr>
              <w:t>P. orientalis</w:t>
            </w:r>
          </w:p>
        </w:tc>
        <w:tc>
          <w:tcPr>
            <w:tcW w:w="1733" w:type="dxa"/>
          </w:tcPr>
          <w:p w14:paraId="11BEAB6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5AC20F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61EC55F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1675" w:type="dxa"/>
          </w:tcPr>
          <w:p w14:paraId="42ABDF7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49DD84DE"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A1EF1E7" w14:textId="1E413CD4" w:rsidR="00B66F3A" w:rsidRPr="002F4908" w:rsidRDefault="00B66F3A" w:rsidP="00B66F3A">
            <w:pPr>
              <w:jc w:val="center"/>
              <w:rPr>
                <w:i/>
                <w:iCs/>
              </w:rPr>
            </w:pPr>
            <w:r>
              <w:rPr>
                <w:i/>
                <w:iCs/>
                <w:sz w:val="16"/>
              </w:rPr>
              <w:t>P. orientalis</w:t>
            </w:r>
          </w:p>
        </w:tc>
        <w:tc>
          <w:tcPr>
            <w:tcW w:w="1733" w:type="dxa"/>
          </w:tcPr>
          <w:p w14:paraId="203312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252A0B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1672" w:type="dxa"/>
          </w:tcPr>
          <w:p w14:paraId="16ED61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2.78</w:t>
            </w:r>
          </w:p>
        </w:tc>
        <w:tc>
          <w:tcPr>
            <w:tcW w:w="1675" w:type="dxa"/>
          </w:tcPr>
          <w:p w14:paraId="2BBE98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37925285"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523F22AC" w14:textId="47C75773" w:rsidR="00B66F3A" w:rsidRPr="002F4908" w:rsidRDefault="00B66F3A" w:rsidP="00B66F3A">
            <w:pPr>
              <w:jc w:val="center"/>
              <w:rPr>
                <w:i/>
                <w:iCs/>
              </w:rPr>
            </w:pPr>
            <w:r>
              <w:rPr>
                <w:i/>
                <w:iCs/>
                <w:sz w:val="16"/>
              </w:rPr>
              <w:t>P. orientalis</w:t>
            </w:r>
          </w:p>
        </w:tc>
        <w:tc>
          <w:tcPr>
            <w:tcW w:w="1733" w:type="dxa"/>
          </w:tcPr>
          <w:p w14:paraId="5B21FB2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1ACB26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1944EB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3.57</w:t>
            </w:r>
          </w:p>
        </w:tc>
        <w:tc>
          <w:tcPr>
            <w:tcW w:w="1675" w:type="dxa"/>
          </w:tcPr>
          <w:p w14:paraId="0418697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23AC92F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037487D2" w14:textId="4572A6BA" w:rsidR="00B66F3A" w:rsidRPr="002F4908" w:rsidRDefault="00B66F3A" w:rsidP="00B66F3A">
            <w:pPr>
              <w:jc w:val="center"/>
              <w:rPr>
                <w:i/>
                <w:iCs/>
              </w:rPr>
            </w:pPr>
            <w:r>
              <w:rPr>
                <w:i/>
                <w:iCs/>
                <w:sz w:val="16"/>
              </w:rPr>
              <w:t>P. orientalis</w:t>
            </w:r>
          </w:p>
        </w:tc>
        <w:tc>
          <w:tcPr>
            <w:tcW w:w="1733" w:type="dxa"/>
          </w:tcPr>
          <w:p w14:paraId="288B2C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7E25C15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1672" w:type="dxa"/>
          </w:tcPr>
          <w:p w14:paraId="09781A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1.12</w:t>
            </w:r>
          </w:p>
        </w:tc>
        <w:tc>
          <w:tcPr>
            <w:tcW w:w="1675" w:type="dxa"/>
          </w:tcPr>
          <w:p w14:paraId="5F99A06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D6A1559"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E8E38D7" w14:textId="5A730024" w:rsidR="00B66F3A" w:rsidRPr="002F4908" w:rsidRDefault="00B66F3A" w:rsidP="00B66F3A">
            <w:pPr>
              <w:jc w:val="center"/>
              <w:rPr>
                <w:i/>
                <w:iCs/>
              </w:rPr>
            </w:pPr>
            <w:r>
              <w:rPr>
                <w:i/>
                <w:iCs/>
                <w:sz w:val="16"/>
              </w:rPr>
              <w:t>P. orientalis</w:t>
            </w:r>
          </w:p>
        </w:tc>
        <w:tc>
          <w:tcPr>
            <w:tcW w:w="1733" w:type="dxa"/>
          </w:tcPr>
          <w:p w14:paraId="21274B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7B808F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0E0D38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w:t>
            </w:r>
          </w:p>
        </w:tc>
        <w:tc>
          <w:tcPr>
            <w:tcW w:w="1675" w:type="dxa"/>
          </w:tcPr>
          <w:p w14:paraId="2C413A6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24054196"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9C1DD4F" w14:textId="08D9455D" w:rsidR="00B66F3A" w:rsidRPr="002F4908" w:rsidRDefault="00B66F3A" w:rsidP="00B66F3A">
            <w:pPr>
              <w:jc w:val="center"/>
              <w:rPr>
                <w:i/>
                <w:iCs/>
              </w:rPr>
            </w:pPr>
            <w:r>
              <w:rPr>
                <w:i/>
                <w:iCs/>
                <w:sz w:val="16"/>
              </w:rPr>
              <w:t>P. orientalis</w:t>
            </w:r>
          </w:p>
        </w:tc>
        <w:tc>
          <w:tcPr>
            <w:tcW w:w="1733" w:type="dxa"/>
          </w:tcPr>
          <w:p w14:paraId="2D5401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0AD246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FEF724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1.02</w:t>
            </w:r>
          </w:p>
        </w:tc>
        <w:tc>
          <w:tcPr>
            <w:tcW w:w="1675" w:type="dxa"/>
          </w:tcPr>
          <w:p w14:paraId="6001116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bl>
    <w:p w14:paraId="12519F76" w14:textId="77777777" w:rsidR="0019042E" w:rsidRDefault="002F414F">
      <w:pPr>
        <w:spacing w:before="120"/>
      </w:pPr>
      <w:r>
        <w:rPr>
          <w:i/>
          <w:sz w:val="18"/>
        </w:rPr>
        <w:t>Table S7. Variance inflation factors for covariates in colonisation and extinction submodels. VIF &lt; 5 indicates acceptable collinearity (Dormann et al., 2013).</w:t>
      </w:r>
    </w:p>
    <w:p w14:paraId="605F23B1" w14:textId="77777777" w:rsidR="0019042E" w:rsidRDefault="0019042E"/>
    <w:p w14:paraId="3CE9357C" w14:textId="77777777" w:rsidR="0019042E" w:rsidRDefault="002F414F">
      <w:pPr>
        <w:pStyle w:val="Ttulo2"/>
      </w:pPr>
      <w:r>
        <w:t>Table S8. NDVI coefficient stability analysis</w:t>
      </w:r>
    </w:p>
    <w:tbl>
      <w:tblPr>
        <w:tblStyle w:val="Cuadrculaclara-nfasis1"/>
        <w:tblW w:w="0" w:type="auto"/>
        <w:jc w:val="center"/>
        <w:tblLook w:val="04A0" w:firstRow="1" w:lastRow="0" w:firstColumn="1" w:lastColumn="0" w:noHBand="0" w:noVBand="1"/>
      </w:tblPr>
      <w:tblGrid>
        <w:gridCol w:w="805"/>
        <w:gridCol w:w="863"/>
        <w:gridCol w:w="2665"/>
        <w:gridCol w:w="720"/>
        <w:gridCol w:w="514"/>
        <w:gridCol w:w="493"/>
        <w:gridCol w:w="493"/>
        <w:gridCol w:w="677"/>
        <w:gridCol w:w="588"/>
        <w:gridCol w:w="1568"/>
      </w:tblGrid>
      <w:tr w:rsidR="0019042E" w14:paraId="2A65C008"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9B5BD5F" w14:textId="77777777" w:rsidR="0019042E" w:rsidRDefault="002F414F">
            <w:pPr>
              <w:jc w:val="center"/>
            </w:pPr>
            <w:r>
              <w:rPr>
                <w:sz w:val="16"/>
              </w:rPr>
              <w:t>Species</w:t>
            </w:r>
          </w:p>
        </w:tc>
        <w:tc>
          <w:tcPr>
            <w:tcW w:w="850" w:type="dxa"/>
          </w:tcPr>
          <w:p w14:paraId="2C2ED1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2617" w:type="dxa"/>
          </w:tcPr>
          <w:p w14:paraId="1B35B16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Covariate</w:t>
            </w:r>
          </w:p>
        </w:tc>
        <w:tc>
          <w:tcPr>
            <w:tcW w:w="710" w:type="dxa"/>
          </w:tcPr>
          <w:p w14:paraId="75E4678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β original</w:t>
            </w:r>
          </w:p>
        </w:tc>
        <w:tc>
          <w:tcPr>
            <w:tcW w:w="508" w:type="dxa"/>
          </w:tcPr>
          <w:p w14:paraId="5664AA7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 orig.</w:t>
            </w:r>
          </w:p>
        </w:tc>
        <w:tc>
          <w:tcPr>
            <w:tcW w:w="488" w:type="dxa"/>
          </w:tcPr>
          <w:p w14:paraId="6EEB896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β refit</w:t>
            </w:r>
          </w:p>
        </w:tc>
        <w:tc>
          <w:tcPr>
            <w:tcW w:w="488" w:type="dxa"/>
          </w:tcPr>
          <w:p w14:paraId="5D02A11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 refit</w:t>
            </w:r>
          </w:p>
        </w:tc>
        <w:tc>
          <w:tcPr>
            <w:tcW w:w="668" w:type="dxa"/>
          </w:tcPr>
          <w:p w14:paraId="48EAA81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Sign change</w:t>
            </w:r>
          </w:p>
        </w:tc>
        <w:tc>
          <w:tcPr>
            <w:tcW w:w="580" w:type="dxa"/>
          </w:tcPr>
          <w:p w14:paraId="6D3ECDF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w:t>
            </w:r>
          </w:p>
        </w:tc>
        <w:tc>
          <w:tcPr>
            <w:tcW w:w="1542" w:type="dxa"/>
          </w:tcPr>
          <w:p w14:paraId="1D719B7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Flag</w:t>
            </w:r>
          </w:p>
        </w:tc>
      </w:tr>
      <w:tr w:rsidR="00B66F3A" w14:paraId="4875CFB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1C84B54C" w14:textId="1246C3ED" w:rsidR="00B66F3A" w:rsidRDefault="00B66F3A" w:rsidP="00B66F3A">
            <w:pPr>
              <w:jc w:val="center"/>
            </w:pPr>
            <w:r>
              <w:rPr>
                <w:i/>
                <w:iCs/>
                <w:sz w:val="16"/>
              </w:rPr>
              <w:t>O. tarda</w:t>
            </w:r>
          </w:p>
        </w:tc>
        <w:tc>
          <w:tcPr>
            <w:tcW w:w="850" w:type="dxa"/>
          </w:tcPr>
          <w:p w14:paraId="2A2BD58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6EABDA0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710" w:type="dxa"/>
          </w:tcPr>
          <w:p w14:paraId="51D963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-2.30</w:t>
            </w:r>
          </w:p>
        </w:tc>
        <w:tc>
          <w:tcPr>
            <w:tcW w:w="508" w:type="dxa"/>
          </w:tcPr>
          <w:p w14:paraId="1BD8FD3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1.47</w:t>
            </w:r>
          </w:p>
        </w:tc>
        <w:tc>
          <w:tcPr>
            <w:tcW w:w="488" w:type="dxa"/>
          </w:tcPr>
          <w:p w14:paraId="6E76D7F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-1.38</w:t>
            </w:r>
          </w:p>
        </w:tc>
        <w:tc>
          <w:tcPr>
            <w:tcW w:w="488" w:type="dxa"/>
          </w:tcPr>
          <w:p w14:paraId="6048B07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w:t>
            </w:r>
          </w:p>
        </w:tc>
        <w:tc>
          <w:tcPr>
            <w:tcW w:w="668" w:type="dxa"/>
          </w:tcPr>
          <w:p w14:paraId="5FA5CD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76C6711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-22.34</w:t>
            </w:r>
          </w:p>
        </w:tc>
        <w:tc>
          <w:tcPr>
            <w:tcW w:w="1542" w:type="dxa"/>
          </w:tcPr>
          <w:p w14:paraId="35EC61E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57AA766"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6AAD5FD0" w14:textId="3FD704FC" w:rsidR="00B66F3A" w:rsidRDefault="00B66F3A" w:rsidP="00B66F3A">
            <w:pPr>
              <w:jc w:val="center"/>
            </w:pPr>
            <w:r>
              <w:rPr>
                <w:i/>
                <w:iCs/>
                <w:sz w:val="16"/>
              </w:rPr>
              <w:t>O. tarda</w:t>
            </w:r>
          </w:p>
        </w:tc>
        <w:tc>
          <w:tcPr>
            <w:tcW w:w="850" w:type="dxa"/>
          </w:tcPr>
          <w:p w14:paraId="184196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273151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710" w:type="dxa"/>
          </w:tcPr>
          <w:p w14:paraId="29FEA06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-4.52</w:t>
            </w:r>
          </w:p>
        </w:tc>
        <w:tc>
          <w:tcPr>
            <w:tcW w:w="508" w:type="dxa"/>
          </w:tcPr>
          <w:p w14:paraId="285CA3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1.95</w:t>
            </w:r>
          </w:p>
        </w:tc>
        <w:tc>
          <w:tcPr>
            <w:tcW w:w="488" w:type="dxa"/>
          </w:tcPr>
          <w:p w14:paraId="04F296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-2.39</w:t>
            </w:r>
          </w:p>
        </w:tc>
        <w:tc>
          <w:tcPr>
            <w:tcW w:w="488" w:type="dxa"/>
          </w:tcPr>
          <w:p w14:paraId="69817CF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1.26</w:t>
            </w:r>
          </w:p>
        </w:tc>
        <w:tc>
          <w:tcPr>
            <w:tcW w:w="668" w:type="dxa"/>
          </w:tcPr>
          <w:p w14:paraId="27A3A7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4C4BCA8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-22.34</w:t>
            </w:r>
          </w:p>
        </w:tc>
        <w:tc>
          <w:tcPr>
            <w:tcW w:w="1542" w:type="dxa"/>
          </w:tcPr>
          <w:p w14:paraId="12A66B9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BETA_SHIFT&gt;1SE</w:t>
            </w:r>
          </w:p>
        </w:tc>
      </w:tr>
      <w:tr w:rsidR="00F02805" w14:paraId="48E6C8F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1D74AD3A" w14:textId="36E6FFA1" w:rsidR="00F02805" w:rsidRDefault="00B66F3A" w:rsidP="00F02805">
            <w:pPr>
              <w:jc w:val="center"/>
            </w:pPr>
            <w:r>
              <w:rPr>
                <w:i/>
                <w:iCs/>
                <w:sz w:val="16"/>
              </w:rPr>
              <w:t>O. tarda</w:t>
            </w:r>
          </w:p>
        </w:tc>
        <w:tc>
          <w:tcPr>
            <w:tcW w:w="850" w:type="dxa"/>
          </w:tcPr>
          <w:p w14:paraId="2026544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797AEE5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710" w:type="dxa"/>
          </w:tcPr>
          <w:p w14:paraId="7C1690AA"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2.59</w:t>
            </w:r>
          </w:p>
        </w:tc>
        <w:tc>
          <w:tcPr>
            <w:tcW w:w="508" w:type="dxa"/>
          </w:tcPr>
          <w:p w14:paraId="08B8BCC7"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488" w:type="dxa"/>
          </w:tcPr>
          <w:p w14:paraId="322ECAE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1.60</w:t>
            </w:r>
          </w:p>
        </w:tc>
        <w:tc>
          <w:tcPr>
            <w:tcW w:w="488" w:type="dxa"/>
          </w:tcPr>
          <w:p w14:paraId="4829D023"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1.32</w:t>
            </w:r>
          </w:p>
        </w:tc>
        <w:tc>
          <w:tcPr>
            <w:tcW w:w="668" w:type="dxa"/>
          </w:tcPr>
          <w:p w14:paraId="0722A39D"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56EB69CB"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-22.34</w:t>
            </w:r>
          </w:p>
        </w:tc>
        <w:tc>
          <w:tcPr>
            <w:tcW w:w="1542" w:type="dxa"/>
          </w:tcPr>
          <w:p w14:paraId="20466D96"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19042E" w14:paraId="30F8D0C3"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8B98646" w14:textId="56E99349" w:rsidR="0019042E" w:rsidRDefault="00B66F3A">
            <w:pPr>
              <w:jc w:val="center"/>
            </w:pPr>
            <w:r>
              <w:rPr>
                <w:i/>
                <w:iCs/>
                <w:sz w:val="16"/>
              </w:rPr>
              <w:lastRenderedPageBreak/>
              <w:t>P. alchata</w:t>
            </w:r>
            <w:r>
              <w:rPr>
                <w:sz w:val="16"/>
              </w:rPr>
              <w:t xml:space="preserve"> </w:t>
            </w:r>
          </w:p>
        </w:tc>
        <w:tc>
          <w:tcPr>
            <w:tcW w:w="850" w:type="dxa"/>
          </w:tcPr>
          <w:p w14:paraId="606108A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059553E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710" w:type="dxa"/>
          </w:tcPr>
          <w:p w14:paraId="4CC13E2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0.16</w:t>
            </w:r>
          </w:p>
        </w:tc>
        <w:tc>
          <w:tcPr>
            <w:tcW w:w="508" w:type="dxa"/>
          </w:tcPr>
          <w:p w14:paraId="2C79571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0.36</w:t>
            </w:r>
          </w:p>
        </w:tc>
        <w:tc>
          <w:tcPr>
            <w:tcW w:w="488" w:type="dxa"/>
          </w:tcPr>
          <w:p w14:paraId="460E3A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-0.72</w:t>
            </w:r>
          </w:p>
        </w:tc>
        <w:tc>
          <w:tcPr>
            <w:tcW w:w="488" w:type="dxa"/>
          </w:tcPr>
          <w:p w14:paraId="2AEC44A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668" w:type="dxa"/>
          </w:tcPr>
          <w:p w14:paraId="451362E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TRUE</w:t>
            </w:r>
          </w:p>
        </w:tc>
        <w:tc>
          <w:tcPr>
            <w:tcW w:w="580" w:type="dxa"/>
          </w:tcPr>
          <w:p w14:paraId="13C74C9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7.81</w:t>
            </w:r>
          </w:p>
        </w:tc>
        <w:tc>
          <w:tcPr>
            <w:tcW w:w="1542" w:type="dxa"/>
          </w:tcPr>
          <w:p w14:paraId="5FD2B1B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SIGN_CHANGE</w:t>
            </w:r>
          </w:p>
        </w:tc>
      </w:tr>
      <w:tr w:rsidR="00B66F3A" w14:paraId="0DDB8C5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46D986A" w14:textId="59C44284" w:rsidR="00B66F3A" w:rsidRDefault="00B66F3A" w:rsidP="00B66F3A">
            <w:pPr>
              <w:jc w:val="center"/>
            </w:pPr>
            <w:r>
              <w:rPr>
                <w:i/>
                <w:iCs/>
                <w:sz w:val="16"/>
              </w:rPr>
              <w:t>P. orientalis</w:t>
            </w:r>
          </w:p>
        </w:tc>
        <w:tc>
          <w:tcPr>
            <w:tcW w:w="850" w:type="dxa"/>
          </w:tcPr>
          <w:p w14:paraId="0B7CF0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5327127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Land_Cover_Type_1_Percent_Class_7</w:t>
            </w:r>
          </w:p>
        </w:tc>
        <w:tc>
          <w:tcPr>
            <w:tcW w:w="710" w:type="dxa"/>
          </w:tcPr>
          <w:p w14:paraId="1CFC6D3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-9.80</w:t>
            </w:r>
          </w:p>
        </w:tc>
        <w:tc>
          <w:tcPr>
            <w:tcW w:w="508" w:type="dxa"/>
          </w:tcPr>
          <w:p w14:paraId="1AF6D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6.46</w:t>
            </w:r>
          </w:p>
        </w:tc>
        <w:tc>
          <w:tcPr>
            <w:tcW w:w="488" w:type="dxa"/>
          </w:tcPr>
          <w:p w14:paraId="0BDD89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-8.50</w:t>
            </w:r>
          </w:p>
        </w:tc>
        <w:tc>
          <w:tcPr>
            <w:tcW w:w="488" w:type="dxa"/>
          </w:tcPr>
          <w:p w14:paraId="4D00761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5.88</w:t>
            </w:r>
          </w:p>
        </w:tc>
        <w:tc>
          <w:tcPr>
            <w:tcW w:w="668" w:type="dxa"/>
          </w:tcPr>
          <w:p w14:paraId="25BEAD3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1F07E98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-0.77</w:t>
            </w:r>
          </w:p>
        </w:tc>
        <w:tc>
          <w:tcPr>
            <w:tcW w:w="1542" w:type="dxa"/>
          </w:tcPr>
          <w:p w14:paraId="0D97A68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FBCB2F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3AA49C09" w14:textId="5938AA7A" w:rsidR="00B66F3A" w:rsidRDefault="00B66F3A" w:rsidP="00B66F3A">
            <w:pPr>
              <w:jc w:val="center"/>
            </w:pPr>
            <w:r>
              <w:rPr>
                <w:i/>
                <w:iCs/>
                <w:sz w:val="16"/>
              </w:rPr>
              <w:t>P. orientalis</w:t>
            </w:r>
          </w:p>
        </w:tc>
        <w:tc>
          <w:tcPr>
            <w:tcW w:w="850" w:type="dxa"/>
          </w:tcPr>
          <w:p w14:paraId="5802CD5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7E8CC5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710" w:type="dxa"/>
          </w:tcPr>
          <w:p w14:paraId="79815DC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-8.11</w:t>
            </w:r>
          </w:p>
        </w:tc>
        <w:tc>
          <w:tcPr>
            <w:tcW w:w="508" w:type="dxa"/>
          </w:tcPr>
          <w:p w14:paraId="72F737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2.67</w:t>
            </w:r>
          </w:p>
        </w:tc>
        <w:tc>
          <w:tcPr>
            <w:tcW w:w="488" w:type="dxa"/>
          </w:tcPr>
          <w:p w14:paraId="1109562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-7.23</w:t>
            </w:r>
          </w:p>
        </w:tc>
        <w:tc>
          <w:tcPr>
            <w:tcW w:w="488" w:type="dxa"/>
          </w:tcPr>
          <w:p w14:paraId="2E3C010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2.36</w:t>
            </w:r>
          </w:p>
        </w:tc>
        <w:tc>
          <w:tcPr>
            <w:tcW w:w="668" w:type="dxa"/>
          </w:tcPr>
          <w:p w14:paraId="4F00F72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7315C2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-0.77</w:t>
            </w:r>
          </w:p>
        </w:tc>
        <w:tc>
          <w:tcPr>
            <w:tcW w:w="1542" w:type="dxa"/>
          </w:tcPr>
          <w:p w14:paraId="24C11E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119FA2C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2529FDEE" w14:textId="6DF0F311" w:rsidR="00B66F3A" w:rsidRDefault="00B66F3A" w:rsidP="00B66F3A">
            <w:pPr>
              <w:jc w:val="center"/>
            </w:pPr>
            <w:r>
              <w:rPr>
                <w:i/>
                <w:iCs/>
                <w:sz w:val="16"/>
              </w:rPr>
              <w:t>P. orientalis</w:t>
            </w:r>
          </w:p>
        </w:tc>
        <w:tc>
          <w:tcPr>
            <w:tcW w:w="850" w:type="dxa"/>
          </w:tcPr>
          <w:p w14:paraId="56FF4B4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1AF7EF5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710" w:type="dxa"/>
          </w:tcPr>
          <w:p w14:paraId="34A66CF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9.14</w:t>
            </w:r>
          </w:p>
        </w:tc>
        <w:tc>
          <w:tcPr>
            <w:tcW w:w="508" w:type="dxa"/>
          </w:tcPr>
          <w:p w14:paraId="6FAF4A0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2.68</w:t>
            </w:r>
          </w:p>
        </w:tc>
        <w:tc>
          <w:tcPr>
            <w:tcW w:w="488" w:type="dxa"/>
          </w:tcPr>
          <w:p w14:paraId="32B8940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8.36</w:t>
            </w:r>
          </w:p>
        </w:tc>
        <w:tc>
          <w:tcPr>
            <w:tcW w:w="488" w:type="dxa"/>
          </w:tcPr>
          <w:p w14:paraId="6E1409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2.39</w:t>
            </w:r>
          </w:p>
        </w:tc>
        <w:tc>
          <w:tcPr>
            <w:tcW w:w="668" w:type="dxa"/>
          </w:tcPr>
          <w:p w14:paraId="11CA5E8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1B98A68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-0.77</w:t>
            </w:r>
          </w:p>
        </w:tc>
        <w:tc>
          <w:tcPr>
            <w:tcW w:w="1542" w:type="dxa"/>
          </w:tcPr>
          <w:p w14:paraId="4A3941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4097249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3435A08A" w14:textId="4FA9D0D4" w:rsidR="00B66F3A" w:rsidRDefault="00B66F3A" w:rsidP="00B66F3A">
            <w:pPr>
              <w:jc w:val="center"/>
            </w:pPr>
            <w:r>
              <w:rPr>
                <w:i/>
                <w:iCs/>
                <w:sz w:val="16"/>
              </w:rPr>
              <w:t>P. orientalis</w:t>
            </w:r>
          </w:p>
        </w:tc>
        <w:tc>
          <w:tcPr>
            <w:tcW w:w="850" w:type="dxa"/>
          </w:tcPr>
          <w:p w14:paraId="085C909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617" w:type="dxa"/>
          </w:tcPr>
          <w:p w14:paraId="6223F5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710" w:type="dxa"/>
          </w:tcPr>
          <w:p w14:paraId="188D36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-0.83</w:t>
            </w:r>
          </w:p>
        </w:tc>
        <w:tc>
          <w:tcPr>
            <w:tcW w:w="508" w:type="dxa"/>
          </w:tcPr>
          <w:p w14:paraId="7C704C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0.26</w:t>
            </w:r>
          </w:p>
        </w:tc>
        <w:tc>
          <w:tcPr>
            <w:tcW w:w="488" w:type="dxa"/>
          </w:tcPr>
          <w:p w14:paraId="7B2824D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-0.09</w:t>
            </w:r>
          </w:p>
        </w:tc>
        <w:tc>
          <w:tcPr>
            <w:tcW w:w="488" w:type="dxa"/>
          </w:tcPr>
          <w:p w14:paraId="4E1AC7C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0.41</w:t>
            </w:r>
          </w:p>
        </w:tc>
        <w:tc>
          <w:tcPr>
            <w:tcW w:w="668" w:type="dxa"/>
          </w:tcPr>
          <w:p w14:paraId="746F6F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720E559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60.27</w:t>
            </w:r>
          </w:p>
        </w:tc>
        <w:tc>
          <w:tcPr>
            <w:tcW w:w="1542" w:type="dxa"/>
          </w:tcPr>
          <w:p w14:paraId="2AF629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BETA_SHIFT&gt;1SE</w:t>
            </w:r>
          </w:p>
        </w:tc>
      </w:tr>
      <w:tr w:rsidR="00B66F3A" w14:paraId="4E5D3635"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01630B33" w14:textId="40BD4662" w:rsidR="00B66F3A" w:rsidRDefault="00B66F3A" w:rsidP="00B66F3A">
            <w:pPr>
              <w:jc w:val="center"/>
            </w:pPr>
            <w:r>
              <w:rPr>
                <w:i/>
                <w:iCs/>
                <w:sz w:val="16"/>
              </w:rPr>
              <w:t>P. orientalis</w:t>
            </w:r>
          </w:p>
        </w:tc>
        <w:tc>
          <w:tcPr>
            <w:tcW w:w="850" w:type="dxa"/>
          </w:tcPr>
          <w:p w14:paraId="4FB157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617" w:type="dxa"/>
          </w:tcPr>
          <w:p w14:paraId="616F128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710" w:type="dxa"/>
          </w:tcPr>
          <w:p w14:paraId="7D264CA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508" w:type="dxa"/>
          </w:tcPr>
          <w:p w14:paraId="4158C3A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0.73</w:t>
            </w:r>
          </w:p>
        </w:tc>
        <w:tc>
          <w:tcPr>
            <w:tcW w:w="488" w:type="dxa"/>
          </w:tcPr>
          <w:p w14:paraId="0556645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1.91</w:t>
            </w:r>
          </w:p>
        </w:tc>
        <w:tc>
          <w:tcPr>
            <w:tcW w:w="488" w:type="dxa"/>
          </w:tcPr>
          <w:p w14:paraId="5E54177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1.18</w:t>
            </w:r>
          </w:p>
        </w:tc>
        <w:tc>
          <w:tcPr>
            <w:tcW w:w="668" w:type="dxa"/>
          </w:tcPr>
          <w:p w14:paraId="5B14794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3B7EA0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60.27</w:t>
            </w:r>
          </w:p>
        </w:tc>
        <w:tc>
          <w:tcPr>
            <w:tcW w:w="1542" w:type="dxa"/>
          </w:tcPr>
          <w:p w14:paraId="03CF9A4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SE_INCREASE&gt;50%</w:t>
            </w:r>
          </w:p>
        </w:tc>
      </w:tr>
    </w:tbl>
    <w:p w14:paraId="68F5687E" w14:textId="77777777" w:rsidR="0019042E" w:rsidRDefault="002F414F">
      <w:pPr>
        <w:spacing w:before="120"/>
      </w:pPr>
      <w:r>
        <w:rPr>
          <w:i/>
          <w:sz w:val="18"/>
        </w:rPr>
        <w:t>Table S8. Coefficient stability when NDVI is removed from each submodel. Refit columns show estimates from the model excluding NDVI. SIGN_CHANGE = coefficient reverses sign; BETA_SHIFT&gt;1SE = shift exceeds one standard error; SE_INCREASE&gt;50% = SE inflates by more than 50% when the collinear variable is removed.</w:t>
      </w:r>
    </w:p>
    <w:p w14:paraId="29B6906D" w14:textId="77777777" w:rsidR="0019042E" w:rsidRDefault="0019042E"/>
    <w:p w14:paraId="5BCF7997" w14:textId="77777777" w:rsidR="0019042E" w:rsidRDefault="002F414F">
      <w:pPr>
        <w:pStyle w:val="Ttulo2"/>
      </w:pPr>
      <w:r>
        <w:t>NDVI retention decisions</w:t>
      </w:r>
    </w:p>
    <w:tbl>
      <w:tblPr>
        <w:tblStyle w:val="Cuadrculaclara-nfasis1"/>
        <w:tblW w:w="0" w:type="auto"/>
        <w:jc w:val="center"/>
        <w:tblLook w:val="04A0" w:firstRow="1" w:lastRow="0" w:firstColumn="1" w:lastColumn="0" w:noHBand="0" w:noVBand="1"/>
      </w:tblPr>
      <w:tblGrid>
        <w:gridCol w:w="1563"/>
        <w:gridCol w:w="1564"/>
        <w:gridCol w:w="1563"/>
        <w:gridCol w:w="1567"/>
        <w:gridCol w:w="1564"/>
        <w:gridCol w:w="1565"/>
      </w:tblGrid>
      <w:tr w:rsidR="0019042E" w14:paraId="33828198"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788772" w14:textId="77777777" w:rsidR="0019042E" w:rsidRDefault="002F414F">
            <w:pPr>
              <w:jc w:val="center"/>
            </w:pPr>
            <w:r>
              <w:rPr>
                <w:sz w:val="16"/>
              </w:rPr>
              <w:t>Species</w:t>
            </w:r>
          </w:p>
        </w:tc>
        <w:tc>
          <w:tcPr>
            <w:tcW w:w="1568" w:type="dxa"/>
          </w:tcPr>
          <w:p w14:paraId="47F108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1568" w:type="dxa"/>
          </w:tcPr>
          <w:p w14:paraId="04D9C8F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Has NDVI</w:t>
            </w:r>
          </w:p>
        </w:tc>
        <w:tc>
          <w:tcPr>
            <w:tcW w:w="1568" w:type="dxa"/>
          </w:tcPr>
          <w:p w14:paraId="31FFCA5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Recommendation</w:t>
            </w:r>
          </w:p>
        </w:tc>
        <w:tc>
          <w:tcPr>
            <w:tcW w:w="1568" w:type="dxa"/>
          </w:tcPr>
          <w:p w14:paraId="3D02CCF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VIF(NDVI)</w:t>
            </w:r>
          </w:p>
        </w:tc>
        <w:tc>
          <w:tcPr>
            <w:tcW w:w="1568" w:type="dxa"/>
          </w:tcPr>
          <w:p w14:paraId="2F7EEE2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Justification</w:t>
            </w:r>
          </w:p>
        </w:tc>
      </w:tr>
      <w:tr w:rsidR="00F02805" w14:paraId="290BD55C"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0B265A2" w14:textId="3841F09F" w:rsidR="00F02805" w:rsidRDefault="00F02805" w:rsidP="00F02805">
            <w:pPr>
              <w:jc w:val="center"/>
            </w:pPr>
            <w:r>
              <w:rPr>
                <w:i/>
                <w:iCs/>
                <w:sz w:val="16"/>
              </w:rPr>
              <w:t>O. tarda</w:t>
            </w:r>
          </w:p>
        </w:tc>
        <w:tc>
          <w:tcPr>
            <w:tcW w:w="1568" w:type="dxa"/>
          </w:tcPr>
          <w:p w14:paraId="46F1C14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4390C14C"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235447CB"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(d) RETAIN but reclassify in attribution</w:t>
            </w:r>
          </w:p>
        </w:tc>
        <w:tc>
          <w:tcPr>
            <w:tcW w:w="1568" w:type="dxa"/>
          </w:tcPr>
          <w:p w14:paraId="7352FFA6"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1568" w:type="dxa"/>
          </w:tcPr>
          <w:p w14:paraId="52267964"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Intermediate R² (mean=0.51); VIF&lt;5; stable coefficients; use...</w:t>
            </w:r>
          </w:p>
        </w:tc>
      </w:tr>
      <w:tr w:rsidR="00F02805" w14:paraId="346DFA8D"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604F0B4" w14:textId="54B8E77E" w:rsidR="00F02805" w:rsidRDefault="00B66F3A" w:rsidP="00F02805">
            <w:pPr>
              <w:jc w:val="center"/>
            </w:pPr>
            <w:r>
              <w:rPr>
                <w:i/>
                <w:iCs/>
                <w:sz w:val="16"/>
              </w:rPr>
              <w:t>O. tarda</w:t>
            </w:r>
          </w:p>
        </w:tc>
        <w:tc>
          <w:tcPr>
            <w:tcW w:w="1568" w:type="dxa"/>
          </w:tcPr>
          <w:p w14:paraId="469311C4"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131D6705"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6A05E3FC"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7F082B16"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7769E473"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B66F3A" w14:paraId="5323179C"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59E4995" w14:textId="54959D8C" w:rsidR="00B66F3A" w:rsidRDefault="00B66F3A" w:rsidP="00B66F3A">
            <w:pPr>
              <w:jc w:val="center"/>
            </w:pPr>
            <w:r>
              <w:rPr>
                <w:i/>
                <w:iCs/>
                <w:sz w:val="16"/>
              </w:rPr>
              <w:t>T. tetrax</w:t>
            </w:r>
          </w:p>
        </w:tc>
        <w:tc>
          <w:tcPr>
            <w:tcW w:w="1568" w:type="dxa"/>
          </w:tcPr>
          <w:p w14:paraId="247986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653971C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1568" w:type="dxa"/>
          </w:tcPr>
          <w:p w14:paraId="67CFF1E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N/A</w:t>
            </w:r>
          </w:p>
        </w:tc>
        <w:tc>
          <w:tcPr>
            <w:tcW w:w="1568" w:type="dxa"/>
          </w:tcPr>
          <w:p w14:paraId="2F7F433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568" w:type="dxa"/>
          </w:tcPr>
          <w:p w14:paraId="4042863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 not in submodel</w:t>
            </w:r>
          </w:p>
        </w:tc>
      </w:tr>
      <w:tr w:rsidR="00B66F3A" w14:paraId="0B8DB76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44DA7A6" w14:textId="0AC9D65C" w:rsidR="00B66F3A" w:rsidRDefault="00B66F3A" w:rsidP="00B66F3A">
            <w:pPr>
              <w:jc w:val="center"/>
            </w:pPr>
            <w:r>
              <w:rPr>
                <w:i/>
                <w:iCs/>
                <w:sz w:val="16"/>
              </w:rPr>
              <w:t>T. tetrax</w:t>
            </w:r>
          </w:p>
        </w:tc>
        <w:tc>
          <w:tcPr>
            <w:tcW w:w="1568" w:type="dxa"/>
          </w:tcPr>
          <w:p w14:paraId="322534F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586DC14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059C503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58BEAA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25B0D2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B66F3A" w14:paraId="6DF7822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A31C6EA" w14:textId="7C313A5F" w:rsidR="00B66F3A" w:rsidRDefault="00B66F3A" w:rsidP="00B66F3A">
            <w:pPr>
              <w:jc w:val="center"/>
            </w:pPr>
            <w:r>
              <w:rPr>
                <w:i/>
                <w:iCs/>
                <w:sz w:val="16"/>
              </w:rPr>
              <w:t>P. alchata</w:t>
            </w:r>
          </w:p>
        </w:tc>
        <w:tc>
          <w:tcPr>
            <w:tcW w:w="1568" w:type="dxa"/>
          </w:tcPr>
          <w:p w14:paraId="62A8FB1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07B573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57190C4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 REMOVE</w:t>
            </w:r>
          </w:p>
        </w:tc>
        <w:tc>
          <w:tcPr>
            <w:tcW w:w="1568" w:type="dxa"/>
          </w:tcPr>
          <w:p w14:paraId="76F92C8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568" w:type="dxa"/>
          </w:tcPr>
          <w:p w14:paraId="502D1E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Coefficient sign change when NDVI removed indicates instabil...</w:t>
            </w:r>
          </w:p>
        </w:tc>
      </w:tr>
      <w:tr w:rsidR="00B66F3A" w14:paraId="17E82EA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B488C06" w14:textId="07993C23" w:rsidR="00B66F3A" w:rsidRDefault="00B66F3A" w:rsidP="00B66F3A">
            <w:pPr>
              <w:jc w:val="center"/>
            </w:pPr>
            <w:r>
              <w:rPr>
                <w:i/>
                <w:iCs/>
                <w:sz w:val="16"/>
              </w:rPr>
              <w:t>P. alchata</w:t>
            </w:r>
          </w:p>
        </w:tc>
        <w:tc>
          <w:tcPr>
            <w:tcW w:w="1568" w:type="dxa"/>
          </w:tcPr>
          <w:p w14:paraId="3930A01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1979768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63C413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743C1AA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40D71F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F02805" w14:paraId="154C6A2E"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52BCF2" w14:textId="1CA4B44D" w:rsidR="00F02805" w:rsidRDefault="00F02805" w:rsidP="00F02805">
            <w:pPr>
              <w:jc w:val="center"/>
            </w:pPr>
            <w:r>
              <w:rPr>
                <w:i/>
                <w:iCs/>
                <w:sz w:val="16"/>
              </w:rPr>
              <w:t>P. orientalis</w:t>
            </w:r>
          </w:p>
        </w:tc>
        <w:tc>
          <w:tcPr>
            <w:tcW w:w="1568" w:type="dxa"/>
          </w:tcPr>
          <w:p w14:paraId="1E27688E"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68E2E4DA"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6372742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(d) RETAIN but reclassify in attribution</w:t>
            </w:r>
          </w:p>
        </w:tc>
        <w:tc>
          <w:tcPr>
            <w:tcW w:w="1568" w:type="dxa"/>
          </w:tcPr>
          <w:p w14:paraId="38DF112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1568" w:type="dxa"/>
          </w:tcPr>
          <w:p w14:paraId="60A0D65C"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Intermediate R² (mean=0.51); VIF&lt;5; stable coefficients; use...</w:t>
            </w:r>
          </w:p>
        </w:tc>
      </w:tr>
      <w:tr w:rsidR="00F02805" w14:paraId="6C0136C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F9229A0" w14:textId="75A5C08A" w:rsidR="00F02805" w:rsidRDefault="00B66F3A" w:rsidP="00F02805">
            <w:pPr>
              <w:jc w:val="center"/>
            </w:pPr>
            <w:r>
              <w:rPr>
                <w:i/>
                <w:iCs/>
                <w:sz w:val="16"/>
              </w:rPr>
              <w:t>P. orientalis</w:t>
            </w:r>
          </w:p>
        </w:tc>
        <w:tc>
          <w:tcPr>
            <w:tcW w:w="1568" w:type="dxa"/>
          </w:tcPr>
          <w:p w14:paraId="15539A79"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4359C20A"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TRUE</w:t>
            </w:r>
          </w:p>
        </w:tc>
        <w:tc>
          <w:tcPr>
            <w:tcW w:w="1568" w:type="dxa"/>
          </w:tcPr>
          <w:p w14:paraId="6575C84E"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(c) REMOVE</w:t>
            </w:r>
          </w:p>
        </w:tc>
        <w:tc>
          <w:tcPr>
            <w:tcW w:w="1568" w:type="dxa"/>
          </w:tcPr>
          <w:p w14:paraId="72924DE5"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1568" w:type="dxa"/>
          </w:tcPr>
          <w:p w14:paraId="71C34A2B"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SE increase of 60% when collinear variable removed</w:t>
            </w:r>
          </w:p>
        </w:tc>
      </w:tr>
    </w:tbl>
    <w:p w14:paraId="56C2558B" w14:textId="77777777" w:rsidR="0019042E" w:rsidRDefault="002F414F">
      <w:pPr>
        <w:spacing w:before="120"/>
      </w:pPr>
      <w:r>
        <w:rPr>
          <w:i/>
          <w:sz w:val="18"/>
        </w:rPr>
        <w:t>Table S9. NDVI retention decisions by species and submodel. Option (c) = remove NDVI; option (d) = retain but reclassify as climate-adjacent in attribution analysis using decomposed NDVI (climate component vs. residual land-use component).</w:t>
      </w:r>
    </w:p>
    <w:p w14:paraId="78588EE2" w14:textId="77777777" w:rsidR="0019042E" w:rsidRDefault="0019042E"/>
    <w:p w14:paraId="786E68B0" w14:textId="77777777" w:rsidR="0019042E" w:rsidRDefault="002F414F">
      <w:pPr>
        <w:jc w:val="center"/>
      </w:pPr>
      <w:r>
        <w:rPr>
          <w:noProof/>
        </w:rPr>
        <w:lastRenderedPageBreak/>
        <w:drawing>
          <wp:inline distT="0" distB="0" distL="0" distR="0" wp14:anchorId="50A56AF3" wp14:editId="7504DC4B">
            <wp:extent cx="4572000" cy="5878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collinearity_diagnostics.png"/>
                    <pic:cNvPicPr/>
                  </pic:nvPicPr>
                  <pic:blipFill>
                    <a:blip r:embed="rId11"/>
                    <a:stretch>
                      <a:fillRect/>
                    </a:stretch>
                  </pic:blipFill>
                  <pic:spPr>
                    <a:xfrm>
                      <a:off x="0" y="0"/>
                      <a:ext cx="4572000" cy="5878286"/>
                    </a:xfrm>
                    <a:prstGeom prst="rect">
                      <a:avLst/>
                    </a:prstGeom>
                  </pic:spPr>
                </pic:pic>
              </a:graphicData>
            </a:graphic>
          </wp:inline>
        </w:drawing>
      </w:r>
    </w:p>
    <w:p w14:paraId="3EB31A0E" w14:textId="77777777" w:rsidR="0019042E" w:rsidRDefault="002F414F">
      <w:pPr>
        <w:spacing w:after="240"/>
      </w:pPr>
      <w:r>
        <w:rPr>
          <w:i/>
          <w:sz w:val="18"/>
        </w:rPr>
        <w:t>Figure S2. Dynamic covariate collinearity diagnostics for all four species. (A) Pairwise Pearson correlation matrices among covariates within each species. (B) Variance inflation factors by submodel. (C) Spatial map of NDVI~climate R² across the study area, showing the proportion of NDVI variance attributable to climate variables at each grid cell.</w:t>
      </w:r>
    </w:p>
    <w:p w14:paraId="77FB5723" w14:textId="77777777" w:rsidR="0019042E" w:rsidRDefault="002F414F">
      <w:r>
        <w:br w:type="page"/>
      </w:r>
    </w:p>
    <w:p w14:paraId="004AC192" w14:textId="77777777" w:rsidR="0019042E" w:rsidRDefault="002F414F">
      <w:pPr>
        <w:pStyle w:val="Ttulo1"/>
      </w:pPr>
      <w:commentRangeStart w:id="11"/>
      <w:commentRangeStart w:id="22"/>
      <w:r>
        <w:lastRenderedPageBreak/>
        <w:t>Appendix S5. Tree cover sensitivity analysis</w:t>
      </w:r>
      <w:commentRangeEnd w:id="22"/>
      <w:commentRangeEnd w:id="11"/>
      <w:r>
        <w:rPr>
          <w:rStyle w:val="Refdecomentario"/>
          <w:sz w:val="28"/>
          <w:szCs w:val="28"/>
        </w:rPr>
        <w:commentReference w:id="11"/>
      </w:r>
      <w:r>
        <w:rPr>
          <w:rStyle w:val="Refdecomentario"/>
        </w:rPr>
        <w:commentReference w:id="22"/>
      </w:r>
    </w:p>
    <w:p w14:paraId="4EF0A813" w14:textId="77777777" w:rsidR="0019042E" w:rsidRDefault="002F414F">
      <w:r>
        <w:t>Tree cover appears in the initial occupancy submodel (ψ₁) for all four species and additionally in the extinction submodel (ε) for Otis tarda. To assess whether its inclusion in both submodels introduces identifiability issues, we compared six alternative model specifications for O. tarda varying the placement of tree cover and grass cover across submodels (Table S10).</w:t>
      </w:r>
    </w:p>
    <w:tbl>
      <w:tblPr>
        <w:tblStyle w:val="Cuadrculaclara-nfasis1"/>
        <w:tblW w:w="0" w:type="auto"/>
        <w:jc w:val="center"/>
        <w:tblLook w:val="04A0" w:firstRow="1" w:lastRow="0" w:firstColumn="1" w:lastColumn="0" w:noHBand="0" w:noVBand="1"/>
      </w:tblPr>
      <w:tblGrid>
        <w:gridCol w:w="1567"/>
        <w:gridCol w:w="1565"/>
        <w:gridCol w:w="1563"/>
        <w:gridCol w:w="1564"/>
        <w:gridCol w:w="1563"/>
        <w:gridCol w:w="1564"/>
      </w:tblGrid>
      <w:tr w:rsidR="0019042E" w14:paraId="540D79FB" w14:textId="77777777" w:rsidTr="002F4908">
        <w:trPr>
          <w:cnfStyle w:val="100000000000" w:firstRow="1" w:lastRow="0" w:firstColumn="0" w:lastColumn="0" w:oddVBand="0" w:evenVBand="0" w:oddHBand="0"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568" w:type="dxa"/>
          </w:tcPr>
          <w:p w14:paraId="016CB6ED" w14:textId="77777777" w:rsidR="0019042E" w:rsidRDefault="002F414F">
            <w:pPr>
              <w:jc w:val="center"/>
            </w:pPr>
            <w:r>
              <w:rPr>
                <w:sz w:val="16"/>
              </w:rPr>
              <w:t>Model</w:t>
            </w:r>
          </w:p>
        </w:tc>
        <w:tc>
          <w:tcPr>
            <w:tcW w:w="1568" w:type="dxa"/>
          </w:tcPr>
          <w:p w14:paraId="42B251A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Description</w:t>
            </w:r>
          </w:p>
        </w:tc>
        <w:tc>
          <w:tcPr>
            <w:tcW w:w="1568" w:type="dxa"/>
          </w:tcPr>
          <w:p w14:paraId="4DF440C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nPars</w:t>
            </w:r>
          </w:p>
        </w:tc>
        <w:tc>
          <w:tcPr>
            <w:tcW w:w="1568" w:type="dxa"/>
          </w:tcPr>
          <w:p w14:paraId="2E66CD7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AIC</w:t>
            </w:r>
          </w:p>
        </w:tc>
        <w:tc>
          <w:tcPr>
            <w:tcW w:w="1568" w:type="dxa"/>
          </w:tcPr>
          <w:p w14:paraId="38E441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w:t>
            </w:r>
          </w:p>
        </w:tc>
        <w:tc>
          <w:tcPr>
            <w:tcW w:w="1568" w:type="dxa"/>
          </w:tcPr>
          <w:p w14:paraId="27A3DAC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Weight</w:t>
            </w:r>
          </w:p>
        </w:tc>
      </w:tr>
      <w:tr w:rsidR="0019042E" w14:paraId="1D5A5C8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40D8307" w14:textId="77777777" w:rsidR="0019042E" w:rsidRDefault="002F414F">
            <w:pPr>
              <w:jc w:val="center"/>
            </w:pPr>
            <w:r>
              <w:rPr>
                <w:sz w:val="16"/>
              </w:rPr>
              <w:t>s4: psi(tree+) eps(tree)</w:t>
            </w:r>
          </w:p>
        </w:tc>
        <w:tc>
          <w:tcPr>
            <w:tcW w:w="1568" w:type="dxa"/>
          </w:tcPr>
          <w:p w14:paraId="35686C26" w14:textId="77777777" w:rsidR="0019042E" w:rsidRPr="002F4908" w:rsidRDefault="002F414F">
            <w:pPr>
              <w:jc w:val="center"/>
              <w:cnfStyle w:val="000000100000" w:firstRow="0" w:lastRow="0" w:firstColumn="0" w:lastColumn="0" w:oddVBand="0" w:evenVBand="0" w:oddHBand="1" w:evenHBand="0" w:firstRowFirstColumn="0" w:firstRowLastColumn="0" w:lastRowFirstColumn="0" w:lastRowLastColumn="0"/>
              <w:rPr>
                <w:lang w:val="es-ES"/>
              </w:rPr>
            </w:pPr>
            <w:del w:id="9113" w:author="Guillermo Fandos" w:date="2026-08-27T12:00:00Z">
              <w:r>
                <w:rPr>
                  <w:sz w:val="16"/>
                  <w:lang w:val="es-ES"/>
                </w:rPr>
                <w:delText>tree en ambos, eps sin grass</w:delText>
              </w:r>
            </w:del>
            <w:ins w:id="9114" w:author="Guillermo Fandos" w:date="2026-08-27T12:00:00Z">
              <w:r>
                <w:rPr>
                  <w:sz w:val="16"/>
                  <w:lang w:val="es-ES"/>
                </w:rPr>
                <w:t xml:space="preserve">tree in both submodels, no grass in ε</w:t>
              </w:r>
            </w:ins>
          </w:p>
        </w:tc>
        <w:tc>
          <w:tcPr>
            <w:tcW w:w="1568" w:type="dxa"/>
          </w:tcPr>
          <w:p w14:paraId="0209C80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w:t>
            </w:r>
          </w:p>
        </w:tc>
        <w:tc>
          <w:tcPr>
            <w:tcW w:w="1568" w:type="dxa"/>
          </w:tcPr>
          <w:p w14:paraId="4C4B35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3575.3</w:t>
            </w:r>
          </w:p>
        </w:tc>
        <w:tc>
          <w:tcPr>
            <w:tcW w:w="1568" w:type="dxa"/>
          </w:tcPr>
          <w:p w14:paraId="7C622FE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568" w:type="dxa"/>
          </w:tcPr>
          <w:p w14:paraId="5DD3B1D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0.6896</w:t>
            </w:r>
          </w:p>
        </w:tc>
      </w:tr>
      <w:tr w:rsidR="0019042E" w14:paraId="7EB107B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E9D3FBA" w14:textId="77777777" w:rsidR="0019042E" w:rsidRDefault="002F414F">
            <w:pPr>
              <w:jc w:val="center"/>
            </w:pPr>
            <w:r>
              <w:rPr>
                <w:sz w:val="16"/>
              </w:rPr>
              <w:t>s0: psi(tree+) eps(grass+tree)</w:t>
            </w:r>
          </w:p>
        </w:tc>
        <w:tc>
          <w:tcPr>
            <w:tcW w:w="1568" w:type="dxa"/>
          </w:tcPr>
          <w:p w14:paraId="61A28661" w14:textId="77777777" w:rsidR="0019042E" w:rsidRPr="002F4908" w:rsidRDefault="002F414F">
            <w:pPr>
              <w:jc w:val="center"/>
              <w:cnfStyle w:val="000000010000" w:firstRow="0" w:lastRow="0" w:firstColumn="0" w:lastColumn="0" w:oddVBand="0" w:evenVBand="0" w:oddHBand="0" w:evenHBand="1" w:firstRowFirstColumn="0" w:firstRowLastColumn="0" w:lastRowFirstColumn="0" w:lastRowLastColumn="0"/>
              <w:rPr>
                <w:lang w:val="es-ES"/>
              </w:rPr>
            </w:pPr>
            <w:del w:id="9115" w:author="Guillermo Fandos" w:date="2026-08-27T12:00:00Z">
              <w:r>
                <w:rPr>
                  <w:sz w:val="16"/>
                  <w:lang w:val="es-ES"/>
                </w:rPr>
                <w:delText>tree en AMBOS (actual v3)</w:delText>
              </w:r>
            </w:del>
            <w:ins w:id="9116" w:author="Guillermo Fandos" w:date="2026-08-27T12:00:00Z">
              <w:r>
                <w:rPr>
                  <w:sz w:val="16"/>
                  <w:lang w:val="es-ES"/>
                </w:rPr>
                <w:t xml:space="preserve">tree in both submodels (current specification)</w:t>
              </w:r>
            </w:ins>
          </w:p>
        </w:tc>
        <w:tc>
          <w:tcPr>
            <w:tcW w:w="1568" w:type="dxa"/>
          </w:tcPr>
          <w:p w14:paraId="330A1FD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568" w:type="dxa"/>
          </w:tcPr>
          <w:p w14:paraId="2674447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3576.9</w:t>
            </w:r>
          </w:p>
        </w:tc>
        <w:tc>
          <w:tcPr>
            <w:tcW w:w="1568" w:type="dxa"/>
          </w:tcPr>
          <w:p w14:paraId="557336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1.6</w:t>
            </w:r>
          </w:p>
        </w:tc>
        <w:tc>
          <w:tcPr>
            <w:tcW w:w="1568" w:type="dxa"/>
          </w:tcPr>
          <w:p w14:paraId="3FECE8F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0.3099</w:t>
            </w:r>
          </w:p>
        </w:tc>
      </w:tr>
      <w:tr w:rsidR="0019042E" w14:paraId="14F19DA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881F116" w14:textId="77777777" w:rsidR="0019042E" w:rsidRDefault="002F414F">
            <w:pPr>
              <w:jc w:val="center"/>
            </w:pPr>
            <w:r>
              <w:rPr>
                <w:sz w:val="16"/>
              </w:rPr>
              <w:t>s1: psi(tree+) eps(grass)</w:t>
            </w:r>
          </w:p>
        </w:tc>
        <w:tc>
          <w:tcPr>
            <w:tcW w:w="1568" w:type="dxa"/>
          </w:tcPr>
          <w:p w14:paraId="5C0AD1B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del w:id="9117" w:author="Guillermo Fandos" w:date="2026-08-27T12:00:00Z">
              <w:r>
                <w:rPr>
                  <w:sz w:val="16"/>
                </w:rPr>
                <w:delText>tree solo en PSI</w:delText>
              </w:r>
            </w:del>
            <w:ins w:id="9118" w:author="Guillermo Fandos" w:date="2026-08-27T12:00:00Z">
              <w:r>
                <w:rPr>
                  <w:sz w:val="16"/>
                </w:rPr>
                <w:t xml:space="preserve">tree in ψ₁ only</w:t>
              </w:r>
            </w:ins>
          </w:p>
        </w:tc>
        <w:tc>
          <w:tcPr>
            <w:tcW w:w="1568" w:type="dxa"/>
          </w:tcPr>
          <w:p w14:paraId="261BB1C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w:t>
            </w:r>
          </w:p>
        </w:tc>
        <w:tc>
          <w:tcPr>
            <w:tcW w:w="1568" w:type="dxa"/>
          </w:tcPr>
          <w:p w14:paraId="0F7FA21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3589.7</w:t>
            </w:r>
          </w:p>
        </w:tc>
        <w:tc>
          <w:tcPr>
            <w:tcW w:w="1568" w:type="dxa"/>
          </w:tcPr>
          <w:p w14:paraId="2E79354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14.4</w:t>
            </w:r>
          </w:p>
        </w:tc>
        <w:tc>
          <w:tcPr>
            <w:tcW w:w="1568" w:type="dxa"/>
          </w:tcPr>
          <w:p w14:paraId="7AFE9D9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5e-04</w:t>
            </w:r>
          </w:p>
        </w:tc>
      </w:tr>
      <w:tr w:rsidR="0019042E" w14:paraId="7CBC9E8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439CEB0" w14:textId="77777777" w:rsidR="0019042E" w:rsidRDefault="002F414F">
            <w:pPr>
              <w:jc w:val="center"/>
            </w:pPr>
            <w:r>
              <w:rPr>
                <w:sz w:val="16"/>
              </w:rPr>
              <w:t>s2: psi(-) eps(grass+tree)</w:t>
            </w:r>
          </w:p>
        </w:tc>
        <w:tc>
          <w:tcPr>
            <w:tcW w:w="1568" w:type="dxa"/>
          </w:tcPr>
          <w:p w14:paraId="08BAE03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del w:id="9119" w:author="Guillermo Fandos" w:date="2026-08-27T12:00:00Z">
              <w:r>
                <w:rPr>
                  <w:sz w:val="16"/>
                </w:rPr>
                <w:delText>tree solo en EPS</w:delText>
              </w:r>
            </w:del>
            <w:ins w:id="9120" w:author="Guillermo Fandos" w:date="2026-08-27T12:00:00Z">
              <w:r>
                <w:rPr>
                  <w:sz w:val="16"/>
                </w:rPr>
                <w:t xml:space="preserve">tree in ε only</w:t>
              </w:r>
            </w:ins>
          </w:p>
        </w:tc>
        <w:tc>
          <w:tcPr>
            <w:tcW w:w="1568" w:type="dxa"/>
          </w:tcPr>
          <w:p w14:paraId="0437C91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14</w:t>
            </w:r>
          </w:p>
        </w:tc>
        <w:tc>
          <w:tcPr>
            <w:tcW w:w="1568" w:type="dxa"/>
          </w:tcPr>
          <w:p w14:paraId="6B2A328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3703.6</w:t>
            </w:r>
          </w:p>
        </w:tc>
        <w:tc>
          <w:tcPr>
            <w:tcW w:w="1568" w:type="dxa"/>
          </w:tcPr>
          <w:p w14:paraId="4CE211B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128.3</w:t>
            </w:r>
          </w:p>
        </w:tc>
        <w:tc>
          <w:tcPr>
            <w:tcW w:w="1568" w:type="dxa"/>
          </w:tcPr>
          <w:p w14:paraId="17CF09E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r>
      <w:tr w:rsidR="0019042E" w14:paraId="361BDAE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B1A0A7D" w14:textId="77777777" w:rsidR="0019042E" w:rsidRDefault="002F414F">
            <w:pPr>
              <w:jc w:val="center"/>
            </w:pPr>
            <w:r>
              <w:rPr>
                <w:sz w:val="16"/>
              </w:rPr>
              <w:t>s5: psi(-) eps(tree)</w:t>
            </w:r>
          </w:p>
        </w:tc>
        <w:tc>
          <w:tcPr>
            <w:tcW w:w="1568" w:type="dxa"/>
          </w:tcPr>
          <w:p w14:paraId="611143D6" w14:textId="77777777" w:rsidR="0019042E" w:rsidRPr="002F4908" w:rsidRDefault="002F414F">
            <w:pPr>
              <w:jc w:val="center"/>
              <w:cnfStyle w:val="000000100000" w:firstRow="0" w:lastRow="0" w:firstColumn="0" w:lastColumn="0" w:oddVBand="0" w:evenVBand="0" w:oddHBand="1" w:evenHBand="0" w:firstRowFirstColumn="0" w:firstRowLastColumn="0" w:lastRowFirstColumn="0" w:lastRowLastColumn="0"/>
              <w:rPr>
                <w:lang w:val="es-ES"/>
              </w:rPr>
            </w:pPr>
            <w:del w:id="9121" w:author="Guillermo Fandos" w:date="2026-08-27T12:00:00Z">
              <w:r>
                <w:rPr>
                  <w:sz w:val="16"/>
                  <w:lang w:val="es-ES"/>
                </w:rPr>
                <w:delText>tree solo en eps, sin grass</w:delText>
              </w:r>
            </w:del>
            <w:ins w:id="9122" w:author="Guillermo Fandos" w:date="2026-08-27T12:00:00Z">
              <w:r>
                <w:rPr>
                  <w:sz w:val="16"/>
                  <w:lang w:val="es-ES"/>
                </w:rPr>
                <w:t xml:space="preserve">tree in ε only, no grass</w:t>
              </w:r>
            </w:ins>
          </w:p>
        </w:tc>
        <w:tc>
          <w:tcPr>
            <w:tcW w:w="1568" w:type="dxa"/>
          </w:tcPr>
          <w:p w14:paraId="6E644E4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568" w:type="dxa"/>
          </w:tcPr>
          <w:p w14:paraId="191B8BA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3707.1</w:t>
            </w:r>
          </w:p>
        </w:tc>
        <w:tc>
          <w:tcPr>
            <w:tcW w:w="1568" w:type="dxa"/>
          </w:tcPr>
          <w:p w14:paraId="50C85BC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131.8</w:t>
            </w:r>
          </w:p>
        </w:tc>
        <w:tc>
          <w:tcPr>
            <w:tcW w:w="1568" w:type="dxa"/>
          </w:tcPr>
          <w:p w14:paraId="3176D02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r>
      <w:tr w:rsidR="0019042E" w14:paraId="615EBF7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A9CA59" w14:textId="77777777" w:rsidR="0019042E" w:rsidRDefault="002F414F">
            <w:pPr>
              <w:jc w:val="center"/>
            </w:pPr>
            <w:r>
              <w:rPr>
                <w:sz w:val="16"/>
              </w:rPr>
              <w:t>s3: psi(-) eps(grass)</w:t>
            </w:r>
          </w:p>
        </w:tc>
        <w:tc>
          <w:tcPr>
            <w:tcW w:w="1568" w:type="dxa"/>
          </w:tcPr>
          <w:p w14:paraId="3DC4B0E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del w:id="9123" w:author="Guillermo Fandos" w:date="2026-08-27T12:00:00Z">
              <w:r>
                <w:rPr>
                  <w:sz w:val="16"/>
                </w:rPr>
                <w:delText>tree en NINGUNO</w:delText>
              </w:r>
            </w:del>
            <w:ins w:id="9124" w:author="Guillermo Fandos" w:date="2026-08-27T12:00:00Z">
              <w:r>
                <w:rPr>
                  <w:sz w:val="16"/>
                </w:rPr>
                <w:t xml:space="preserve">tree in neither submodel</w:t>
              </w:r>
            </w:ins>
          </w:p>
        </w:tc>
        <w:tc>
          <w:tcPr>
            <w:tcW w:w="1568" w:type="dxa"/>
          </w:tcPr>
          <w:p w14:paraId="3DC2FE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13</w:t>
            </w:r>
          </w:p>
        </w:tc>
        <w:tc>
          <w:tcPr>
            <w:tcW w:w="1568" w:type="dxa"/>
          </w:tcPr>
          <w:p w14:paraId="7CAF64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3787.5</w:t>
            </w:r>
          </w:p>
        </w:tc>
        <w:tc>
          <w:tcPr>
            <w:tcW w:w="1568" w:type="dxa"/>
          </w:tcPr>
          <w:p w14:paraId="6FB2E9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212.2</w:t>
            </w:r>
          </w:p>
        </w:tc>
        <w:tc>
          <w:tcPr>
            <w:tcW w:w="1568" w:type="dxa"/>
          </w:tcPr>
          <w:p w14:paraId="3DB845E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r>
    </w:tbl>
    <w:p w14:paraId="0AE3ADBE" w14:textId="77777777" w:rsidR="0019042E" w:rsidRDefault="002F414F">
      <w:pPr>
        <w:spacing w:before="120"/>
      </w:pPr>
      <w:r>
        <w:rPr>
          <w:i/>
          <w:sz w:val="18"/>
        </w:rPr>
        <w:t>Table S10. Tree cover sensitivity analysis for O. tarda. Models vary in which submodels include tree cover and grass cover. The best-supported model (s4) includes tree cover in both ψ₁ and ε but without grass cover in ε, consistent with the hypothesis that tree cover operates on both initial habitat suitability and local extinction risk.</w:t>
      </w:r>
    </w:p>
    <w:p w14:paraId="5B8D1B60" w14:textId="77777777" w:rsidR="0019042E" w:rsidRDefault="002F414F">
      <w:r>
        <w:br w:type="page"/>
      </w:r>
    </w:p>
    <w:p w14:paraId="4F602B68" w14:textId="77777777" w:rsidR="0019042E" w:rsidRDefault="002F414F">
      <w:pPr>
        <w:pStyle w:val="Ttulo1"/>
      </w:pPr>
      <w:r>
        <w:lastRenderedPageBreak/>
        <w:t>Appendix S6. Naive versus detection-corrected transition rates</w:t>
      </w:r>
    </w:p>
    <w:p w14:paraId="376E2673" w14:textId="77777777" w:rsidR="0019042E" w:rsidRDefault="002F414F">
      <w:r>
        <w:t>This analysis evaluates whether imperfect detection can artificially inflate apparent colonisation and mask the demographic asymmetry between colonisation and extinction. Naive rates were computed as the proportion of observed transitions among eligible sites. Detection-corrected rates are bootstrap medians with 95% confidence intervals (n = 5,000 samples from the fitted colext variance–covariance matrix). Because colonisation approaches the boundary of the parameter space, bootstrap distributions are expected to be asymmetric; we therefore emphasise probability-based metrics (P(ε/γ &gt; 100)) rather than symmetric confidence intervals in the main text.</w:t>
      </w:r>
    </w:p>
    <w:tbl>
      <w:tblPr>
        <w:tblStyle w:val="Cuadrculaclara-nfasis1"/>
        <w:tblW w:w="0" w:type="auto"/>
        <w:jc w:val="center"/>
        <w:tblLook w:val="04A0" w:firstRow="1" w:lastRow="0" w:firstColumn="1" w:lastColumn="0" w:noHBand="0" w:noVBand="1"/>
      </w:tblPr>
      <w:tblGrid>
        <w:gridCol w:w="839"/>
        <w:gridCol w:w="653"/>
        <w:gridCol w:w="909"/>
        <w:gridCol w:w="689"/>
        <w:gridCol w:w="738"/>
        <w:gridCol w:w="645"/>
        <w:gridCol w:w="909"/>
        <w:gridCol w:w="633"/>
        <w:gridCol w:w="591"/>
        <w:gridCol w:w="669"/>
        <w:gridCol w:w="721"/>
        <w:gridCol w:w="669"/>
        <w:gridCol w:w="721"/>
      </w:tblGrid>
      <w:tr w:rsidR="0019042E" w14:paraId="57598E11"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17C5D250" w14:textId="77777777" w:rsidR="0019042E" w:rsidRDefault="002F414F">
            <w:pPr>
              <w:jc w:val="center"/>
            </w:pPr>
            <w:r>
              <w:rPr>
                <w:sz w:val="16"/>
              </w:rPr>
              <w:t>Species</w:t>
            </w:r>
          </w:p>
        </w:tc>
        <w:tc>
          <w:tcPr>
            <w:tcW w:w="724" w:type="dxa"/>
          </w:tcPr>
          <w:p w14:paraId="1B21F3F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Naive γ</w:t>
            </w:r>
          </w:p>
        </w:tc>
        <w:tc>
          <w:tcPr>
            <w:tcW w:w="724" w:type="dxa"/>
          </w:tcPr>
          <w:p w14:paraId="00985D3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Corrected γ (median)</w:t>
            </w:r>
          </w:p>
        </w:tc>
        <w:tc>
          <w:tcPr>
            <w:tcW w:w="724" w:type="dxa"/>
          </w:tcPr>
          <w:p w14:paraId="703BBED8"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95% CI</w:t>
            </w:r>
          </w:p>
        </w:tc>
        <w:tc>
          <w:tcPr>
            <w:tcW w:w="724" w:type="dxa"/>
          </w:tcPr>
          <w:p w14:paraId="3F155E7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Fold γ</w:t>
            </w:r>
          </w:p>
        </w:tc>
        <w:tc>
          <w:tcPr>
            <w:tcW w:w="724" w:type="dxa"/>
          </w:tcPr>
          <w:p w14:paraId="31D5626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Naive ε</w:t>
            </w:r>
          </w:p>
        </w:tc>
        <w:tc>
          <w:tcPr>
            <w:tcW w:w="724" w:type="dxa"/>
          </w:tcPr>
          <w:p w14:paraId="622DEB1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Corrected ε (median)</w:t>
            </w:r>
          </w:p>
        </w:tc>
        <w:tc>
          <w:tcPr>
            <w:tcW w:w="724" w:type="dxa"/>
          </w:tcPr>
          <w:p w14:paraId="16A0454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ε 95% CI</w:t>
            </w:r>
          </w:p>
        </w:tc>
        <w:tc>
          <w:tcPr>
            <w:tcW w:w="724" w:type="dxa"/>
          </w:tcPr>
          <w:p w14:paraId="1D8F1EB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Fold ε</w:t>
            </w:r>
          </w:p>
        </w:tc>
        <w:tc>
          <w:tcPr>
            <w:tcW w:w="724" w:type="dxa"/>
          </w:tcPr>
          <w:p w14:paraId="169A55D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Col. events</w:t>
            </w:r>
          </w:p>
        </w:tc>
        <w:tc>
          <w:tcPr>
            <w:tcW w:w="724" w:type="dxa"/>
          </w:tcPr>
          <w:p w14:paraId="39DB8FD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Col. opport.</w:t>
            </w:r>
          </w:p>
        </w:tc>
        <w:tc>
          <w:tcPr>
            <w:tcW w:w="724" w:type="dxa"/>
          </w:tcPr>
          <w:p w14:paraId="37290AA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 events</w:t>
            </w:r>
          </w:p>
        </w:tc>
        <w:tc>
          <w:tcPr>
            <w:tcW w:w="724" w:type="dxa"/>
          </w:tcPr>
          <w:p w14:paraId="3C8BB98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 opport.</w:t>
            </w:r>
          </w:p>
        </w:tc>
      </w:tr>
      <w:tr w:rsidR="0019042E" w14:paraId="3C2EA3E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21ABFF17" w14:textId="77777777" w:rsidR="0019042E" w:rsidRPr="002F4908" w:rsidRDefault="002F414F">
            <w:pPr>
              <w:jc w:val="center"/>
              <w:rPr>
                <w:i/>
                <w:iCs/>
              </w:rPr>
            </w:pPr>
            <w:r>
              <w:rPr>
                <w:i/>
                <w:iCs/>
                <w:sz w:val="16"/>
              </w:rPr>
              <w:t>O. tarda</w:t>
            </w:r>
          </w:p>
        </w:tc>
        <w:tc>
          <w:tcPr>
            <w:tcW w:w="724" w:type="dxa"/>
          </w:tcPr>
          <w:p w14:paraId="5E65D1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8.94e-03</w:t>
            </w:r>
          </w:p>
        </w:tc>
        <w:tc>
          <w:tcPr>
            <w:tcW w:w="724" w:type="dxa"/>
          </w:tcPr>
          <w:p w14:paraId="032F558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4.42e-05</w:t>
            </w:r>
          </w:p>
        </w:tc>
        <w:tc>
          <w:tcPr>
            <w:tcW w:w="724" w:type="dxa"/>
          </w:tcPr>
          <w:p w14:paraId="49F11FF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[8.55e-07, 2.34e-03]</w:t>
            </w:r>
          </w:p>
        </w:tc>
        <w:tc>
          <w:tcPr>
            <w:tcW w:w="724" w:type="dxa"/>
          </w:tcPr>
          <w:p w14:paraId="4265281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202.5</w:t>
            </w:r>
          </w:p>
        </w:tc>
        <w:tc>
          <w:tcPr>
            <w:tcW w:w="724" w:type="dxa"/>
          </w:tcPr>
          <w:p w14:paraId="3DC002E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0.45</w:t>
            </w:r>
          </w:p>
        </w:tc>
        <w:tc>
          <w:tcPr>
            <w:tcW w:w="724" w:type="dxa"/>
          </w:tcPr>
          <w:p w14:paraId="0A3B234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724" w:type="dxa"/>
          </w:tcPr>
          <w:p w14:paraId="19C4C4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[0.11, 0.40]</w:t>
            </w:r>
          </w:p>
        </w:tc>
        <w:tc>
          <w:tcPr>
            <w:tcW w:w="724" w:type="dxa"/>
          </w:tcPr>
          <w:p w14:paraId="2CA09EE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2.0</w:t>
            </w:r>
          </w:p>
        </w:tc>
        <w:tc>
          <w:tcPr>
            <w:tcW w:w="724" w:type="dxa"/>
          </w:tcPr>
          <w:p w14:paraId="28FCC86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724" w:type="dxa"/>
          </w:tcPr>
          <w:p w14:paraId="04A0F20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1901</w:t>
            </w:r>
          </w:p>
        </w:tc>
        <w:tc>
          <w:tcPr>
            <w:tcW w:w="724" w:type="dxa"/>
          </w:tcPr>
          <w:p w14:paraId="2D7101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29</w:t>
            </w:r>
          </w:p>
        </w:tc>
        <w:tc>
          <w:tcPr>
            <w:tcW w:w="724" w:type="dxa"/>
          </w:tcPr>
          <w:p w14:paraId="634DD69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65</w:t>
            </w:r>
          </w:p>
        </w:tc>
      </w:tr>
      <w:tr w:rsidR="0019042E" w14:paraId="555AAD4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3CA10591" w14:textId="77777777" w:rsidR="0019042E" w:rsidRPr="002F4908" w:rsidRDefault="002F414F">
            <w:pPr>
              <w:jc w:val="center"/>
              <w:rPr>
                <w:i/>
                <w:iCs/>
              </w:rPr>
            </w:pPr>
            <w:r>
              <w:rPr>
                <w:i/>
                <w:iCs/>
                <w:sz w:val="16"/>
              </w:rPr>
              <w:t>T. tetrax</w:t>
            </w:r>
          </w:p>
        </w:tc>
        <w:tc>
          <w:tcPr>
            <w:tcW w:w="724" w:type="dxa"/>
          </w:tcPr>
          <w:p w14:paraId="085F515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5.67e-03</w:t>
            </w:r>
          </w:p>
        </w:tc>
        <w:tc>
          <w:tcPr>
            <w:tcW w:w="724" w:type="dxa"/>
          </w:tcPr>
          <w:p w14:paraId="4BC10D6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6.66e-04</w:t>
            </w:r>
          </w:p>
        </w:tc>
        <w:tc>
          <w:tcPr>
            <w:tcW w:w="724" w:type="dxa"/>
          </w:tcPr>
          <w:p w14:paraId="482C70E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[2.11e-04, 2.09e-03]</w:t>
            </w:r>
          </w:p>
        </w:tc>
        <w:tc>
          <w:tcPr>
            <w:tcW w:w="724" w:type="dxa"/>
          </w:tcPr>
          <w:p w14:paraId="6BF510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8.5</w:t>
            </w:r>
          </w:p>
        </w:tc>
        <w:tc>
          <w:tcPr>
            <w:tcW w:w="724" w:type="dxa"/>
          </w:tcPr>
          <w:p w14:paraId="338BFD3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0.36</w:t>
            </w:r>
          </w:p>
        </w:tc>
        <w:tc>
          <w:tcPr>
            <w:tcW w:w="724" w:type="dxa"/>
          </w:tcPr>
          <w:p w14:paraId="1C7D926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724" w:type="dxa"/>
          </w:tcPr>
          <w:p w14:paraId="186548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[0.08, 0.22]</w:t>
            </w:r>
          </w:p>
        </w:tc>
        <w:tc>
          <w:tcPr>
            <w:tcW w:w="724" w:type="dxa"/>
          </w:tcPr>
          <w:p w14:paraId="009E88E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2.6</w:t>
            </w:r>
          </w:p>
        </w:tc>
        <w:tc>
          <w:tcPr>
            <w:tcW w:w="724" w:type="dxa"/>
          </w:tcPr>
          <w:p w14:paraId="5CF784D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724" w:type="dxa"/>
          </w:tcPr>
          <w:p w14:paraId="1EAF6A3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1941</w:t>
            </w:r>
          </w:p>
        </w:tc>
        <w:tc>
          <w:tcPr>
            <w:tcW w:w="724" w:type="dxa"/>
          </w:tcPr>
          <w:p w14:paraId="4A8BBEC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w:t>
            </w:r>
          </w:p>
        </w:tc>
        <w:tc>
          <w:tcPr>
            <w:tcW w:w="724" w:type="dxa"/>
          </w:tcPr>
          <w:p w14:paraId="6E23254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w:t>
            </w:r>
          </w:p>
        </w:tc>
      </w:tr>
      <w:tr w:rsidR="0019042E" w14:paraId="75EAF06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64533D45" w14:textId="77777777" w:rsidR="0019042E" w:rsidRPr="002F4908" w:rsidRDefault="002F414F">
            <w:pPr>
              <w:jc w:val="center"/>
              <w:rPr>
                <w:i/>
                <w:iCs/>
              </w:rPr>
            </w:pPr>
            <w:r>
              <w:rPr>
                <w:i/>
                <w:iCs/>
                <w:sz w:val="16"/>
              </w:rPr>
              <w:t>P. alchata</w:t>
            </w:r>
          </w:p>
        </w:tc>
        <w:tc>
          <w:tcPr>
            <w:tcW w:w="724" w:type="dxa"/>
          </w:tcPr>
          <w:p w14:paraId="6862642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6.35e-03</w:t>
            </w:r>
          </w:p>
        </w:tc>
        <w:tc>
          <w:tcPr>
            <w:tcW w:w="724" w:type="dxa"/>
          </w:tcPr>
          <w:p w14:paraId="21A9B93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1.38e-03</w:t>
            </w:r>
          </w:p>
        </w:tc>
        <w:tc>
          <w:tcPr>
            <w:tcW w:w="724" w:type="dxa"/>
          </w:tcPr>
          <w:p w14:paraId="0734170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[5.04e-04, 3.72e-03]</w:t>
            </w:r>
          </w:p>
        </w:tc>
        <w:tc>
          <w:tcPr>
            <w:tcW w:w="724" w:type="dxa"/>
          </w:tcPr>
          <w:p w14:paraId="746528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4.6</w:t>
            </w:r>
          </w:p>
        </w:tc>
        <w:tc>
          <w:tcPr>
            <w:tcW w:w="724" w:type="dxa"/>
          </w:tcPr>
          <w:p w14:paraId="67DF4EA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0.28</w:t>
            </w:r>
          </w:p>
        </w:tc>
        <w:tc>
          <w:tcPr>
            <w:tcW w:w="724" w:type="dxa"/>
          </w:tcPr>
          <w:p w14:paraId="7CD95E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0.50</w:t>
            </w:r>
          </w:p>
        </w:tc>
        <w:tc>
          <w:tcPr>
            <w:tcW w:w="724" w:type="dxa"/>
          </w:tcPr>
          <w:p w14:paraId="3A1D251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 0.97]</w:t>
            </w:r>
          </w:p>
        </w:tc>
        <w:tc>
          <w:tcPr>
            <w:tcW w:w="724" w:type="dxa"/>
          </w:tcPr>
          <w:p w14:paraId="0B23AF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w:t>
            </w:r>
          </w:p>
        </w:tc>
        <w:tc>
          <w:tcPr>
            <w:tcW w:w="724" w:type="dxa"/>
          </w:tcPr>
          <w:p w14:paraId="732009A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724" w:type="dxa"/>
          </w:tcPr>
          <w:p w14:paraId="2F1E681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2521</w:t>
            </w:r>
          </w:p>
        </w:tc>
        <w:tc>
          <w:tcPr>
            <w:tcW w:w="724" w:type="dxa"/>
          </w:tcPr>
          <w:p w14:paraId="3C8C04E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18</w:t>
            </w:r>
          </w:p>
        </w:tc>
        <w:tc>
          <w:tcPr>
            <w:tcW w:w="724" w:type="dxa"/>
          </w:tcPr>
          <w:p w14:paraId="62A52E3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64</w:t>
            </w:r>
          </w:p>
        </w:tc>
      </w:tr>
      <w:tr w:rsidR="0019042E" w14:paraId="4ED0D5A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5116C736" w14:textId="77777777" w:rsidR="0019042E" w:rsidRPr="002F4908" w:rsidRDefault="002F414F">
            <w:pPr>
              <w:jc w:val="center"/>
              <w:rPr>
                <w:i/>
                <w:iCs/>
              </w:rPr>
            </w:pPr>
            <w:r>
              <w:rPr>
                <w:i/>
                <w:iCs/>
                <w:sz w:val="16"/>
              </w:rPr>
              <w:t>P. orientalis</w:t>
            </w:r>
          </w:p>
        </w:tc>
        <w:tc>
          <w:tcPr>
            <w:tcW w:w="724" w:type="dxa"/>
          </w:tcPr>
          <w:p w14:paraId="71E54A3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8.66e-03</w:t>
            </w:r>
          </w:p>
        </w:tc>
        <w:tc>
          <w:tcPr>
            <w:tcW w:w="724" w:type="dxa"/>
          </w:tcPr>
          <w:p w14:paraId="045E0E6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3.96e-07</w:t>
            </w:r>
          </w:p>
        </w:tc>
        <w:tc>
          <w:tcPr>
            <w:tcW w:w="724" w:type="dxa"/>
          </w:tcPr>
          <w:p w14:paraId="275A81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[1.93e-10, 5.44e-04]</w:t>
            </w:r>
          </w:p>
        </w:tc>
        <w:tc>
          <w:tcPr>
            <w:tcW w:w="724" w:type="dxa"/>
          </w:tcPr>
          <w:p w14:paraId="562B773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2.2e+04</w:t>
            </w:r>
          </w:p>
        </w:tc>
        <w:tc>
          <w:tcPr>
            <w:tcW w:w="724" w:type="dxa"/>
          </w:tcPr>
          <w:p w14:paraId="5C88891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0.34</w:t>
            </w:r>
          </w:p>
        </w:tc>
        <w:tc>
          <w:tcPr>
            <w:tcW w:w="724" w:type="dxa"/>
          </w:tcPr>
          <w:p w14:paraId="7D00F01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0.44</w:t>
            </w:r>
          </w:p>
        </w:tc>
        <w:tc>
          <w:tcPr>
            <w:tcW w:w="724" w:type="dxa"/>
          </w:tcPr>
          <w:p w14:paraId="28081C1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[0.28, 0.61]</w:t>
            </w:r>
          </w:p>
        </w:tc>
        <w:tc>
          <w:tcPr>
            <w:tcW w:w="724" w:type="dxa"/>
          </w:tcPr>
          <w:p w14:paraId="5A2A87E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w:t>
            </w:r>
          </w:p>
        </w:tc>
        <w:tc>
          <w:tcPr>
            <w:tcW w:w="724" w:type="dxa"/>
          </w:tcPr>
          <w:p w14:paraId="2CAD8CA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w:t>
            </w:r>
          </w:p>
        </w:tc>
        <w:tc>
          <w:tcPr>
            <w:tcW w:w="724" w:type="dxa"/>
          </w:tcPr>
          <w:p w14:paraId="18FAB32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2541</w:t>
            </w:r>
          </w:p>
        </w:tc>
        <w:tc>
          <w:tcPr>
            <w:tcW w:w="724" w:type="dxa"/>
          </w:tcPr>
          <w:p w14:paraId="64B86F2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724" w:type="dxa"/>
          </w:tcPr>
          <w:p w14:paraId="128D390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44</w:t>
            </w:r>
          </w:p>
        </w:tc>
      </w:tr>
    </w:tbl>
    <w:p w14:paraId="12B54599" w14:textId="77777777" w:rsidR="0019042E" w:rsidRDefault="002F414F">
      <w:pPr>
        <w:spacing w:before="120"/>
      </w:pPr>
      <w:r>
        <w:rPr>
          <w:i/>
          <w:sz w:val="18"/>
        </w:rPr>
        <w:t>Table S11. Naive versus detection-corrected colonisation and extinction rates. Fold = naive/corrected ratio. For colonisation, fold &gt; 1 indicates that imperfect detection inflated apparent colonisation. For P. orientalis, the corrected γ median approaches zero (3.96 × 10⁻⁷), yielding a fold-change of ~21,800×.</w:t>
      </w:r>
    </w:p>
    <w:p w14:paraId="4F3BADC9" w14:textId="77777777" w:rsidR="0019042E" w:rsidRDefault="002F414F">
      <w:r>
        <w:br w:type="page"/>
      </w:r>
    </w:p>
    <w:p w14:paraId="3F86E27E" w14:textId="77777777" w:rsidR="0019042E" w:rsidRDefault="002F414F">
      <w:pPr>
        <w:pStyle w:val="Ttulo1"/>
      </w:pPr>
      <w:r>
        <w:lastRenderedPageBreak/>
        <w:t>Appendix S7. Goodness-of-fit assessment</w:t>
      </w:r>
    </w:p>
    <w:p w14:paraId="34ABD9E2" w14:textId="77777777" w:rsidR="0019042E" w:rsidRDefault="002F414F">
      <w:r>
        <w:t>Model adequacy was assessed using parametric bootstrap goodness-of-fit tests (n = 500 simulations per species) based on the sum of squared Pearson residuals (χ²). For each simulation, a dataset was generated from the fitted model and refitted; the distribution of simulated χ² statistics provides a reference against which the observed χ² is compared. A Bayesian P-value near 0.5 indicates good fit; values below 0.05 suggest systematic lack of fit.</w:t>
      </w:r>
    </w:p>
    <w:tbl>
      <w:tblPr>
        <w:tblStyle w:val="Cuadrculaclara-nfasis1"/>
        <w:tblW w:w="0" w:type="auto"/>
        <w:jc w:val="center"/>
        <w:tblLook w:val="04A0" w:firstRow="1" w:lastRow="0" w:firstColumn="1" w:lastColumn="0" w:noHBand="0" w:noVBand="1"/>
      </w:tblPr>
      <w:tblGrid>
        <w:gridCol w:w="1878"/>
        <w:gridCol w:w="1877"/>
        <w:gridCol w:w="1877"/>
        <w:gridCol w:w="1876"/>
        <w:gridCol w:w="1878"/>
      </w:tblGrid>
      <w:tr w:rsidR="0019042E" w14:paraId="6C5A3D74"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FD29256" w14:textId="77777777" w:rsidR="0019042E" w:rsidRDefault="002F414F">
            <w:pPr>
              <w:jc w:val="center"/>
            </w:pPr>
            <w:r>
              <w:rPr>
                <w:sz w:val="16"/>
              </w:rPr>
              <w:t>Species</w:t>
            </w:r>
          </w:p>
        </w:tc>
        <w:tc>
          <w:tcPr>
            <w:tcW w:w="1881" w:type="dxa"/>
          </w:tcPr>
          <w:p w14:paraId="0C44C1E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Observed χ²</w:t>
            </w:r>
          </w:p>
        </w:tc>
        <w:tc>
          <w:tcPr>
            <w:tcW w:w="1881" w:type="dxa"/>
          </w:tcPr>
          <w:p w14:paraId="44CFEB3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Mean simulated χ²</w:t>
            </w:r>
          </w:p>
        </w:tc>
        <w:tc>
          <w:tcPr>
            <w:tcW w:w="1881" w:type="dxa"/>
          </w:tcPr>
          <w:p w14:paraId="777FD2E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P-value</w:t>
            </w:r>
          </w:p>
        </w:tc>
        <w:tc>
          <w:tcPr>
            <w:tcW w:w="1881" w:type="dxa"/>
          </w:tcPr>
          <w:p w14:paraId="7DCAE90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Interpretation</w:t>
            </w:r>
          </w:p>
        </w:tc>
      </w:tr>
      <w:tr w:rsidR="0019042E" w14:paraId="1E8EBE7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CF486D9" w14:textId="77777777" w:rsidR="0019042E" w:rsidRPr="002F4908" w:rsidRDefault="002F414F">
            <w:pPr>
              <w:jc w:val="center"/>
              <w:rPr>
                <w:i/>
                <w:iCs/>
              </w:rPr>
            </w:pPr>
            <w:r>
              <w:rPr>
                <w:i/>
                <w:iCs/>
                <w:sz w:val="16"/>
              </w:rPr>
              <w:t>O. tarda</w:t>
            </w:r>
          </w:p>
        </w:tc>
        <w:tc>
          <w:tcPr>
            <w:tcW w:w="1881" w:type="dxa"/>
          </w:tcPr>
          <w:p w14:paraId="2BE6087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352.37</w:t>
            </w:r>
          </w:p>
        </w:tc>
        <w:tc>
          <w:tcPr>
            <w:tcW w:w="1881" w:type="dxa"/>
          </w:tcPr>
          <w:p w14:paraId="32DFFB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333.62</w:t>
            </w:r>
          </w:p>
        </w:tc>
        <w:tc>
          <w:tcPr>
            <w:tcW w:w="1881" w:type="dxa"/>
          </w:tcPr>
          <w:p w14:paraId="55BC520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0.280</w:t>
            </w:r>
          </w:p>
        </w:tc>
        <w:tc>
          <w:tcPr>
            <w:tcW w:w="1881" w:type="dxa"/>
          </w:tcPr>
          <w:p w14:paraId="34A44F9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Adequate</w:t>
            </w:r>
          </w:p>
        </w:tc>
      </w:tr>
      <w:tr w:rsidR="0019042E" w14:paraId="1B4BE85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78D1667" w14:textId="77777777" w:rsidR="0019042E" w:rsidRPr="002F4908" w:rsidRDefault="002F414F">
            <w:pPr>
              <w:jc w:val="center"/>
              <w:rPr>
                <w:i/>
                <w:iCs/>
              </w:rPr>
            </w:pPr>
            <w:r>
              <w:rPr>
                <w:i/>
                <w:iCs/>
                <w:sz w:val="16"/>
              </w:rPr>
              <w:t>T. tetrax</w:t>
            </w:r>
          </w:p>
        </w:tc>
        <w:tc>
          <w:tcPr>
            <w:tcW w:w="1881" w:type="dxa"/>
          </w:tcPr>
          <w:p w14:paraId="4AA10F7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290.87</w:t>
            </w:r>
          </w:p>
        </w:tc>
        <w:tc>
          <w:tcPr>
            <w:tcW w:w="1881" w:type="dxa"/>
          </w:tcPr>
          <w:p w14:paraId="1FDB70E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307.92</w:t>
            </w:r>
          </w:p>
        </w:tc>
        <w:tc>
          <w:tcPr>
            <w:tcW w:w="1881" w:type="dxa"/>
          </w:tcPr>
          <w:p w14:paraId="408846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0.660</w:t>
            </w:r>
          </w:p>
        </w:tc>
        <w:tc>
          <w:tcPr>
            <w:tcW w:w="1881" w:type="dxa"/>
          </w:tcPr>
          <w:p w14:paraId="46F760D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Adequate</w:t>
            </w:r>
          </w:p>
        </w:tc>
      </w:tr>
      <w:tr w:rsidR="0019042E" w14:paraId="22EA490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52D5D7A" w14:textId="77777777" w:rsidR="0019042E" w:rsidRPr="002F4908" w:rsidRDefault="002F414F">
            <w:pPr>
              <w:jc w:val="center"/>
              <w:rPr>
                <w:i/>
                <w:iCs/>
              </w:rPr>
            </w:pPr>
            <w:r>
              <w:rPr>
                <w:i/>
                <w:iCs/>
                <w:sz w:val="16"/>
              </w:rPr>
              <w:t>P. alchata</w:t>
            </w:r>
          </w:p>
        </w:tc>
        <w:tc>
          <w:tcPr>
            <w:tcW w:w="1881" w:type="dxa"/>
          </w:tcPr>
          <w:p w14:paraId="1867FC6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363.38</w:t>
            </w:r>
          </w:p>
        </w:tc>
        <w:tc>
          <w:tcPr>
            <w:tcW w:w="1881" w:type="dxa"/>
          </w:tcPr>
          <w:p w14:paraId="684A77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364.57</w:t>
            </w:r>
          </w:p>
        </w:tc>
        <w:tc>
          <w:tcPr>
            <w:tcW w:w="1881" w:type="dxa"/>
          </w:tcPr>
          <w:p w14:paraId="0BE397E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0.516</w:t>
            </w:r>
          </w:p>
        </w:tc>
        <w:tc>
          <w:tcPr>
            <w:tcW w:w="1881" w:type="dxa"/>
          </w:tcPr>
          <w:p w14:paraId="3547EA0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Adequate</w:t>
            </w:r>
          </w:p>
        </w:tc>
      </w:tr>
      <w:tr w:rsidR="0019042E" w14:paraId="2AF4AC92"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100E272" w14:textId="77777777" w:rsidR="0019042E" w:rsidRPr="002F4908" w:rsidRDefault="002F414F">
            <w:pPr>
              <w:jc w:val="center"/>
              <w:rPr>
                <w:i/>
                <w:iCs/>
              </w:rPr>
            </w:pPr>
            <w:r>
              <w:rPr>
                <w:i/>
                <w:iCs/>
                <w:sz w:val="16"/>
              </w:rPr>
              <w:t>P. orientalis</w:t>
            </w:r>
          </w:p>
        </w:tc>
        <w:tc>
          <w:tcPr>
            <w:tcW w:w="1881" w:type="dxa"/>
          </w:tcPr>
          <w:p w14:paraId="69FBF2C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275.98</w:t>
            </w:r>
          </w:p>
        </w:tc>
        <w:tc>
          <w:tcPr>
            <w:tcW w:w="1881" w:type="dxa"/>
          </w:tcPr>
          <w:p w14:paraId="019D7B1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330.55</w:t>
            </w:r>
          </w:p>
        </w:tc>
        <w:tc>
          <w:tcPr>
            <w:tcW w:w="1881" w:type="dxa"/>
          </w:tcPr>
          <w:p w14:paraId="1187B6B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0.934</w:t>
            </w:r>
          </w:p>
        </w:tc>
        <w:tc>
          <w:tcPr>
            <w:tcW w:w="1881" w:type="dxa"/>
          </w:tcPr>
          <w:p w14:paraId="1E79350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Adequate</w:t>
            </w:r>
          </w:p>
        </w:tc>
      </w:tr>
    </w:tbl>
    <w:p w14:paraId="4A1BF95D" w14:textId="77777777" w:rsidR="0019042E" w:rsidRDefault="002F414F">
      <w:pPr>
        <w:spacing w:before="120"/>
      </w:pPr>
      <w:r>
        <w:rPr>
          <w:i/>
          <w:sz w:val="18"/>
        </w:rPr>
        <w:t>Table S12. Parametric bootstrap goodness-of-fit results (n = 500 simulations per species). All four species show adequate model fit (P &gt; 0.05). The P-value represents the proportion of simulated χ² statistics exceeding the observed value.</w:t>
      </w:r>
    </w:p>
    <w:p w14:paraId="2E3A3662" w14:textId="77777777" w:rsidR="0019042E" w:rsidRDefault="002F414F">
      <w:r>
        <w:br w:type="page"/>
      </w:r>
    </w:p>
    <w:p w14:paraId="0A452007" w14:textId="77777777" w:rsidR="0019042E" w:rsidRDefault="002F414F">
      <w:pPr>
        <w:pStyle w:val="Ttulo1"/>
      </w:pPr>
      <w:r>
        <w:lastRenderedPageBreak/>
        <w:t>Appendix S8. Effort confounding assessment</w:t>
      </w:r>
    </w:p>
    <w:p w14:paraId="18EA5887" w14:textId="77777777" w:rsidR="0019042E" w:rsidRDefault="002F414F">
      <w:r>
        <w:t>eBird checklist volume increased by 201–256% between 2017 and 2023 across the study area. This temporal increase in sampling effort could confound occupancy trend estimates if detection improvement is not fully absorbed by the detection submodel. We assessed effort confounding through three diagnostics: (i) Spearman correlation between annual naive occupancy and total checklists; (ii) a binomial GLM of naive occupancy on year after controlling for log(checklists); and (iii) temporal trends in model-estimated detection probability.</w:t>
      </w:r>
    </w:p>
    <w:tbl>
      <w:tblPr>
        <w:tblStyle w:val="Cuadrculaclara-nfasis1"/>
        <w:tblW w:w="0" w:type="auto"/>
        <w:jc w:val="center"/>
        <w:tblLook w:val="04A0" w:firstRow="1" w:lastRow="0" w:firstColumn="1" w:lastColumn="0" w:noHBand="0" w:noVBand="1"/>
      </w:tblPr>
      <w:tblGrid>
        <w:gridCol w:w="1044"/>
        <w:gridCol w:w="1042"/>
        <w:gridCol w:w="1042"/>
        <w:gridCol w:w="1044"/>
        <w:gridCol w:w="1042"/>
        <w:gridCol w:w="1042"/>
        <w:gridCol w:w="1043"/>
        <w:gridCol w:w="1042"/>
        <w:gridCol w:w="1045"/>
      </w:tblGrid>
      <w:tr w:rsidR="0019042E" w14:paraId="1EE25433"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152FE6B" w14:textId="77777777" w:rsidR="0019042E" w:rsidRDefault="002F414F">
            <w:pPr>
              <w:jc w:val="center"/>
            </w:pPr>
            <w:r>
              <w:rPr>
                <w:sz w:val="16"/>
              </w:rPr>
              <w:t>Species</w:t>
            </w:r>
          </w:p>
        </w:tc>
        <w:tc>
          <w:tcPr>
            <w:tcW w:w="1045" w:type="dxa"/>
          </w:tcPr>
          <w:p w14:paraId="17F744B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ρ naive occ.</w:t>
            </w:r>
          </w:p>
        </w:tc>
        <w:tc>
          <w:tcPr>
            <w:tcW w:w="1045" w:type="dxa"/>
          </w:tcPr>
          <w:p w14:paraId="0414AF8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45" w:type="dxa"/>
          </w:tcPr>
          <w:p w14:paraId="289D74C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ρ checklists</w:t>
            </w:r>
          </w:p>
        </w:tc>
        <w:tc>
          <w:tcPr>
            <w:tcW w:w="1045" w:type="dxa"/>
          </w:tcPr>
          <w:p w14:paraId="3B94CCE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45" w:type="dxa"/>
          </w:tcPr>
          <w:p w14:paraId="5684B97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coef.</w:t>
            </w:r>
          </w:p>
        </w:tc>
        <w:tc>
          <w:tcPr>
            <w:tcW w:w="1045" w:type="dxa"/>
          </w:tcPr>
          <w:p w14:paraId="3CCCE3E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CI</w:t>
            </w:r>
          </w:p>
        </w:tc>
        <w:tc>
          <w:tcPr>
            <w:tcW w:w="1045" w:type="dxa"/>
          </w:tcPr>
          <w:p w14:paraId="1B4EDEB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P</w:t>
            </w:r>
          </w:p>
        </w:tc>
        <w:tc>
          <w:tcPr>
            <w:tcW w:w="1045" w:type="dxa"/>
          </w:tcPr>
          <w:p w14:paraId="3BC20FB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Verdict</w:t>
            </w:r>
          </w:p>
        </w:tc>
      </w:tr>
      <w:tr w:rsidR="0019042E" w14:paraId="2011E36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BC4E524" w14:textId="77777777" w:rsidR="0019042E" w:rsidRPr="002F4908" w:rsidRDefault="002F414F">
            <w:pPr>
              <w:jc w:val="center"/>
              <w:rPr>
                <w:i/>
                <w:iCs/>
              </w:rPr>
            </w:pPr>
            <w:r>
              <w:rPr>
                <w:i/>
                <w:iCs/>
                <w:sz w:val="16"/>
              </w:rPr>
              <w:t>O. tarda</w:t>
            </w:r>
          </w:p>
        </w:tc>
        <w:tc>
          <w:tcPr>
            <w:tcW w:w="1045" w:type="dxa"/>
          </w:tcPr>
          <w:p w14:paraId="7B97944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-0.25</w:t>
            </w:r>
          </w:p>
        </w:tc>
        <w:tc>
          <w:tcPr>
            <w:tcW w:w="1045" w:type="dxa"/>
          </w:tcPr>
          <w:p w14:paraId="011F7D5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0.59</w:t>
            </w:r>
          </w:p>
        </w:tc>
        <w:tc>
          <w:tcPr>
            <w:tcW w:w="1045" w:type="dxa"/>
          </w:tcPr>
          <w:p w14:paraId="3017886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0.96</w:t>
            </w:r>
          </w:p>
        </w:tc>
        <w:tc>
          <w:tcPr>
            <w:tcW w:w="1045" w:type="dxa"/>
          </w:tcPr>
          <w:p w14:paraId="11D9D56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5.00e-04</w:t>
            </w:r>
          </w:p>
        </w:tc>
        <w:tc>
          <w:tcPr>
            <w:tcW w:w="1045" w:type="dxa"/>
          </w:tcPr>
          <w:p w14:paraId="6CDCB5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0.10</w:t>
            </w:r>
          </w:p>
        </w:tc>
        <w:tc>
          <w:tcPr>
            <w:tcW w:w="1045" w:type="dxa"/>
          </w:tcPr>
          <w:p w14:paraId="6A3B738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[-0.0581, 0.2508]</w:t>
            </w:r>
          </w:p>
        </w:tc>
        <w:tc>
          <w:tcPr>
            <w:tcW w:w="1045" w:type="dxa"/>
          </w:tcPr>
          <w:p w14:paraId="05CC46B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045" w:type="dxa"/>
          </w:tcPr>
          <w:p w14:paraId="08C2465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ambiguous</w:t>
            </w:r>
          </w:p>
        </w:tc>
      </w:tr>
      <w:tr w:rsidR="0019042E" w14:paraId="7AE40E76"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BEEF3F4" w14:textId="77777777" w:rsidR="0019042E" w:rsidRPr="002F4908" w:rsidRDefault="002F414F">
            <w:pPr>
              <w:jc w:val="center"/>
              <w:rPr>
                <w:i/>
                <w:iCs/>
              </w:rPr>
            </w:pPr>
            <w:r>
              <w:rPr>
                <w:i/>
                <w:iCs/>
                <w:sz w:val="16"/>
              </w:rPr>
              <w:t>T. tetrax</w:t>
            </w:r>
          </w:p>
        </w:tc>
        <w:tc>
          <w:tcPr>
            <w:tcW w:w="1045" w:type="dxa"/>
          </w:tcPr>
          <w:p w14:paraId="7911AEA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045" w:type="dxa"/>
          </w:tcPr>
          <w:p w14:paraId="3665524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0.97</w:t>
            </w:r>
          </w:p>
        </w:tc>
        <w:tc>
          <w:tcPr>
            <w:tcW w:w="1045" w:type="dxa"/>
          </w:tcPr>
          <w:p w14:paraId="6811FD9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0.96</w:t>
            </w:r>
          </w:p>
        </w:tc>
        <w:tc>
          <w:tcPr>
            <w:tcW w:w="1045" w:type="dxa"/>
          </w:tcPr>
          <w:p w14:paraId="153AE34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5.00e-04</w:t>
            </w:r>
          </w:p>
        </w:tc>
        <w:tc>
          <w:tcPr>
            <w:tcW w:w="1045" w:type="dxa"/>
          </w:tcPr>
          <w:p w14:paraId="0F2EB91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045" w:type="dxa"/>
          </w:tcPr>
          <w:p w14:paraId="0E7FA96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[-0.144, 0.2328]</w:t>
            </w:r>
          </w:p>
        </w:tc>
        <w:tc>
          <w:tcPr>
            <w:tcW w:w="1045" w:type="dxa"/>
          </w:tcPr>
          <w:p w14:paraId="5293C76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045" w:type="dxa"/>
          </w:tcPr>
          <w:p w14:paraId="0A55066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ambiguous</w:t>
            </w:r>
          </w:p>
        </w:tc>
      </w:tr>
      <w:tr w:rsidR="0019042E" w14:paraId="1BC280C3"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94DD828" w14:textId="77777777" w:rsidR="0019042E" w:rsidRPr="002F4908" w:rsidRDefault="002F414F">
            <w:pPr>
              <w:jc w:val="center"/>
              <w:rPr>
                <w:i/>
                <w:iCs/>
              </w:rPr>
            </w:pPr>
            <w:r>
              <w:rPr>
                <w:i/>
                <w:iCs/>
                <w:sz w:val="16"/>
              </w:rPr>
              <w:t>P. alchata</w:t>
            </w:r>
          </w:p>
        </w:tc>
        <w:tc>
          <w:tcPr>
            <w:tcW w:w="1045" w:type="dxa"/>
          </w:tcPr>
          <w:p w14:paraId="6A6A6C6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0.32</w:t>
            </w:r>
          </w:p>
        </w:tc>
        <w:tc>
          <w:tcPr>
            <w:tcW w:w="1045" w:type="dxa"/>
          </w:tcPr>
          <w:p w14:paraId="0FCD2D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0.48</w:t>
            </w:r>
          </w:p>
        </w:tc>
        <w:tc>
          <w:tcPr>
            <w:tcW w:w="1045" w:type="dxa"/>
          </w:tcPr>
          <w:p w14:paraId="4D637D9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0.82</w:t>
            </w:r>
          </w:p>
        </w:tc>
        <w:tc>
          <w:tcPr>
            <w:tcW w:w="1045" w:type="dxa"/>
          </w:tcPr>
          <w:p w14:paraId="7CD5314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w:t>
            </w:r>
          </w:p>
        </w:tc>
        <w:tc>
          <w:tcPr>
            <w:tcW w:w="1045" w:type="dxa"/>
          </w:tcPr>
          <w:p w14:paraId="19D0C94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-0.11</w:t>
            </w:r>
          </w:p>
        </w:tc>
        <w:tc>
          <w:tcPr>
            <w:tcW w:w="1045" w:type="dxa"/>
          </w:tcPr>
          <w:p w14:paraId="79C5E00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[-0.2549, 0.0419]</w:t>
            </w:r>
          </w:p>
        </w:tc>
        <w:tc>
          <w:tcPr>
            <w:tcW w:w="1045" w:type="dxa"/>
          </w:tcPr>
          <w:p w14:paraId="3730AB2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0.16</w:t>
            </w:r>
          </w:p>
        </w:tc>
        <w:tc>
          <w:tcPr>
            <w:tcW w:w="1045" w:type="dxa"/>
          </w:tcPr>
          <w:p w14:paraId="6123215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likely confounded</w:t>
            </w:r>
          </w:p>
        </w:tc>
      </w:tr>
      <w:tr w:rsidR="0019042E" w14:paraId="640CD908"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FD28C3D" w14:textId="77777777" w:rsidR="0019042E" w:rsidRPr="002F4908" w:rsidRDefault="002F414F">
            <w:pPr>
              <w:jc w:val="center"/>
              <w:rPr>
                <w:i/>
                <w:iCs/>
              </w:rPr>
            </w:pPr>
            <w:r>
              <w:rPr>
                <w:i/>
                <w:iCs/>
                <w:sz w:val="16"/>
              </w:rPr>
              <w:t>P. orientalis</w:t>
            </w:r>
          </w:p>
        </w:tc>
        <w:tc>
          <w:tcPr>
            <w:tcW w:w="1045" w:type="dxa"/>
          </w:tcPr>
          <w:p w14:paraId="1B5ABA0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045" w:type="dxa"/>
          </w:tcPr>
          <w:p w14:paraId="029E9AE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0.12</w:t>
            </w:r>
          </w:p>
        </w:tc>
        <w:tc>
          <w:tcPr>
            <w:tcW w:w="1045" w:type="dxa"/>
          </w:tcPr>
          <w:p w14:paraId="19A9179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0.82</w:t>
            </w:r>
          </w:p>
        </w:tc>
        <w:tc>
          <w:tcPr>
            <w:tcW w:w="1045" w:type="dxa"/>
          </w:tcPr>
          <w:p w14:paraId="06F9B70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045" w:type="dxa"/>
          </w:tcPr>
          <w:p w14:paraId="34EF252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-5.50e-03</w:t>
            </w:r>
          </w:p>
        </w:tc>
        <w:tc>
          <w:tcPr>
            <w:tcW w:w="1045" w:type="dxa"/>
          </w:tcPr>
          <w:p w14:paraId="5570A64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[-0.1524, 0.1414]</w:t>
            </w:r>
          </w:p>
        </w:tc>
        <w:tc>
          <w:tcPr>
            <w:tcW w:w="1045" w:type="dxa"/>
          </w:tcPr>
          <w:p w14:paraId="5DA6CCB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0.94</w:t>
            </w:r>
          </w:p>
        </w:tc>
        <w:tc>
          <w:tcPr>
            <w:tcW w:w="1045" w:type="dxa"/>
          </w:tcPr>
          <w:p w14:paraId="6308CF7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ambiguous</w:t>
            </w:r>
          </w:p>
        </w:tc>
      </w:tr>
    </w:tbl>
    <w:p w14:paraId="1A0BABAC" w14:textId="77777777" w:rsidR="0019042E" w:rsidRDefault="002F414F">
      <w:pPr>
        <w:spacing w:before="120"/>
      </w:pPr>
      <w:r>
        <w:rPr>
          <w:i/>
          <w:sz w:val="18"/>
        </w:rPr>
        <w:t>Table S13. Effort confounding diagnostics. ρ naive occ. = Spearman correlation between annual naive occupancy and year; ρ checklists = correlation between year and total checklists. GLM year coefficient is from a binomial model of naive occupancy on year after controlling for log(checklists). Verdict: 'ambiguous' indicates no clear confounding signal; 'likely confounded' indicates that effort trends may partially explain naive occupancy trends for that species.</w:t>
      </w:r>
    </w:p>
    <w:p w14:paraId="4CC5A10D" w14:textId="77777777" w:rsidR="0019042E" w:rsidRDefault="0019042E"/>
    <w:p w14:paraId="54C05912" w14:textId="77777777" w:rsidR="0019042E" w:rsidRDefault="002F414F">
      <w:pPr>
        <w:jc w:val="center"/>
      </w:pPr>
      <w:r>
        <w:rPr>
          <w:noProof/>
        </w:rPr>
        <w:drawing>
          <wp:inline distT="0" distB="0" distL="0" distR="0" wp14:anchorId="5684184A" wp14:editId="24A4B011">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effort_cross_species.png"/>
                    <pic:cNvPicPr/>
                  </pic:nvPicPr>
                  <pic:blipFill>
                    <a:blip r:embed="rId12"/>
                    <a:stretch>
                      <a:fillRect/>
                    </a:stretch>
                  </pic:blipFill>
                  <pic:spPr>
                    <a:xfrm>
                      <a:off x="0" y="0"/>
                      <a:ext cx="5029200" cy="3771900"/>
                    </a:xfrm>
                    <a:prstGeom prst="rect">
                      <a:avLst/>
                    </a:prstGeom>
                  </pic:spPr>
                </pic:pic>
              </a:graphicData>
            </a:graphic>
          </wp:inline>
        </w:drawing>
      </w:r>
    </w:p>
    <w:p w14:paraId="7225F036" w14:textId="77777777" w:rsidR="0019042E" w:rsidRDefault="002F414F">
      <w:pPr>
        <w:spacing w:after="240"/>
      </w:pPr>
      <w:r>
        <w:rPr>
          <w:i/>
          <w:sz w:val="18"/>
        </w:rPr>
        <w:t xml:space="preserve">Figure S3. Cross-species effort confounding assessment. (A) </w:t>
      </w:r>
      <w:commentRangeStart w:id="12"/>
      <w:commentRangeStart w:id="13"/>
      <w:r>
        <w:rPr>
          <w:i/>
          <w:sz w:val="18"/>
        </w:rPr>
        <w:t>Total eBird checklists per year by species (the two bustards, Otis tarda and Tetrax tetrax, and the two sandgrouse, Pterocles alchata and P. orientalis, share the same breeding-season checklist set within each pair, so their lines coincide and only two distinct trajectories are visible)</w:t>
      </w:r>
      <w:commentRangeEnd w:id="12"/>
      <w:r>
        <w:rPr>
          <w:rStyle w:val="Refdecomentario"/>
          <w:i/>
          <w:sz w:val="18"/>
          <w:szCs w:val="22"/>
        </w:rPr>
        <w:commentReference w:id="12"/>
      </w:r>
      <w:commentRangeEnd w:id="13"/>
      <w:r>
        <w:rPr>
          <w:rStyle w:val="Refdecomentario"/>
          <w:i/>
          <w:sz w:val="18"/>
          <w:szCs w:val="22"/>
        </w:rPr>
        <w:commentReference w:id="13"/>
      </w:r>
      <w:r>
        <w:rPr>
          <w:i/>
          <w:sz w:val="18"/>
        </w:rPr>
        <w:t xml:space="preserve">. (B) Naive occupancy (proportion of </w:t>
        <w:lastRenderedPageBreak/>
        <w:t>visited sites with detection). (C) Model-estimated mean detection probability over time. (D) Year effect on naive occupancy after controlling for log(checklists) in a binomial GLM, with 95% confidence intervals.</w:t>
      </w:r>
    </w:p>
    <w:p w14:paraId="347D3E4E" w14:textId="77777777" w:rsidR="0019042E" w:rsidRDefault="002F414F">
      <w:r>
        <w:br w:type="page"/>
      </w:r>
    </w:p>
    <w:p w14:paraId="43CC0563" w14:textId="77777777" w:rsidR="0019042E" w:rsidRDefault="002F414F">
      <w:pPr>
        <w:pStyle w:val="Ttulo1"/>
      </w:pPr>
      <w:r>
        <w:lastRenderedPageBreak/>
        <w:t>Appendix S9. Counterfactual attribution analysis</w:t>
      </w:r>
    </w:p>
    <w:p w14:paraId="04F772A5" w14:textId="77777777" w:rsidR="0019042E" w:rsidRDefault="002F414F">
      <w:r>
        <w:t>The counterfactual attribution analysis decomposed interannual changes in colonisation and extinction rates into climate-driven and land-use-driven components. For each year transition (t to t+1), predicted rates were computed under three scenarios: (i) both climate and land-use covariates at observed values; (ii) climate covariates held at their first-year values while land-use varies; (iii) land-use covariates held at first-year values while climate varies. The difference between scenarios (i) and (ii) or (iii) quantifies the contribution of each driver category.</w:t>
      </w:r>
    </w:p>
    <w:p w14:paraId="23F5E8F4" w14:textId="77777777" w:rsidR="0019042E" w:rsidRDefault="002F414F">
      <w:r>
        <w:t>For species where NDVI was retained in the model (O. tarda γ, P. orientalis γ and ε), the NDVI signal was further decomposed into a climate component (predicted from a site-level regression of NDVI on precipitation and temperature, R² ≈ 0.51) and a residual land-use component. This decomposition avoids double-counting the climate signal captured through NDVI. NDVI was removed from P. alchata γ due to coefficient sign instability (Appendix S4).</w:t>
      </w:r>
    </w:p>
    <w:tbl>
      <w:tblPr>
        <w:tblStyle w:val="Cuadrculaclara-nfasis1"/>
        <w:tblW w:w="0" w:type="auto"/>
        <w:jc w:val="center"/>
        <w:tblLook w:val="04A0" w:firstRow="1" w:lastRow="0" w:firstColumn="1" w:lastColumn="0" w:noHBand="0" w:noVBand="1"/>
      </w:tblPr>
      <w:tblGrid>
        <w:gridCol w:w="1342"/>
        <w:gridCol w:w="1340"/>
        <w:gridCol w:w="1340"/>
        <w:gridCol w:w="1342"/>
        <w:gridCol w:w="1340"/>
        <w:gridCol w:w="1340"/>
        <w:gridCol w:w="1342"/>
      </w:tblGrid>
      <w:tr w:rsidR="0019042E" w14:paraId="17897348"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BF69748" w14:textId="77777777" w:rsidR="0019042E" w:rsidRDefault="002F414F">
            <w:pPr>
              <w:jc w:val="center"/>
            </w:pPr>
            <w:r>
              <w:rPr>
                <w:sz w:val="16"/>
              </w:rPr>
              <w:t>Species</w:t>
            </w:r>
          </w:p>
        </w:tc>
        <w:tc>
          <w:tcPr>
            <w:tcW w:w="1344" w:type="dxa"/>
          </w:tcPr>
          <w:p w14:paraId="2E16794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climate</w:t>
            </w:r>
          </w:p>
        </w:tc>
        <w:tc>
          <w:tcPr>
            <w:tcW w:w="1344" w:type="dxa"/>
          </w:tcPr>
          <w:p w14:paraId="2F3858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land-use</w:t>
            </w:r>
          </w:p>
        </w:tc>
        <w:tc>
          <w:tcPr>
            <w:tcW w:w="1344" w:type="dxa"/>
          </w:tcPr>
          <w:p w14:paraId="1F9A166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interaction</w:t>
            </w:r>
          </w:p>
        </w:tc>
        <w:tc>
          <w:tcPr>
            <w:tcW w:w="1344" w:type="dxa"/>
          </w:tcPr>
          <w:p w14:paraId="755A1F2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climate</w:t>
            </w:r>
          </w:p>
        </w:tc>
        <w:tc>
          <w:tcPr>
            <w:tcW w:w="1344" w:type="dxa"/>
          </w:tcPr>
          <w:p w14:paraId="1D6AA5D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land-use</w:t>
            </w:r>
          </w:p>
        </w:tc>
        <w:tc>
          <w:tcPr>
            <w:tcW w:w="1344" w:type="dxa"/>
          </w:tcPr>
          <w:p w14:paraId="1F68EE4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interaction</w:t>
            </w:r>
          </w:p>
        </w:tc>
      </w:tr>
      <w:tr w:rsidR="00B66F3A" w14:paraId="5B586B8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F185D10" w14:textId="72D874C7" w:rsidR="00B66F3A" w:rsidRDefault="00B66F3A" w:rsidP="00B66F3A">
            <w:pPr>
              <w:jc w:val="center"/>
            </w:pPr>
            <w:r>
              <w:rPr>
                <w:i/>
                <w:iCs/>
                <w:sz w:val="16"/>
              </w:rPr>
              <w:t>O. tarda</w:t>
            </w:r>
          </w:p>
        </w:tc>
        <w:tc>
          <w:tcPr>
            <w:tcW w:w="1344" w:type="dxa"/>
          </w:tcPr>
          <w:p w14:paraId="34B6E25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-6.41e-04 (6.2e-04)</w:t>
            </w:r>
          </w:p>
        </w:tc>
        <w:tc>
          <w:tcPr>
            <w:tcW w:w="1344" w:type="dxa"/>
          </w:tcPr>
          <w:p w14:paraId="6716E2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6.88e-04 (1.7e-03)</w:t>
            </w:r>
          </w:p>
        </w:tc>
        <w:tc>
          <w:tcPr>
            <w:tcW w:w="1344" w:type="dxa"/>
          </w:tcPr>
          <w:p w14:paraId="73F944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-2.91e-04 (4.4e-04)</w:t>
            </w:r>
          </w:p>
        </w:tc>
        <w:tc>
          <w:tcPr>
            <w:tcW w:w="1344" w:type="dxa"/>
          </w:tcPr>
          <w:p w14:paraId="3CD3C74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3.74e-05 (9.4e-04)</w:t>
            </w:r>
          </w:p>
        </w:tc>
        <w:tc>
          <w:tcPr>
            <w:tcW w:w="1344" w:type="dxa"/>
          </w:tcPr>
          <w:p w14:paraId="238FAA8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-4.64e-03 (3.2e-03)</w:t>
            </w:r>
          </w:p>
        </w:tc>
        <w:tc>
          <w:tcPr>
            <w:tcW w:w="1344" w:type="dxa"/>
          </w:tcPr>
          <w:p w14:paraId="598EEE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-4.37e-05 (1.2e-04)</w:t>
            </w:r>
          </w:p>
        </w:tc>
      </w:tr>
      <w:tr w:rsidR="00B66F3A" w14:paraId="0F1C9D7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7733AC6" w14:textId="7504DFDD" w:rsidR="00B66F3A" w:rsidRDefault="00B66F3A" w:rsidP="00B66F3A">
            <w:pPr>
              <w:jc w:val="center"/>
            </w:pPr>
            <w:r>
              <w:rPr>
                <w:i/>
                <w:iCs/>
                <w:sz w:val="16"/>
              </w:rPr>
              <w:t>T. tetrax</w:t>
            </w:r>
          </w:p>
        </w:tc>
        <w:tc>
          <w:tcPr>
            <w:tcW w:w="1344" w:type="dxa"/>
          </w:tcPr>
          <w:p w14:paraId="4AA2B0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5E59C78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-1.04e-06 (4.4e-06)</w:t>
            </w:r>
          </w:p>
        </w:tc>
        <w:tc>
          <w:tcPr>
            <w:tcW w:w="1344" w:type="dxa"/>
          </w:tcPr>
          <w:p w14:paraId="3549A77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65AA7D5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589819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9.03e-06 (3.4e-05)</w:t>
            </w:r>
          </w:p>
        </w:tc>
        <w:tc>
          <w:tcPr>
            <w:tcW w:w="1344" w:type="dxa"/>
          </w:tcPr>
          <w:p w14:paraId="5E0F618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r>
      <w:tr w:rsidR="00B66F3A" w14:paraId="2BD9E9D6"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A21909A" w14:textId="570D1EF0" w:rsidR="00B66F3A" w:rsidRDefault="00B66F3A" w:rsidP="00B66F3A">
            <w:pPr>
              <w:jc w:val="center"/>
            </w:pPr>
            <w:r>
              <w:rPr>
                <w:i/>
                <w:iCs/>
                <w:sz w:val="16"/>
              </w:rPr>
              <w:t>P. alchata</w:t>
            </w:r>
          </w:p>
        </w:tc>
        <w:tc>
          <w:tcPr>
            <w:tcW w:w="1344" w:type="dxa"/>
          </w:tcPr>
          <w:p w14:paraId="24B542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-9.31e-06 (1.6e-05)</w:t>
            </w:r>
          </w:p>
        </w:tc>
        <w:tc>
          <w:tcPr>
            <w:tcW w:w="1344" w:type="dxa"/>
          </w:tcPr>
          <w:p w14:paraId="58B6D2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78AA725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3DF1A44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-1.26e-03 (1.3e-02)</w:t>
            </w:r>
          </w:p>
        </w:tc>
        <w:tc>
          <w:tcPr>
            <w:tcW w:w="1344" w:type="dxa"/>
          </w:tcPr>
          <w:p w14:paraId="7A386A3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614EECA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r>
      <w:tr w:rsidR="00B66F3A" w14:paraId="7BA4418A"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EC736F" w14:textId="2D68CE8E" w:rsidR="00B66F3A" w:rsidRDefault="00B66F3A" w:rsidP="00B66F3A">
            <w:pPr>
              <w:jc w:val="center"/>
            </w:pPr>
            <w:r>
              <w:rPr>
                <w:i/>
                <w:iCs/>
                <w:sz w:val="16"/>
              </w:rPr>
              <w:t>P. orientalis</w:t>
            </w:r>
          </w:p>
        </w:tc>
        <w:tc>
          <w:tcPr>
            <w:tcW w:w="1344" w:type="dxa"/>
          </w:tcPr>
          <w:p w14:paraId="4715481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-3.86e-04 (7.7e-04)</w:t>
            </w:r>
          </w:p>
        </w:tc>
        <w:tc>
          <w:tcPr>
            <w:tcW w:w="1344" w:type="dxa"/>
          </w:tcPr>
          <w:p w14:paraId="167C2B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-2.28e-05 (4.7e-04)</w:t>
            </w:r>
          </w:p>
        </w:tc>
        <w:tc>
          <w:tcPr>
            <w:tcW w:w="1344" w:type="dxa"/>
          </w:tcPr>
          <w:p w14:paraId="349997A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1.16e-04 (1.3e-04)</w:t>
            </w:r>
          </w:p>
        </w:tc>
        <w:tc>
          <w:tcPr>
            <w:tcW w:w="1344" w:type="dxa"/>
          </w:tcPr>
          <w:p w14:paraId="035B08C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1.76e-02 (2.9e-02)</w:t>
            </w:r>
          </w:p>
        </w:tc>
        <w:tc>
          <w:tcPr>
            <w:tcW w:w="1344" w:type="dxa"/>
          </w:tcPr>
          <w:p w14:paraId="566D90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-2.26e-03 (2.7e-02)</w:t>
            </w:r>
          </w:p>
        </w:tc>
        <w:tc>
          <w:tcPr>
            <w:tcW w:w="1344" w:type="dxa"/>
          </w:tcPr>
          <w:p w14:paraId="44473A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-4.63e-04 (2.7e-03)</w:t>
            </w:r>
          </w:p>
        </w:tc>
      </w:tr>
    </w:tbl>
    <w:p w14:paraId="57D15430" w14:textId="77777777" w:rsidR="0019042E" w:rsidRDefault="002F414F">
      <w:pPr>
        <w:spacing w:before="120"/>
      </w:pPr>
      <w:r>
        <w:rPr>
          <w:i/>
          <w:sz w:val="18"/>
        </w:rPr>
        <w:t>Table S14. Counterfactual attribution of changes in colonisation and extinction rates to climate and land-use drivers, with NDVI decomposed into climate and residual components. Values are mean annual change in predicted rate (SD in parentheses). Interaction terms capture non-additive effects of simultaneous climate and land-use change.</w:t>
      </w:r>
    </w:p>
    <w:p w14:paraId="1497A89B" w14:textId="77777777" w:rsidR="0019042E" w:rsidRDefault="0019042E"/>
    <w:p w14:paraId="192BFCC1" w14:textId="77777777" w:rsidR="0019042E" w:rsidRDefault="002F414F">
      <w:pPr>
        <w:jc w:val="center"/>
      </w:pPr>
      <w:r>
        <w:rPr>
          <w:noProof/>
        </w:rPr>
        <w:lastRenderedPageBreak/>
        <w:drawing>
          <wp:inline distT="0" distB="0" distL="0" distR="0" wp14:anchorId="5D034634" wp14:editId="61A92469">
            <wp:extent cx="4572000" cy="53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otitar.png"/>
                    <pic:cNvPicPr/>
                  </pic:nvPicPr>
                  <pic:blipFill>
                    <a:blip r:embed="rId13"/>
                    <a:stretch>
                      <a:fillRect/>
                    </a:stretch>
                  </pic:blipFill>
                  <pic:spPr>
                    <a:xfrm>
                      <a:off x="0" y="0"/>
                      <a:ext cx="4572000" cy="5334000"/>
                    </a:xfrm>
                    <a:prstGeom prst="rect">
                      <a:avLst/>
                    </a:prstGeom>
                  </pic:spPr>
                </pic:pic>
              </a:graphicData>
            </a:graphic>
          </wp:inline>
        </w:drawing>
      </w:r>
    </w:p>
    <w:p w14:paraId="478C45AA" w14:textId="77777777" w:rsidR="0019042E" w:rsidRDefault="002F414F">
      <w:pPr>
        <w:spacing w:after="240"/>
      </w:pPr>
      <w:r>
        <w:rPr>
          <w:i/>
          <w:sz w:val="18"/>
        </w:rPr>
        <w:t>Figure S4a. Attribution summary for O. tarda. Spatial maps of counterfactual changes in colonisation and extinction rates attributable to climate versus land-use change, with NDVI decomposed into climate and residual components.</w:t>
      </w:r>
    </w:p>
    <w:p w14:paraId="6B596485" w14:textId="77777777" w:rsidR="0019042E" w:rsidRDefault="002F414F">
      <w:pPr>
        <w:jc w:val="center"/>
      </w:pPr>
      <w:r>
        <w:rPr>
          <w:noProof/>
        </w:rPr>
        <w:lastRenderedPageBreak/>
        <w:drawing>
          <wp:inline distT="0" distB="0" distL="0" distR="0" wp14:anchorId="30E6C316" wp14:editId="1FD6EEE6">
            <wp:extent cx="4572000" cy="53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ptealc.png"/>
                    <pic:cNvPicPr/>
                  </pic:nvPicPr>
                  <pic:blipFill>
                    <a:blip r:embed="rId14"/>
                    <a:stretch>
                      <a:fillRect/>
                    </a:stretch>
                  </pic:blipFill>
                  <pic:spPr>
                    <a:xfrm>
                      <a:off x="0" y="0"/>
                      <a:ext cx="4572000" cy="5334000"/>
                    </a:xfrm>
                    <a:prstGeom prst="rect">
                      <a:avLst/>
                    </a:prstGeom>
                  </pic:spPr>
                </pic:pic>
              </a:graphicData>
            </a:graphic>
          </wp:inline>
        </w:drawing>
      </w:r>
    </w:p>
    <w:p w14:paraId="5F723362" w14:textId="77777777" w:rsidR="0019042E" w:rsidRDefault="002F414F">
      <w:pPr>
        <w:spacing w:after="240"/>
      </w:pPr>
      <w:r>
        <w:rPr>
          <w:i/>
          <w:sz w:val="18"/>
        </w:rPr>
        <w:t>Figure S4b. Attribution summary for P. alchata. Spatial maps of counterfactual changes in colonisation and extinction rates attributable to climate versus land-use change, with NDVI decomposed into climate and residual components.</w:t>
      </w:r>
    </w:p>
    <w:p w14:paraId="3B2A1430" w14:textId="77777777" w:rsidR="0019042E" w:rsidRDefault="002F414F">
      <w:pPr>
        <w:jc w:val="center"/>
      </w:pPr>
      <w:r>
        <w:rPr>
          <w:noProof/>
        </w:rPr>
        <w:lastRenderedPageBreak/>
        <w:drawing>
          <wp:inline distT="0" distB="0" distL="0" distR="0" wp14:anchorId="1397A11C" wp14:editId="3B0C6173">
            <wp:extent cx="4572000" cy="53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pteori.png"/>
                    <pic:cNvPicPr/>
                  </pic:nvPicPr>
                  <pic:blipFill>
                    <a:blip r:embed="rId15"/>
                    <a:stretch>
                      <a:fillRect/>
                    </a:stretch>
                  </pic:blipFill>
                  <pic:spPr>
                    <a:xfrm>
                      <a:off x="0" y="0"/>
                      <a:ext cx="4572000" cy="5334000"/>
                    </a:xfrm>
                    <a:prstGeom prst="rect">
                      <a:avLst/>
                    </a:prstGeom>
                  </pic:spPr>
                </pic:pic>
              </a:graphicData>
            </a:graphic>
          </wp:inline>
        </w:drawing>
      </w:r>
    </w:p>
    <w:p w14:paraId="58554A41" w14:textId="77777777" w:rsidR="0019042E" w:rsidRDefault="002F414F">
      <w:pPr>
        <w:spacing w:after="240"/>
      </w:pPr>
      <w:r>
        <w:rPr>
          <w:i/>
          <w:sz w:val="18"/>
        </w:rPr>
        <w:t>Figure S4c. Attribution summary for P. orientalis. Spatial maps of counterfactual changes in colonisation and extinction rates attributable to climate versus land-use change, with NDVI decomposed into climate and residual components.</w:t>
      </w:r>
    </w:p>
    <w:p w14:paraId="5B0E9121" w14:textId="77777777" w:rsidR="0019042E" w:rsidRDefault="002F414F">
      <w:pPr>
        <w:jc w:val="center"/>
      </w:pPr>
      <w:r>
        <w:rPr>
          <w:noProof/>
        </w:rPr>
        <w:lastRenderedPageBreak/>
        <w:drawing>
          <wp:inline distT="0" distB="0" distL="0" distR="0" wp14:anchorId="65034E0B" wp14:editId="4AD5F0F5">
            <wp:extent cx="4572000" cy="53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tettet.png"/>
                    <pic:cNvPicPr/>
                  </pic:nvPicPr>
                  <pic:blipFill>
                    <a:blip r:embed="rId16"/>
                    <a:stretch>
                      <a:fillRect/>
                    </a:stretch>
                  </pic:blipFill>
                  <pic:spPr>
                    <a:xfrm>
                      <a:off x="0" y="0"/>
                      <a:ext cx="4572000" cy="5334000"/>
                    </a:xfrm>
                    <a:prstGeom prst="rect">
                      <a:avLst/>
                    </a:prstGeom>
                  </pic:spPr>
                </pic:pic>
              </a:graphicData>
            </a:graphic>
          </wp:inline>
        </w:drawing>
      </w:r>
    </w:p>
    <w:p w14:paraId="58E27FF2" w14:textId="77777777" w:rsidR="0019042E" w:rsidRDefault="002F414F">
      <w:pPr>
        <w:spacing w:after="240"/>
      </w:pPr>
      <w:r>
        <w:rPr>
          <w:i/>
          <w:sz w:val="18"/>
        </w:rPr>
        <w:t>Figure S4d. Attribution summary for T. tetrax. Spatial maps of counterfactual changes in colonisation and extinction rates attributable to climate versus land-use change, with NDVI decomposed into climate and residual components.</w:t>
      </w:r>
    </w:p>
    <w:p w14:paraId="04534268" w14:textId="77777777" w:rsidR="0019042E" w:rsidRDefault="002F414F">
      <w:r>
        <w:br w:type="page"/>
      </w:r>
    </w:p>
    <w:p w14:paraId="09273AF2" w14:textId="77777777" w:rsidR="0019042E" w:rsidRDefault="002F414F">
      <w:pPr>
        <w:pStyle w:val="Ttulo1"/>
      </w:pPr>
      <w:r>
        <w:lastRenderedPageBreak/>
        <w:t>Appendix S10. Simulation-based robustness analysis</w:t>
      </w:r>
    </w:p>
    <w:p w14:paraId="410CFB01" w14:textId="77777777" w:rsidR="0019042E" w:rsidRDefault="002F414F">
      <w:pPr>
        <w:pStyle w:val="Ttulo2"/>
      </w:pPr>
      <w:r>
        <w:t>Methods</w:t>
      </w:r>
    </w:p>
    <w:p w14:paraId="2A062BD5" w14:textId="77777777" w:rsidR="0019042E" w:rsidRDefault="002F414F">
      <w:r>
        <w:t>This analysis tests whether the colext framework can artefactually produce near-zero colonisation estimates under the empirical sampling design used in this study. If the estimator systematically suppresses γ regardless of its true value, the demographic trap diagnosis would be a statistical artefact rather than a biological finding. We extracted the number of sites, per-site-year visit counts (preserving the exact NA structure of the empirical detection histories), and baseline parameter estimates (ψ₁, γ, ε, p) from the fitted models. We simulated 200 detection-history datasets per species under five colonisation scenarios: (A) empirical γ; (B) 5× empirical; (C) 10× empirical; (D) γ set so that ε/γ = 10; and (E) γ set to achieve 10% equilibrium occupancy. Each dataset was refitted using an intercept-only colext model. We assessed bias, 95% CI coverage, and the proportion of simulations classified into four demographic regimes: growth (ε/γ &lt; 1), mild decline (1–10), asymmetric decline (10–100), and demographic trap (&gt; 100). All 4,000 fits converged. Random seed: 2024.</w:t>
      </w:r>
    </w:p>
    <w:p w14:paraId="49CC5562" w14:textId="77777777" w:rsidR="0019042E" w:rsidRDefault="002F414F">
      <w:pPr>
        <w:pStyle w:val="Ttulo2"/>
      </w:pPr>
      <w:r>
        <w:t>Results</w:t>
      </w:r>
    </w:p>
    <w:p w14:paraId="3EF4639F" w14:textId="77777777" w:rsidR="0019042E" w:rsidRDefault="002F414F">
      <w:r>
        <w:t>Table S15 summarises the simulation results across all 20 species–scenario combinations. The critical finding is that when moderate colonisation exists in the simulated system (Scenarios D and E), colext recovers the true γ with near-zero bias (median relative bias &lt; 2.2%) and essentially never misclassifies the system as a demographic trap (false trap rate ≤ 0.5%). For Scenarios A–C, where the true γ is extremely low (&lt; 10⁻³), many estimates fall near zero (boundary), reflecting genuine identifiability challenges when colonisation events are vanishingly rare.</w:t>
      </w:r>
    </w:p>
    <w:tbl>
      <w:tblPr>
        <w:tblStyle w:val="Cuadrculaclara-nfasis1"/>
        <w:tblW w:w="0" w:type="auto"/>
        <w:jc w:val="center"/>
        <w:tblLook w:val="04A0" w:firstRow="1" w:lastRow="0" w:firstColumn="1" w:lastColumn="0" w:noHBand="0" w:noVBand="1"/>
      </w:tblPr>
      <w:tblGrid>
        <w:gridCol w:w="1342"/>
        <w:gridCol w:w="1341"/>
        <w:gridCol w:w="1340"/>
        <w:gridCol w:w="1342"/>
        <w:gridCol w:w="1340"/>
        <w:gridCol w:w="1341"/>
        <w:gridCol w:w="1340"/>
      </w:tblGrid>
      <w:tr w:rsidR="0019042E" w14:paraId="46D45DE4"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09EAE7E" w14:textId="77777777" w:rsidR="0019042E" w:rsidRDefault="002F414F">
            <w:pPr>
              <w:jc w:val="center"/>
            </w:pPr>
            <w:r>
              <w:rPr>
                <w:sz w:val="16"/>
              </w:rPr>
              <w:t>Species</w:t>
            </w:r>
          </w:p>
        </w:tc>
        <w:tc>
          <w:tcPr>
            <w:tcW w:w="1344" w:type="dxa"/>
          </w:tcPr>
          <w:p w14:paraId="2298E88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Scenario</w:t>
            </w:r>
          </w:p>
        </w:tc>
        <w:tc>
          <w:tcPr>
            <w:tcW w:w="1344" w:type="dxa"/>
          </w:tcPr>
          <w:p w14:paraId="5F1E155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true</w:t>
            </w:r>
          </w:p>
        </w:tc>
        <w:tc>
          <w:tcPr>
            <w:tcW w:w="1344" w:type="dxa"/>
          </w:tcPr>
          <w:p w14:paraId="20261D6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estimated</w:t>
            </w:r>
          </w:p>
        </w:tc>
        <w:tc>
          <w:tcPr>
            <w:tcW w:w="1344" w:type="dxa"/>
          </w:tcPr>
          <w:p w14:paraId="7141B32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Rel. bias (%)</w:t>
            </w:r>
          </w:p>
        </w:tc>
        <w:tc>
          <w:tcPr>
            <w:tcW w:w="1344" w:type="dxa"/>
          </w:tcPr>
          <w:p w14:paraId="0081EF3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95% CI coverage</w:t>
            </w:r>
          </w:p>
        </w:tc>
        <w:tc>
          <w:tcPr>
            <w:tcW w:w="1344" w:type="dxa"/>
          </w:tcPr>
          <w:p w14:paraId="13C34FA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False trap (%)</w:t>
            </w:r>
          </w:p>
        </w:tc>
      </w:tr>
      <w:tr w:rsidR="0019042E" w14:paraId="0F5754E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C22C217" w14:textId="77777777" w:rsidR="0019042E" w:rsidRPr="002F4908" w:rsidRDefault="002F414F">
            <w:pPr>
              <w:jc w:val="center"/>
              <w:rPr>
                <w:i/>
                <w:iCs/>
              </w:rPr>
            </w:pPr>
            <w:r>
              <w:rPr>
                <w:i/>
                <w:iCs/>
                <w:sz w:val="16"/>
              </w:rPr>
              <w:t>O. tarda</w:t>
            </w:r>
          </w:p>
        </w:tc>
        <w:tc>
          <w:tcPr>
            <w:tcW w:w="1344" w:type="dxa"/>
          </w:tcPr>
          <w:p w14:paraId="3C7CCED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w:t>
            </w:r>
          </w:p>
        </w:tc>
        <w:tc>
          <w:tcPr>
            <w:tcW w:w="1344" w:type="dxa"/>
          </w:tcPr>
          <w:p w14:paraId="1B16CE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4.55e-05</w:t>
            </w:r>
          </w:p>
        </w:tc>
        <w:tc>
          <w:tcPr>
            <w:tcW w:w="1344" w:type="dxa"/>
          </w:tcPr>
          <w:p w14:paraId="550EA58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9.14e-150</w:t>
            </w:r>
          </w:p>
        </w:tc>
        <w:tc>
          <w:tcPr>
            <w:tcW w:w="1344" w:type="dxa"/>
          </w:tcPr>
          <w:p w14:paraId="2DF231E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3F70FAF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344" w:type="dxa"/>
          </w:tcPr>
          <w:p w14:paraId="6C58378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76.0%</w:t>
            </w:r>
          </w:p>
        </w:tc>
      </w:tr>
      <w:tr w:rsidR="0019042E" w14:paraId="12FB2D5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4608BAB" w14:textId="77777777" w:rsidR="0019042E" w:rsidRPr="002F4908" w:rsidRDefault="002F414F">
            <w:pPr>
              <w:jc w:val="center"/>
              <w:rPr>
                <w:i/>
                <w:iCs/>
              </w:rPr>
            </w:pPr>
            <w:r>
              <w:rPr>
                <w:i/>
                <w:iCs/>
                <w:sz w:val="16"/>
              </w:rPr>
              <w:t>O. tarda</w:t>
            </w:r>
          </w:p>
        </w:tc>
        <w:tc>
          <w:tcPr>
            <w:tcW w:w="1344" w:type="dxa"/>
          </w:tcPr>
          <w:p w14:paraId="26DAD4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w:t>
            </w:r>
          </w:p>
        </w:tc>
        <w:tc>
          <w:tcPr>
            <w:tcW w:w="1344" w:type="dxa"/>
          </w:tcPr>
          <w:p w14:paraId="341BA5C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2.27e-04</w:t>
            </w:r>
          </w:p>
        </w:tc>
        <w:tc>
          <w:tcPr>
            <w:tcW w:w="1344" w:type="dxa"/>
          </w:tcPr>
          <w:p w14:paraId="23B3070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2.56e-04</w:t>
            </w:r>
          </w:p>
        </w:tc>
        <w:tc>
          <w:tcPr>
            <w:tcW w:w="1344" w:type="dxa"/>
          </w:tcPr>
          <w:p w14:paraId="2622561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12.4</w:t>
            </w:r>
          </w:p>
        </w:tc>
        <w:tc>
          <w:tcPr>
            <w:tcW w:w="1344" w:type="dxa"/>
          </w:tcPr>
          <w:p w14:paraId="0E4C839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344" w:type="dxa"/>
          </w:tcPr>
          <w:p w14:paraId="2860572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60.0%</w:t>
            </w:r>
          </w:p>
        </w:tc>
      </w:tr>
      <w:tr w:rsidR="0019042E" w14:paraId="6A48D0D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907E7E1" w14:textId="77777777" w:rsidR="0019042E" w:rsidRPr="002F4908" w:rsidRDefault="002F414F">
            <w:pPr>
              <w:jc w:val="center"/>
              <w:rPr>
                <w:i/>
                <w:iCs/>
              </w:rPr>
            </w:pPr>
            <w:r>
              <w:rPr>
                <w:i/>
                <w:iCs/>
                <w:sz w:val="16"/>
              </w:rPr>
              <w:t>O. tarda</w:t>
            </w:r>
          </w:p>
        </w:tc>
        <w:tc>
          <w:tcPr>
            <w:tcW w:w="1344" w:type="dxa"/>
          </w:tcPr>
          <w:p w14:paraId="4F578B3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C</w:t>
            </w:r>
          </w:p>
        </w:tc>
        <w:tc>
          <w:tcPr>
            <w:tcW w:w="1344" w:type="dxa"/>
          </w:tcPr>
          <w:p w14:paraId="6C83923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4.55e-04</w:t>
            </w:r>
          </w:p>
        </w:tc>
        <w:tc>
          <w:tcPr>
            <w:tcW w:w="1344" w:type="dxa"/>
          </w:tcPr>
          <w:p w14:paraId="0E8D49C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5.54e-04</w:t>
            </w:r>
          </w:p>
        </w:tc>
        <w:tc>
          <w:tcPr>
            <w:tcW w:w="1344" w:type="dxa"/>
          </w:tcPr>
          <w:p w14:paraId="5D53620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21.8</w:t>
            </w:r>
          </w:p>
        </w:tc>
        <w:tc>
          <w:tcPr>
            <w:tcW w:w="1344" w:type="dxa"/>
          </w:tcPr>
          <w:p w14:paraId="62E49C7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18.5%</w:t>
            </w:r>
          </w:p>
        </w:tc>
        <w:tc>
          <w:tcPr>
            <w:tcW w:w="1344" w:type="dxa"/>
          </w:tcPr>
          <w:p w14:paraId="7753F0C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51.0%</w:t>
            </w:r>
          </w:p>
        </w:tc>
      </w:tr>
      <w:tr w:rsidR="0019042E" w14:paraId="108D81E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67FC98E" w14:textId="77777777" w:rsidR="0019042E" w:rsidRPr="002F4908" w:rsidRDefault="002F414F">
            <w:pPr>
              <w:jc w:val="center"/>
              <w:rPr>
                <w:i/>
                <w:iCs/>
              </w:rPr>
            </w:pPr>
            <w:r>
              <w:rPr>
                <w:i/>
                <w:iCs/>
                <w:sz w:val="16"/>
              </w:rPr>
              <w:t>O. tarda</w:t>
            </w:r>
          </w:p>
        </w:tc>
        <w:tc>
          <w:tcPr>
            <w:tcW w:w="1344" w:type="dxa"/>
          </w:tcPr>
          <w:p w14:paraId="6F64081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D</w:t>
            </w:r>
          </w:p>
        </w:tc>
        <w:tc>
          <w:tcPr>
            <w:tcW w:w="1344" w:type="dxa"/>
          </w:tcPr>
          <w:p w14:paraId="6B96C9A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0.0222</w:t>
            </w:r>
          </w:p>
        </w:tc>
        <w:tc>
          <w:tcPr>
            <w:tcW w:w="1344" w:type="dxa"/>
          </w:tcPr>
          <w:p w14:paraId="12C2ABD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0.0219</w:t>
            </w:r>
          </w:p>
        </w:tc>
        <w:tc>
          <w:tcPr>
            <w:tcW w:w="1344" w:type="dxa"/>
          </w:tcPr>
          <w:p w14:paraId="5146218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-1.7</w:t>
            </w:r>
          </w:p>
        </w:tc>
        <w:tc>
          <w:tcPr>
            <w:tcW w:w="1344" w:type="dxa"/>
          </w:tcPr>
          <w:p w14:paraId="0A821A0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69.0%</w:t>
            </w:r>
          </w:p>
        </w:tc>
        <w:tc>
          <w:tcPr>
            <w:tcW w:w="1344" w:type="dxa"/>
          </w:tcPr>
          <w:p w14:paraId="3C2C74E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21C5B942"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BD7FC5" w14:textId="77777777" w:rsidR="0019042E" w:rsidRPr="002F4908" w:rsidRDefault="002F414F">
            <w:pPr>
              <w:jc w:val="center"/>
              <w:rPr>
                <w:i/>
                <w:iCs/>
              </w:rPr>
            </w:pPr>
            <w:r>
              <w:rPr>
                <w:i/>
                <w:iCs/>
                <w:sz w:val="16"/>
              </w:rPr>
              <w:t>O. tarda</w:t>
            </w:r>
          </w:p>
        </w:tc>
        <w:tc>
          <w:tcPr>
            <w:tcW w:w="1344" w:type="dxa"/>
          </w:tcPr>
          <w:p w14:paraId="43DB5DE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w:t>
            </w:r>
          </w:p>
        </w:tc>
        <w:tc>
          <w:tcPr>
            <w:tcW w:w="1344" w:type="dxa"/>
          </w:tcPr>
          <w:p w14:paraId="51AEC06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0.0247</w:t>
            </w:r>
          </w:p>
        </w:tc>
        <w:tc>
          <w:tcPr>
            <w:tcW w:w="1344" w:type="dxa"/>
          </w:tcPr>
          <w:p w14:paraId="381947C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0.0246</w:t>
            </w:r>
          </w:p>
        </w:tc>
        <w:tc>
          <w:tcPr>
            <w:tcW w:w="1344" w:type="dxa"/>
          </w:tcPr>
          <w:p w14:paraId="3CE374E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w:t>
            </w:r>
          </w:p>
        </w:tc>
        <w:tc>
          <w:tcPr>
            <w:tcW w:w="1344" w:type="dxa"/>
          </w:tcPr>
          <w:p w14:paraId="7D07E8E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94.0%</w:t>
            </w:r>
          </w:p>
        </w:tc>
        <w:tc>
          <w:tcPr>
            <w:tcW w:w="1344" w:type="dxa"/>
          </w:tcPr>
          <w:p w14:paraId="337EC7D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11C63ED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C5758FC" w14:textId="77777777" w:rsidR="0019042E" w:rsidRPr="002F4908" w:rsidRDefault="002F414F">
            <w:pPr>
              <w:jc w:val="center"/>
              <w:rPr>
                <w:i/>
                <w:iCs/>
              </w:rPr>
            </w:pPr>
            <w:r>
              <w:rPr>
                <w:i/>
                <w:iCs/>
                <w:sz w:val="16"/>
              </w:rPr>
              <w:t>T. tetrax</w:t>
            </w:r>
          </w:p>
        </w:tc>
        <w:tc>
          <w:tcPr>
            <w:tcW w:w="1344" w:type="dxa"/>
          </w:tcPr>
          <w:p w14:paraId="6DFD9FE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w:t>
            </w:r>
          </w:p>
        </w:tc>
        <w:tc>
          <w:tcPr>
            <w:tcW w:w="1344" w:type="dxa"/>
          </w:tcPr>
          <w:p w14:paraId="35EB369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6.79e-04</w:t>
            </w:r>
          </w:p>
        </w:tc>
        <w:tc>
          <w:tcPr>
            <w:tcW w:w="1344" w:type="dxa"/>
          </w:tcPr>
          <w:p w14:paraId="1B9AB73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7.11e-04</w:t>
            </w:r>
          </w:p>
        </w:tc>
        <w:tc>
          <w:tcPr>
            <w:tcW w:w="1344" w:type="dxa"/>
          </w:tcPr>
          <w:p w14:paraId="1974A4A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4.7</w:t>
            </w:r>
          </w:p>
        </w:tc>
        <w:tc>
          <w:tcPr>
            <w:tcW w:w="1344" w:type="dxa"/>
          </w:tcPr>
          <w:p w14:paraId="2ADE9B4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36.5%</w:t>
            </w:r>
          </w:p>
        </w:tc>
        <w:tc>
          <w:tcPr>
            <w:tcW w:w="1344" w:type="dxa"/>
          </w:tcPr>
          <w:p w14:paraId="38F7B4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48.0%</w:t>
            </w:r>
          </w:p>
        </w:tc>
      </w:tr>
      <w:tr w:rsidR="0019042E" w14:paraId="71B7833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D648FD2" w14:textId="77777777" w:rsidR="0019042E" w:rsidRPr="002F4908" w:rsidRDefault="002F414F">
            <w:pPr>
              <w:jc w:val="center"/>
              <w:rPr>
                <w:i/>
                <w:iCs/>
              </w:rPr>
            </w:pPr>
            <w:r>
              <w:rPr>
                <w:i/>
                <w:iCs/>
                <w:sz w:val="16"/>
              </w:rPr>
              <w:t>T. tetrax</w:t>
            </w:r>
          </w:p>
        </w:tc>
        <w:tc>
          <w:tcPr>
            <w:tcW w:w="1344" w:type="dxa"/>
          </w:tcPr>
          <w:p w14:paraId="15EE587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w:t>
            </w:r>
          </w:p>
        </w:tc>
        <w:tc>
          <w:tcPr>
            <w:tcW w:w="1344" w:type="dxa"/>
          </w:tcPr>
          <w:p w14:paraId="73C4735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3.4e-03</w:t>
            </w:r>
          </w:p>
        </w:tc>
        <w:tc>
          <w:tcPr>
            <w:tcW w:w="1344" w:type="dxa"/>
          </w:tcPr>
          <w:p w14:paraId="528AC87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3.0e-03</w:t>
            </w:r>
          </w:p>
        </w:tc>
        <w:tc>
          <w:tcPr>
            <w:tcW w:w="1344" w:type="dxa"/>
          </w:tcPr>
          <w:p w14:paraId="31389B7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-13.0</w:t>
            </w:r>
          </w:p>
        </w:tc>
        <w:tc>
          <w:tcPr>
            <w:tcW w:w="1344" w:type="dxa"/>
          </w:tcPr>
          <w:p w14:paraId="63B0630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68.5%</w:t>
            </w:r>
          </w:p>
        </w:tc>
        <w:tc>
          <w:tcPr>
            <w:tcW w:w="1344" w:type="dxa"/>
          </w:tcPr>
          <w:p w14:paraId="00D475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7.0%</w:t>
            </w:r>
          </w:p>
        </w:tc>
      </w:tr>
      <w:tr w:rsidR="0019042E" w14:paraId="377F142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8320E6E" w14:textId="77777777" w:rsidR="0019042E" w:rsidRPr="002F4908" w:rsidRDefault="002F414F">
            <w:pPr>
              <w:jc w:val="center"/>
              <w:rPr>
                <w:i/>
                <w:iCs/>
              </w:rPr>
            </w:pPr>
            <w:r>
              <w:rPr>
                <w:i/>
                <w:iCs/>
                <w:sz w:val="16"/>
              </w:rPr>
              <w:t>T. tetrax</w:t>
            </w:r>
          </w:p>
        </w:tc>
        <w:tc>
          <w:tcPr>
            <w:tcW w:w="1344" w:type="dxa"/>
          </w:tcPr>
          <w:p w14:paraId="2360666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C</w:t>
            </w:r>
          </w:p>
        </w:tc>
        <w:tc>
          <w:tcPr>
            <w:tcW w:w="1344" w:type="dxa"/>
          </w:tcPr>
          <w:p w14:paraId="4445727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6.8e-03</w:t>
            </w:r>
          </w:p>
        </w:tc>
        <w:tc>
          <w:tcPr>
            <w:tcW w:w="1344" w:type="dxa"/>
          </w:tcPr>
          <w:p w14:paraId="3744C1B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6.0e-03</w:t>
            </w:r>
          </w:p>
        </w:tc>
        <w:tc>
          <w:tcPr>
            <w:tcW w:w="1344" w:type="dxa"/>
          </w:tcPr>
          <w:p w14:paraId="63C7F00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-11.4</w:t>
            </w:r>
          </w:p>
        </w:tc>
        <w:tc>
          <w:tcPr>
            <w:tcW w:w="1344" w:type="dxa"/>
          </w:tcPr>
          <w:p w14:paraId="084F397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46.0%</w:t>
            </w:r>
          </w:p>
        </w:tc>
        <w:tc>
          <w:tcPr>
            <w:tcW w:w="1344" w:type="dxa"/>
          </w:tcPr>
          <w:p w14:paraId="625D7C8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379E88E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134A5C3" w14:textId="77777777" w:rsidR="0019042E" w:rsidRPr="002F4908" w:rsidRDefault="002F414F">
            <w:pPr>
              <w:jc w:val="center"/>
              <w:rPr>
                <w:i/>
                <w:iCs/>
              </w:rPr>
            </w:pPr>
            <w:r>
              <w:rPr>
                <w:i/>
                <w:iCs/>
                <w:sz w:val="16"/>
              </w:rPr>
              <w:t>T. tetrax</w:t>
            </w:r>
          </w:p>
        </w:tc>
        <w:tc>
          <w:tcPr>
            <w:tcW w:w="1344" w:type="dxa"/>
          </w:tcPr>
          <w:p w14:paraId="7BC7E6E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D</w:t>
            </w:r>
          </w:p>
        </w:tc>
        <w:tc>
          <w:tcPr>
            <w:tcW w:w="1344" w:type="dxa"/>
          </w:tcPr>
          <w:p w14:paraId="3EF22D8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1.38e-02</w:t>
            </w:r>
          </w:p>
        </w:tc>
        <w:tc>
          <w:tcPr>
            <w:tcW w:w="1344" w:type="dxa"/>
          </w:tcPr>
          <w:p w14:paraId="6BCA107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1.35e-02</w:t>
            </w:r>
          </w:p>
        </w:tc>
        <w:tc>
          <w:tcPr>
            <w:tcW w:w="1344" w:type="dxa"/>
          </w:tcPr>
          <w:p w14:paraId="41E6F02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-2.1</w:t>
            </w:r>
          </w:p>
        </w:tc>
        <w:tc>
          <w:tcPr>
            <w:tcW w:w="1344" w:type="dxa"/>
          </w:tcPr>
          <w:p w14:paraId="539744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68.5%</w:t>
            </w:r>
          </w:p>
        </w:tc>
        <w:tc>
          <w:tcPr>
            <w:tcW w:w="1344" w:type="dxa"/>
          </w:tcPr>
          <w:p w14:paraId="6D1AC9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w:t>
            </w:r>
          </w:p>
        </w:tc>
      </w:tr>
      <w:tr w:rsidR="0019042E" w14:paraId="70E5A7A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7F7CA48" w14:textId="77777777" w:rsidR="0019042E" w:rsidRPr="002F4908" w:rsidRDefault="002F414F">
            <w:pPr>
              <w:jc w:val="center"/>
              <w:rPr>
                <w:i/>
                <w:iCs/>
              </w:rPr>
            </w:pPr>
            <w:r>
              <w:rPr>
                <w:i/>
                <w:iCs/>
                <w:sz w:val="16"/>
              </w:rPr>
              <w:t>T. tetrax</w:t>
            </w:r>
          </w:p>
        </w:tc>
        <w:tc>
          <w:tcPr>
            <w:tcW w:w="1344" w:type="dxa"/>
          </w:tcPr>
          <w:p w14:paraId="5818125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E</w:t>
            </w:r>
          </w:p>
        </w:tc>
        <w:tc>
          <w:tcPr>
            <w:tcW w:w="1344" w:type="dxa"/>
          </w:tcPr>
          <w:p w14:paraId="2E8523F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1.53e-02</w:t>
            </w:r>
          </w:p>
        </w:tc>
        <w:tc>
          <w:tcPr>
            <w:tcW w:w="1344" w:type="dxa"/>
          </w:tcPr>
          <w:p w14:paraId="44C1C50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1.54e-02</w:t>
            </w:r>
          </w:p>
        </w:tc>
        <w:tc>
          <w:tcPr>
            <w:tcW w:w="1344" w:type="dxa"/>
          </w:tcPr>
          <w:p w14:paraId="58B143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w:t>
            </w:r>
          </w:p>
        </w:tc>
        <w:tc>
          <w:tcPr>
            <w:tcW w:w="1344" w:type="dxa"/>
          </w:tcPr>
          <w:p w14:paraId="23659C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89.0%</w:t>
            </w:r>
          </w:p>
        </w:tc>
        <w:tc>
          <w:tcPr>
            <w:tcW w:w="1344" w:type="dxa"/>
          </w:tcPr>
          <w:p w14:paraId="0C3BE5A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4D3B4BFA"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60E242" w14:textId="77777777" w:rsidR="0019042E" w:rsidRPr="002F4908" w:rsidRDefault="002F414F">
            <w:pPr>
              <w:jc w:val="center"/>
              <w:rPr>
                <w:i/>
                <w:iCs/>
              </w:rPr>
            </w:pPr>
            <w:r>
              <w:rPr>
                <w:i/>
                <w:iCs/>
                <w:sz w:val="16"/>
              </w:rPr>
              <w:t>P. alchata</w:t>
            </w:r>
          </w:p>
        </w:tc>
        <w:tc>
          <w:tcPr>
            <w:tcW w:w="1344" w:type="dxa"/>
          </w:tcPr>
          <w:p w14:paraId="54D4CA2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w:t>
            </w:r>
          </w:p>
        </w:tc>
        <w:tc>
          <w:tcPr>
            <w:tcW w:w="1344" w:type="dxa"/>
          </w:tcPr>
          <w:p w14:paraId="025D162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1.4e-03</w:t>
            </w:r>
          </w:p>
        </w:tc>
        <w:tc>
          <w:tcPr>
            <w:tcW w:w="1344" w:type="dxa"/>
          </w:tcPr>
          <w:p w14:paraId="482704D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9.68e-04</w:t>
            </w:r>
          </w:p>
        </w:tc>
        <w:tc>
          <w:tcPr>
            <w:tcW w:w="1344" w:type="dxa"/>
          </w:tcPr>
          <w:p w14:paraId="1BF2B5C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-29.4</w:t>
            </w:r>
          </w:p>
        </w:tc>
        <w:tc>
          <w:tcPr>
            <w:tcW w:w="1344" w:type="dxa"/>
          </w:tcPr>
          <w:p w14:paraId="4934912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51.0%</w:t>
            </w:r>
          </w:p>
        </w:tc>
        <w:tc>
          <w:tcPr>
            <w:tcW w:w="1344" w:type="dxa"/>
          </w:tcPr>
          <w:p w14:paraId="00B224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69.0%</w:t>
            </w:r>
          </w:p>
        </w:tc>
      </w:tr>
      <w:tr w:rsidR="0019042E" w14:paraId="4032AA4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6DE9ECB" w14:textId="77777777" w:rsidR="0019042E" w:rsidRPr="002F4908" w:rsidRDefault="002F414F">
            <w:pPr>
              <w:jc w:val="center"/>
              <w:rPr>
                <w:i/>
                <w:iCs/>
              </w:rPr>
            </w:pPr>
            <w:r>
              <w:rPr>
                <w:i/>
                <w:iCs/>
                <w:sz w:val="16"/>
              </w:rPr>
              <w:t>P. alchata</w:t>
            </w:r>
          </w:p>
        </w:tc>
        <w:tc>
          <w:tcPr>
            <w:tcW w:w="1344" w:type="dxa"/>
          </w:tcPr>
          <w:p w14:paraId="557EC96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w:t>
            </w:r>
          </w:p>
        </w:tc>
        <w:tc>
          <w:tcPr>
            <w:tcW w:w="1344" w:type="dxa"/>
          </w:tcPr>
          <w:p w14:paraId="7C0177C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6.9e-03</w:t>
            </w:r>
          </w:p>
        </w:tc>
        <w:tc>
          <w:tcPr>
            <w:tcW w:w="1344" w:type="dxa"/>
          </w:tcPr>
          <w:p w14:paraId="5F5C840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6.0e-03</w:t>
            </w:r>
          </w:p>
        </w:tc>
        <w:tc>
          <w:tcPr>
            <w:tcW w:w="1344" w:type="dxa"/>
          </w:tcPr>
          <w:p w14:paraId="7B40E01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-12.2</w:t>
            </w:r>
          </w:p>
        </w:tc>
        <w:tc>
          <w:tcPr>
            <w:tcW w:w="1344" w:type="dxa"/>
          </w:tcPr>
          <w:p w14:paraId="02E2E33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58.0%</w:t>
            </w:r>
          </w:p>
        </w:tc>
        <w:tc>
          <w:tcPr>
            <w:tcW w:w="1344" w:type="dxa"/>
          </w:tcPr>
          <w:p w14:paraId="5533D30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5.5%</w:t>
            </w:r>
          </w:p>
        </w:tc>
      </w:tr>
      <w:tr w:rsidR="0019042E" w14:paraId="2B213C3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2BB3943" w14:textId="77777777" w:rsidR="0019042E" w:rsidRPr="002F4908" w:rsidRDefault="002F414F">
            <w:pPr>
              <w:jc w:val="center"/>
              <w:rPr>
                <w:i/>
                <w:iCs/>
              </w:rPr>
            </w:pPr>
            <w:r>
              <w:rPr>
                <w:i/>
                <w:iCs/>
                <w:sz w:val="16"/>
              </w:rPr>
              <w:t>P. alchata</w:t>
            </w:r>
          </w:p>
        </w:tc>
        <w:tc>
          <w:tcPr>
            <w:tcW w:w="1344" w:type="dxa"/>
          </w:tcPr>
          <w:p w14:paraId="1390A68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C</w:t>
            </w:r>
          </w:p>
        </w:tc>
        <w:tc>
          <w:tcPr>
            <w:tcW w:w="1344" w:type="dxa"/>
          </w:tcPr>
          <w:p w14:paraId="2F50F47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1.37e-02</w:t>
            </w:r>
          </w:p>
        </w:tc>
        <w:tc>
          <w:tcPr>
            <w:tcW w:w="1344" w:type="dxa"/>
          </w:tcPr>
          <w:p w14:paraId="4FBE48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1.23e-02</w:t>
            </w:r>
          </w:p>
        </w:tc>
        <w:tc>
          <w:tcPr>
            <w:tcW w:w="1344" w:type="dxa"/>
          </w:tcPr>
          <w:p w14:paraId="51EC577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-10.4</w:t>
            </w:r>
          </w:p>
        </w:tc>
        <w:tc>
          <w:tcPr>
            <w:tcW w:w="1344" w:type="dxa"/>
          </w:tcPr>
          <w:p w14:paraId="72E4EF2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49.5%</w:t>
            </w:r>
          </w:p>
        </w:tc>
        <w:tc>
          <w:tcPr>
            <w:tcW w:w="1344" w:type="dxa"/>
          </w:tcPr>
          <w:p w14:paraId="53B6E9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r>
      <w:tr w:rsidR="0019042E" w14:paraId="7680988B"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50FCC85" w14:textId="77777777" w:rsidR="0019042E" w:rsidRPr="002F4908" w:rsidRDefault="002F414F">
            <w:pPr>
              <w:jc w:val="center"/>
              <w:rPr>
                <w:i/>
                <w:iCs/>
              </w:rPr>
            </w:pPr>
            <w:r>
              <w:rPr>
                <w:i/>
                <w:iCs/>
                <w:sz w:val="16"/>
              </w:rPr>
              <w:t>P. alchata</w:t>
            </w:r>
          </w:p>
        </w:tc>
        <w:tc>
          <w:tcPr>
            <w:tcW w:w="1344" w:type="dxa"/>
          </w:tcPr>
          <w:p w14:paraId="3A25C92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D</w:t>
            </w:r>
          </w:p>
        </w:tc>
        <w:tc>
          <w:tcPr>
            <w:tcW w:w="1344" w:type="dxa"/>
          </w:tcPr>
          <w:p w14:paraId="56A3D2C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4.89e-02</w:t>
            </w:r>
          </w:p>
        </w:tc>
        <w:tc>
          <w:tcPr>
            <w:tcW w:w="1344" w:type="dxa"/>
          </w:tcPr>
          <w:p w14:paraId="65D94FA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4.89e-02</w:t>
            </w:r>
          </w:p>
        </w:tc>
        <w:tc>
          <w:tcPr>
            <w:tcW w:w="1344" w:type="dxa"/>
          </w:tcPr>
          <w:p w14:paraId="5CD1276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-0.2</w:t>
            </w:r>
          </w:p>
        </w:tc>
        <w:tc>
          <w:tcPr>
            <w:tcW w:w="1344" w:type="dxa"/>
          </w:tcPr>
          <w:p w14:paraId="5EE0CE8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96.5%</w:t>
            </w:r>
          </w:p>
        </w:tc>
        <w:tc>
          <w:tcPr>
            <w:tcW w:w="1344" w:type="dxa"/>
          </w:tcPr>
          <w:p w14:paraId="715F77B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0C1DFB6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E691072" w14:textId="77777777" w:rsidR="0019042E" w:rsidRPr="002F4908" w:rsidRDefault="002F414F">
            <w:pPr>
              <w:jc w:val="center"/>
              <w:rPr>
                <w:i/>
                <w:iCs/>
              </w:rPr>
            </w:pPr>
            <w:r>
              <w:rPr>
                <w:i/>
                <w:iCs/>
                <w:sz w:val="16"/>
              </w:rPr>
              <w:t>P. alchata</w:t>
            </w:r>
          </w:p>
        </w:tc>
        <w:tc>
          <w:tcPr>
            <w:tcW w:w="1344" w:type="dxa"/>
          </w:tcPr>
          <w:p w14:paraId="5FA8BA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w:t>
            </w:r>
          </w:p>
        </w:tc>
        <w:tc>
          <w:tcPr>
            <w:tcW w:w="1344" w:type="dxa"/>
          </w:tcPr>
          <w:p w14:paraId="67003A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5.44e-02</w:t>
            </w:r>
          </w:p>
        </w:tc>
        <w:tc>
          <w:tcPr>
            <w:tcW w:w="1344" w:type="dxa"/>
          </w:tcPr>
          <w:p w14:paraId="0EDD672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5.46e-02</w:t>
            </w:r>
          </w:p>
        </w:tc>
        <w:tc>
          <w:tcPr>
            <w:tcW w:w="1344" w:type="dxa"/>
          </w:tcPr>
          <w:p w14:paraId="5ECA127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w:t>
            </w:r>
          </w:p>
        </w:tc>
        <w:tc>
          <w:tcPr>
            <w:tcW w:w="1344" w:type="dxa"/>
          </w:tcPr>
          <w:p w14:paraId="0934136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93.5%</w:t>
            </w:r>
          </w:p>
        </w:tc>
        <w:tc>
          <w:tcPr>
            <w:tcW w:w="1344" w:type="dxa"/>
          </w:tcPr>
          <w:p w14:paraId="2DD980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0163300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54257CF" w14:textId="77777777" w:rsidR="0019042E" w:rsidRPr="002F4908" w:rsidRDefault="002F414F">
            <w:pPr>
              <w:jc w:val="center"/>
              <w:rPr>
                <w:i/>
                <w:iCs/>
              </w:rPr>
            </w:pPr>
            <w:r>
              <w:rPr>
                <w:i/>
                <w:iCs/>
                <w:sz w:val="16"/>
              </w:rPr>
              <w:t>P. orientalis</w:t>
            </w:r>
          </w:p>
        </w:tc>
        <w:tc>
          <w:tcPr>
            <w:tcW w:w="1344" w:type="dxa"/>
          </w:tcPr>
          <w:p w14:paraId="0D2FA5A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w:t>
            </w:r>
          </w:p>
        </w:tc>
        <w:tc>
          <w:tcPr>
            <w:tcW w:w="1344" w:type="dxa"/>
          </w:tcPr>
          <w:p w14:paraId="77F2981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3.82e-07</w:t>
            </w:r>
          </w:p>
        </w:tc>
        <w:tc>
          <w:tcPr>
            <w:tcW w:w="1344" w:type="dxa"/>
          </w:tcPr>
          <w:p w14:paraId="30C25CF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5.01e-10</w:t>
            </w:r>
          </w:p>
        </w:tc>
        <w:tc>
          <w:tcPr>
            <w:tcW w:w="1344" w:type="dxa"/>
          </w:tcPr>
          <w:p w14:paraId="2B752DB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-99.9</w:t>
            </w:r>
          </w:p>
        </w:tc>
        <w:tc>
          <w:tcPr>
            <w:tcW w:w="1344" w:type="dxa"/>
          </w:tcPr>
          <w:p w14:paraId="4966E7D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31.0%</w:t>
            </w:r>
          </w:p>
        </w:tc>
        <w:tc>
          <w:tcPr>
            <w:tcW w:w="1344" w:type="dxa"/>
          </w:tcPr>
          <w:p w14:paraId="0BD83B2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56.5%</w:t>
            </w:r>
          </w:p>
        </w:tc>
      </w:tr>
      <w:tr w:rsidR="0019042E" w14:paraId="51424E5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53627A0" w14:textId="77777777" w:rsidR="0019042E" w:rsidRPr="002F4908" w:rsidRDefault="002F414F">
            <w:pPr>
              <w:jc w:val="center"/>
              <w:rPr>
                <w:i/>
                <w:iCs/>
              </w:rPr>
            </w:pPr>
            <w:r>
              <w:rPr>
                <w:i/>
                <w:iCs/>
                <w:sz w:val="16"/>
              </w:rPr>
              <w:t>P. orientalis</w:t>
            </w:r>
          </w:p>
        </w:tc>
        <w:tc>
          <w:tcPr>
            <w:tcW w:w="1344" w:type="dxa"/>
          </w:tcPr>
          <w:p w14:paraId="199B0FF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w:t>
            </w:r>
          </w:p>
        </w:tc>
        <w:tc>
          <w:tcPr>
            <w:tcW w:w="1344" w:type="dxa"/>
          </w:tcPr>
          <w:p w14:paraId="6CC0A98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1.91e-06</w:t>
            </w:r>
          </w:p>
        </w:tc>
        <w:tc>
          <w:tcPr>
            <w:tcW w:w="1344" w:type="dxa"/>
          </w:tcPr>
          <w:p w14:paraId="3633C93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5.11e-10</w:t>
            </w:r>
          </w:p>
        </w:tc>
        <w:tc>
          <w:tcPr>
            <w:tcW w:w="1344" w:type="dxa"/>
          </w:tcPr>
          <w:p w14:paraId="7BBA95C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40119F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31.0%</w:t>
            </w:r>
          </w:p>
        </w:tc>
        <w:tc>
          <w:tcPr>
            <w:tcW w:w="1344" w:type="dxa"/>
          </w:tcPr>
          <w:p w14:paraId="7F0DD8C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59.5%</w:t>
            </w:r>
          </w:p>
        </w:tc>
      </w:tr>
      <w:tr w:rsidR="0019042E" w14:paraId="0785F7E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7C35536" w14:textId="77777777" w:rsidR="0019042E" w:rsidRPr="002F4908" w:rsidRDefault="002F414F">
            <w:pPr>
              <w:jc w:val="center"/>
              <w:rPr>
                <w:i/>
                <w:iCs/>
              </w:rPr>
            </w:pPr>
            <w:r>
              <w:rPr>
                <w:i/>
                <w:iCs/>
                <w:sz w:val="16"/>
              </w:rPr>
              <w:t>P. orientalis</w:t>
            </w:r>
          </w:p>
        </w:tc>
        <w:tc>
          <w:tcPr>
            <w:tcW w:w="1344" w:type="dxa"/>
          </w:tcPr>
          <w:p w14:paraId="1BA8E60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C</w:t>
            </w:r>
          </w:p>
        </w:tc>
        <w:tc>
          <w:tcPr>
            <w:tcW w:w="1344" w:type="dxa"/>
          </w:tcPr>
          <w:p w14:paraId="398CE26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3.82e-06</w:t>
            </w:r>
          </w:p>
        </w:tc>
        <w:tc>
          <w:tcPr>
            <w:tcW w:w="1344" w:type="dxa"/>
          </w:tcPr>
          <w:p w14:paraId="6CD7213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5.12e-10</w:t>
            </w:r>
          </w:p>
        </w:tc>
        <w:tc>
          <w:tcPr>
            <w:tcW w:w="1344" w:type="dxa"/>
          </w:tcPr>
          <w:p w14:paraId="142184C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64F0C69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c>
          <w:tcPr>
            <w:tcW w:w="1344" w:type="dxa"/>
          </w:tcPr>
          <w:p w14:paraId="03FFCDC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57.5%</w:t>
            </w:r>
          </w:p>
        </w:tc>
      </w:tr>
      <w:tr w:rsidR="0019042E" w14:paraId="6460A0E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832923" w14:textId="77777777" w:rsidR="0019042E" w:rsidRPr="002F4908" w:rsidRDefault="002F414F">
            <w:pPr>
              <w:jc w:val="center"/>
              <w:rPr>
                <w:i/>
                <w:iCs/>
              </w:rPr>
            </w:pPr>
            <w:r>
              <w:rPr>
                <w:i/>
                <w:iCs/>
                <w:sz w:val="16"/>
              </w:rPr>
              <w:t>P. orientalis</w:t>
            </w:r>
          </w:p>
        </w:tc>
        <w:tc>
          <w:tcPr>
            <w:tcW w:w="1344" w:type="dxa"/>
          </w:tcPr>
          <w:p w14:paraId="77CDF89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D</w:t>
            </w:r>
          </w:p>
        </w:tc>
        <w:tc>
          <w:tcPr>
            <w:tcW w:w="1344" w:type="dxa"/>
          </w:tcPr>
          <w:p w14:paraId="33C74AC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4.41e-02</w:t>
            </w:r>
          </w:p>
        </w:tc>
        <w:tc>
          <w:tcPr>
            <w:tcW w:w="1344" w:type="dxa"/>
          </w:tcPr>
          <w:p w14:paraId="7F8D2A9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4.43e-02</w:t>
            </w:r>
          </w:p>
        </w:tc>
        <w:tc>
          <w:tcPr>
            <w:tcW w:w="1344" w:type="dxa"/>
          </w:tcPr>
          <w:p w14:paraId="65A771F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w:t>
            </w:r>
          </w:p>
        </w:tc>
        <w:tc>
          <w:tcPr>
            <w:tcW w:w="1344" w:type="dxa"/>
          </w:tcPr>
          <w:p w14:paraId="63CCEB4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97.5%</w:t>
            </w:r>
          </w:p>
        </w:tc>
        <w:tc>
          <w:tcPr>
            <w:tcW w:w="1344" w:type="dxa"/>
          </w:tcPr>
          <w:p w14:paraId="476AB9A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0E5EF7D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A0A3721" w14:textId="77777777" w:rsidR="0019042E" w:rsidRPr="002F4908" w:rsidRDefault="002F414F">
            <w:pPr>
              <w:jc w:val="center"/>
              <w:rPr>
                <w:i/>
                <w:iCs/>
              </w:rPr>
            </w:pPr>
            <w:r>
              <w:rPr>
                <w:i/>
                <w:iCs/>
                <w:sz w:val="16"/>
              </w:rPr>
              <w:t>P. orientalis</w:t>
            </w:r>
          </w:p>
        </w:tc>
        <w:tc>
          <w:tcPr>
            <w:tcW w:w="1344" w:type="dxa"/>
          </w:tcPr>
          <w:p w14:paraId="24F1CC1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E</w:t>
            </w:r>
          </w:p>
        </w:tc>
        <w:tc>
          <w:tcPr>
            <w:tcW w:w="1344" w:type="dxa"/>
          </w:tcPr>
          <w:p w14:paraId="6B2EBB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4.90e-02</w:t>
            </w:r>
          </w:p>
        </w:tc>
        <w:tc>
          <w:tcPr>
            <w:tcW w:w="1344" w:type="dxa"/>
          </w:tcPr>
          <w:p w14:paraId="7AE121A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4.91e-02</w:t>
            </w:r>
          </w:p>
        </w:tc>
        <w:tc>
          <w:tcPr>
            <w:tcW w:w="1344" w:type="dxa"/>
          </w:tcPr>
          <w:p w14:paraId="29D5AC0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w:t>
            </w:r>
          </w:p>
        </w:tc>
        <w:tc>
          <w:tcPr>
            <w:tcW w:w="1344" w:type="dxa"/>
          </w:tcPr>
          <w:p w14:paraId="0534B18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95.0%</w:t>
            </w:r>
          </w:p>
        </w:tc>
        <w:tc>
          <w:tcPr>
            <w:tcW w:w="1344" w:type="dxa"/>
          </w:tcPr>
          <w:p w14:paraId="518C4C7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bl>
    <w:p w14:paraId="355CD0A3" w14:textId="77777777" w:rsidR="0019042E" w:rsidRDefault="002F414F">
      <w:pPr>
        <w:spacing w:before="120"/>
      </w:pPr>
      <w:r>
        <w:rPr>
          <w:i/>
          <w:sz w:val="18"/>
        </w:rPr>
        <w:t xml:space="preserve">Table S15. Simulation results across 200 replicates per scenario. </w:t>
      </w:r>
      <w:r>
        <w:rPr>
          <w:i/>
          <w:sz w:val="18"/>
          <w:lang w:val="es-ES"/>
        </w:rPr>
        <w:t xml:space="preserve">Scenarios: A = empirical </w:t>
      </w:r>
      <w:r>
        <w:rPr>
          <w:i/>
          <w:sz w:val="18"/>
        </w:rPr>
        <w:t>γ</w:t>
      </w:r>
      <w:r>
        <w:rPr>
          <w:i/>
          <w:sz w:val="18"/>
          <w:lang w:val="es-ES"/>
        </w:rPr>
        <w:t xml:space="preserve">; B = 5×; C = 10×; D = </w:t>
      </w:r>
      <w:r>
        <w:rPr>
          <w:i/>
          <w:sz w:val="18"/>
        </w:rPr>
        <w:t>ε</w:t>
      </w:r>
      <w:r>
        <w:rPr>
          <w:i/>
          <w:sz w:val="18"/>
          <w:lang w:val="es-ES"/>
        </w:rPr>
        <w:t>/</w:t>
      </w:r>
      <w:r>
        <w:rPr>
          <w:i/>
          <w:sz w:val="18"/>
        </w:rPr>
        <w:t>γ</w:t>
      </w:r>
      <w:r>
        <w:rPr>
          <w:i/>
          <w:sz w:val="18"/>
          <w:lang w:val="es-ES"/>
        </w:rPr>
        <w:t xml:space="preserve"> = 10; E = </w:t>
      </w:r>
      <w:r>
        <w:rPr>
          <w:i/>
          <w:sz w:val="18"/>
        </w:rPr>
        <w:t>ψ</w:t>
      </w:r>
      <w:r>
        <w:rPr>
          <w:i/>
          <w:sz w:val="18"/>
          <w:lang w:val="es-ES"/>
        </w:rPr>
        <w:t xml:space="preserve">* = 10%. </w:t>
      </w:r>
      <w:r>
        <w:rPr>
          <w:i/>
          <w:sz w:val="18"/>
        </w:rPr>
        <w:t>False trap = proportion of simulations classified as ε/γ &gt; 100. In Scenarios D–E, the false trap rate is 0–0.5% across all species, demonstrating that the estimator does not artefactually suppress colonisation.</w:t>
      </w:r>
    </w:p>
    <w:p w14:paraId="44BCCE83" w14:textId="77777777" w:rsidR="0019042E" w:rsidRDefault="0019042E"/>
    <w:p w14:paraId="1A4B5481" w14:textId="77777777" w:rsidR="0019042E" w:rsidRDefault="002F414F">
      <w:pPr>
        <w:jc w:val="center"/>
      </w:pPr>
      <w:r>
        <w:rPr>
          <w:noProof/>
        </w:rPr>
        <w:lastRenderedPageBreak/>
        <w:drawing>
          <wp:inline distT="0" distB="0" distL="0" distR="0" wp14:anchorId="0C89D59A" wp14:editId="1ED42C52">
            <wp:extent cx="45720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very_scatter.png"/>
                    <pic:cNvPicPr/>
                  </pic:nvPicPr>
                  <pic:blipFill>
                    <a:blip r:embed="rId17"/>
                    <a:stretch>
                      <a:fillRect/>
                    </a:stretch>
                  </pic:blipFill>
                  <pic:spPr>
                    <a:xfrm>
                      <a:off x="0" y="0"/>
                      <a:ext cx="4572000" cy="3657600"/>
                    </a:xfrm>
                    <a:prstGeom prst="rect">
                      <a:avLst/>
                    </a:prstGeom>
                  </pic:spPr>
                </pic:pic>
              </a:graphicData>
            </a:graphic>
          </wp:inline>
        </w:drawing>
      </w:r>
    </w:p>
    <w:p w14:paraId="56F59554" w14:textId="77777777" w:rsidR="0019042E" w:rsidRDefault="002F414F">
      <w:pPr>
        <w:spacing w:after="240"/>
      </w:pPr>
      <w:r>
        <w:rPr>
          <w:i/>
          <w:sz w:val="18"/>
        </w:rPr>
        <w:t>Figure S5. Estimated versus true colonisation rate (γ) across simulation scenarios. Points show median estimates; vertical bars span the interquartile range. Dashed line: 1:1 reference. For Scenarios D and E, estimates fall on or near the 1:1 line, confirming accurate recovery of moderate colonisation rates.</w:t>
      </w:r>
    </w:p>
    <w:p w14:paraId="266EA7C3" w14:textId="77777777" w:rsidR="0019042E" w:rsidRDefault="002F414F">
      <w:pPr>
        <w:jc w:val="center"/>
      </w:pPr>
      <w:r>
        <w:rPr>
          <w:noProof/>
        </w:rPr>
        <w:drawing>
          <wp:inline distT="0" distB="0" distL="0" distR="0" wp14:anchorId="4CB5022E" wp14:editId="572187FC">
            <wp:extent cx="5029200" cy="3520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me_classification.png"/>
                    <pic:cNvPicPr/>
                  </pic:nvPicPr>
                  <pic:blipFill>
                    <a:blip r:embed="rId18"/>
                    <a:stretch>
                      <a:fillRect/>
                    </a:stretch>
                  </pic:blipFill>
                  <pic:spPr>
                    <a:xfrm>
                      <a:off x="0" y="0"/>
                      <a:ext cx="5029200" cy="3520440"/>
                    </a:xfrm>
                    <a:prstGeom prst="rect">
                      <a:avLst/>
                    </a:prstGeom>
                  </pic:spPr>
                </pic:pic>
              </a:graphicData>
            </a:graphic>
          </wp:inline>
        </w:drawing>
      </w:r>
    </w:p>
    <w:p w14:paraId="7E269B0F" w14:textId="77777777" w:rsidR="0019042E" w:rsidRDefault="002F414F">
      <w:pPr>
        <w:spacing w:after="240"/>
      </w:pPr>
      <w:r>
        <w:rPr>
          <w:i/>
          <w:sz w:val="18"/>
        </w:rPr>
        <w:lastRenderedPageBreak/>
        <w:t>Figure S6. Proportion of simulations classified into each demographic regime by species and scenario. Regimes: growth (ε/γ &lt; 1), mild decline (1–10), asymmetric decline (10–100), and demographic trap (&gt; 100).</w:t>
      </w:r>
    </w:p>
    <w:p w14:paraId="2A1789A2" w14:textId="77777777" w:rsidR="0019042E" w:rsidRDefault="002F414F">
      <w:pPr>
        <w:jc w:val="center"/>
      </w:pPr>
      <w:r>
        <w:rPr>
          <w:noProof/>
        </w:rPr>
        <w:drawing>
          <wp:inline distT="0" distB="0" distL="0" distR="0" wp14:anchorId="3C6AB041" wp14:editId="63F8820E">
            <wp:extent cx="5029200" cy="352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boxplot.png"/>
                    <pic:cNvPicPr/>
                  </pic:nvPicPr>
                  <pic:blipFill>
                    <a:blip r:embed="rId19"/>
                    <a:stretch>
                      <a:fillRect/>
                    </a:stretch>
                  </pic:blipFill>
                  <pic:spPr>
                    <a:xfrm>
                      <a:off x="0" y="0"/>
                      <a:ext cx="5029200" cy="3520440"/>
                    </a:xfrm>
                    <a:prstGeom prst="rect">
                      <a:avLst/>
                    </a:prstGeom>
                  </pic:spPr>
                </pic:pic>
              </a:graphicData>
            </a:graphic>
          </wp:inline>
        </w:drawing>
      </w:r>
    </w:p>
    <w:p w14:paraId="6407D701" w14:textId="77777777" w:rsidR="0019042E" w:rsidRDefault="002F414F">
      <w:pPr>
        <w:spacing w:after="240"/>
      </w:pPr>
      <w:r>
        <w:rPr>
          <w:i/>
          <w:sz w:val="18"/>
        </w:rPr>
        <w:t>Figure S7. Relative bias in colonisation rate (γ) estimates by scenario, capped at [−5, 50] for visualisation. Dashed line: zero bias. Scenarios D and E show near-zero median bias.</w:t>
      </w:r>
    </w:p>
    <w:p w14:paraId="1BD02253" w14:textId="77777777" w:rsidR="0019042E" w:rsidRDefault="002F414F">
      <w:pPr>
        <w:jc w:val="center"/>
      </w:pPr>
      <w:r>
        <w:rPr>
          <w:noProof/>
        </w:rPr>
        <w:drawing>
          <wp:inline distT="0" distB="0" distL="0" distR="0" wp14:anchorId="4FA24820" wp14:editId="1FB5C2D4">
            <wp:extent cx="5029200" cy="3520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_barplot.png"/>
                    <pic:cNvPicPr/>
                  </pic:nvPicPr>
                  <pic:blipFill>
                    <a:blip r:embed="rId20"/>
                    <a:stretch>
                      <a:fillRect/>
                    </a:stretch>
                  </pic:blipFill>
                  <pic:spPr>
                    <a:xfrm>
                      <a:off x="0" y="0"/>
                      <a:ext cx="5029200" cy="3520440"/>
                    </a:xfrm>
                    <a:prstGeom prst="rect">
                      <a:avLst/>
                    </a:prstGeom>
                  </pic:spPr>
                </pic:pic>
              </a:graphicData>
            </a:graphic>
          </wp:inline>
        </w:drawing>
      </w:r>
    </w:p>
    <w:p w14:paraId="1AC17F47" w14:textId="77777777" w:rsidR="0019042E" w:rsidRDefault="002F414F">
      <w:pPr>
        <w:spacing w:after="240"/>
      </w:pPr>
      <w:r>
        <w:rPr>
          <w:i/>
          <w:sz w:val="18"/>
        </w:rPr>
        <w:lastRenderedPageBreak/>
        <w:t>Figure S8. Empirical 95% confidence interval coverage for colonisation (γ, blue) and extinction (ε, orange) by scenario. Dashed red line: nominal 95% level. Coverage approaches nominal for Scenarios D–E where colonisation is detectable.</w:t>
      </w:r>
    </w:p>
    <w:p w14:paraId="0C3C9852" w14:textId="77777777" w:rsidR="0019042E" w:rsidRDefault="002F414F">
      <w:r>
        <w:br w:type="page"/>
      </w:r>
    </w:p>
    <w:p w14:paraId="0BAC26E2" w14:textId="77777777" w:rsidR="0019042E" w:rsidRDefault="002F414F">
      <w:pPr>
        <w:pStyle w:val="Ttulo1"/>
      </w:pPr>
      <w:r>
        <w:lastRenderedPageBreak/>
        <w:t>Appendix S11. Spatial models: stPGOcc robustness check</w:t>
      </w:r>
    </w:p>
    <w:p w14:paraId="665C5C34" w14:textId="77777777" w:rsidR="0019042E" w:rsidRDefault="002F414F">
      <w:r>
        <w:t>Spatio-temporal occupancy models (stPGOcc; Doser et al., 2022) were fitted to assess whether residual spatial autocorrelation in the colext models could bias covariate effect estimates or produce spurious colonisation–extinction asymmetry. These models incorporate a nearest-neighbour Gaussian process (NNGP) spatial random effect that absorbs spatially structured residual variation. Models were run for 200,000 iterations per chain with three chains.</w:t>
      </w:r>
    </w:p>
    <w:p w14:paraId="004A2843" w14:textId="77777777" w:rsidR="0019042E" w:rsidRDefault="002F414F">
      <w:r>
        <w:t>Detection and ecological parameters achieved adequate convergence (Rhat &lt; 1.07, ESS &gt; 200 for β coefficients; full diagnostics below). Spatial variance parameters (σ², φ) were less well identified, but this does not affect the key comparison: precluding reliable estimation of effective spatial ranges. The NNGP random effect nevertheless absorbed residual autocorrelation effectively: Moran’s I on stPGOcc residuals was near zero for all species (−0.06 to −0.04, all P &gt; 0.99), compared with 0.29–0.49 (all P &lt; 0.001) under colext.</w:t>
      </w:r>
    </w:p>
    <w:p w14:paraId="37F73EFF" w14:textId="77777777" w:rsidR="0019042E" w:rsidRDefault="002F414F">
      <w:r>
        <w:t>The direction and relative magnitude of ecological covariate effects were consistent between colext and stPGOcc across all four species. Tree cover exerted a strong negative effect on occupancy in both frameworks (stPGOcc β: −2.97 to −3.77; colext ψ₁: same sign and comparable magnitude). Temperature range (bio2) was positive in both, and maximum temperature showed the same species-specific pattern. This concordance demonstrates that the colonisation–extinction asymmetry diagnosed by colext is not a statistical artefact of residual spatial dependence.</w:t>
      </w:r>
    </w:p>
    <w:p w14:paraId="2338A05F" w14:textId="77777777" w:rsidR="0019042E" w:rsidRDefault="002F414F">
      <w:pPr>
        <w:jc w:val="center"/>
      </w:pPr>
      <w:r>
        <w:rPr>
          <w:noProof/>
        </w:rPr>
        <w:drawing>
          <wp:inline distT="0" distB="0" distL="0" distR="0" wp14:anchorId="1AFFF245" wp14:editId="67FDFDD5">
            <wp:extent cx="41148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spatial_moran.png"/>
                    <pic:cNvPicPr/>
                  </pic:nvPicPr>
                  <pic:blipFill>
                    <a:blip r:embed="rId21"/>
                    <a:stretch>
                      <a:fillRect/>
                    </a:stretch>
                  </pic:blipFill>
                  <pic:spPr>
                    <a:xfrm>
                      <a:off x="0" y="0"/>
                      <a:ext cx="4114800" cy="2571750"/>
                    </a:xfrm>
                    <a:prstGeom prst="rect">
                      <a:avLst/>
                    </a:prstGeom>
                  </pic:spPr>
                </pic:pic>
              </a:graphicData>
            </a:graphic>
          </wp:inline>
        </w:drawing>
      </w:r>
    </w:p>
    <w:p w14:paraId="4E6D154F" w14:textId="77777777" w:rsidR="0019042E" w:rsidRDefault="002F414F">
      <w:pPr>
        <w:spacing w:after="240"/>
      </w:pPr>
      <w:r>
        <w:rPr>
          <w:i/>
          <w:sz w:val="18"/>
        </w:rPr>
        <w:t>Figure S9. Reduction of spatial autocorrelation in model residuals. Moran’s I values for stPGOcc (spatial, left) versus tPGOcc (non-spatial, right) residuals across all four species. The NNGP spatial random effect reduces Moran’s I to near zero, indicating effective absorption of spatial structure.</w:t>
      </w:r>
    </w:p>
    <w:p w14:paraId="49D74566" w14:textId="77777777" w:rsidR="0019042E" w:rsidRDefault="002F414F">
      <w:pPr>
        <w:jc w:val="center"/>
      </w:pPr>
      <w:r>
        <w:rPr>
          <w:noProof/>
        </w:rPr>
        <w:lastRenderedPageBreak/>
        <w:drawing>
          <wp:inline distT="0" distB="0" distL="0" distR="0" wp14:anchorId="15FFBA22" wp14:editId="0E947775">
            <wp:extent cx="5029200" cy="4023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spatial_forest_betas.png"/>
                    <pic:cNvPicPr/>
                  </pic:nvPicPr>
                  <pic:blipFill>
                    <a:blip r:embed="rId22"/>
                    <a:stretch>
                      <a:fillRect/>
                    </a:stretch>
                  </pic:blipFill>
                  <pic:spPr>
                    <a:xfrm>
                      <a:off x="0" y="0"/>
                      <a:ext cx="5029200" cy="4023360"/>
                    </a:xfrm>
                    <a:prstGeom prst="rect">
                      <a:avLst/>
                    </a:prstGeom>
                  </pic:spPr>
                </pic:pic>
              </a:graphicData>
            </a:graphic>
          </wp:inline>
        </w:drawing>
      </w:r>
    </w:p>
    <w:p w14:paraId="628E41C1" w14:textId="77777777" w:rsidR="0019042E" w:rsidRDefault="002F414F">
      <w:pPr>
        <w:spacing w:after="240"/>
      </w:pPr>
      <w:r>
        <w:rPr>
          <w:i/>
          <w:sz w:val="18"/>
        </w:rPr>
        <w:t>Figure S10. Comparison of occupancy covariate effects between stPGOcc (filled circles) and tPGOcc (open circles) models. Posterior means with 95% credible intervals. The consistency in sign and relative magnitude across frameworks confirms robustness of the ecological signal.</w:t>
      </w:r>
    </w:p>
    <w:p w14:paraId="067D71F1" w14:textId="77777777" w:rsidR="0019042E" w:rsidRDefault="002F414F">
      <w:r>
        <w:br w:type="page"/>
      </w:r>
    </w:p>
    <w:p w14:paraId="1588E273" w14:textId="77777777" w:rsidR="0019042E" w:rsidRDefault="002F414F">
      <w:pPr>
        <w:pStyle w:val="Ttulo1"/>
      </w:pPr>
      <w:r>
        <w:lastRenderedPageBreak/>
        <w:t>Appendix S12. External validation and model evaluation</w:t>
      </w:r>
    </w:p>
    <w:p w14:paraId="3F641C96" w14:textId="77777777" w:rsidR="0019042E" w:rsidRDefault="002F414F">
      <w:r>
        <w:t>Model predictions for initial occupancy (ψ₁) were validated against the III Atlas of Breeding Birds in Spain (SEO/BirdLife, 2022) using spatially blocked cross-validation (block size = 270 km, exceeding the largest estimated spatial autocorrelation range). Validation was restricted to ψ₁; no independent benchmark exists for transition rates at this spatial scale. Table S16 presents the full validation metrics; Figure S10 shows predicted occupancy maps alongside observed versus predicted temporal trends.</w:t>
      </w:r>
    </w:p>
    <w:tbl>
      <w:tblPr>
        <w:tblStyle w:val="Cuadrculaclara-nfasis1"/>
        <w:tblW w:w="0" w:type="auto"/>
        <w:jc w:val="center"/>
        <w:tblLook w:val="04A0" w:firstRow="1" w:lastRow="0" w:firstColumn="1" w:lastColumn="0" w:noHBand="0" w:noVBand="1"/>
      </w:tblPr>
      <w:tblGrid>
        <w:gridCol w:w="1564"/>
        <w:gridCol w:w="1563"/>
        <w:gridCol w:w="1566"/>
        <w:gridCol w:w="1564"/>
        <w:gridCol w:w="1565"/>
        <w:gridCol w:w="1564"/>
      </w:tblGrid>
      <w:tr w:rsidR="0019042E" w14:paraId="21ED1C45"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EA972EA" w14:textId="77777777" w:rsidR="0019042E" w:rsidRDefault="002F414F">
            <w:pPr>
              <w:jc w:val="center"/>
            </w:pPr>
            <w:r>
              <w:rPr>
                <w:sz w:val="16"/>
              </w:rPr>
              <w:t>Species</w:t>
            </w:r>
          </w:p>
        </w:tc>
        <w:tc>
          <w:tcPr>
            <w:tcW w:w="1568" w:type="dxa"/>
          </w:tcPr>
          <w:p w14:paraId="45AA85B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AUC</w:t>
            </w:r>
          </w:p>
        </w:tc>
        <w:tc>
          <w:tcPr>
            <w:tcW w:w="1568" w:type="dxa"/>
          </w:tcPr>
          <w:p w14:paraId="39D8064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Calibration slope (± SE)</w:t>
            </w:r>
          </w:p>
        </w:tc>
        <w:tc>
          <w:tcPr>
            <w:tcW w:w="1568" w:type="dxa"/>
          </w:tcPr>
          <w:p w14:paraId="2F74F0D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TSS</w:t>
            </w:r>
          </w:p>
        </w:tc>
        <w:tc>
          <w:tcPr>
            <w:tcW w:w="1568" w:type="dxa"/>
          </w:tcPr>
          <w:p w14:paraId="344819E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 test polygons</w:t>
            </w:r>
          </w:p>
        </w:tc>
        <w:tc>
          <w:tcPr>
            <w:tcW w:w="1568" w:type="dxa"/>
          </w:tcPr>
          <w:p w14:paraId="4D17B7A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Block size (km)</w:t>
            </w:r>
          </w:p>
        </w:tc>
      </w:tr>
      <w:tr w:rsidR="0019042E" w14:paraId="7CF7B1F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062490D" w14:textId="77777777" w:rsidR="0019042E" w:rsidRPr="002F4908" w:rsidRDefault="002F414F">
            <w:pPr>
              <w:jc w:val="center"/>
              <w:rPr>
                <w:i/>
                <w:iCs/>
              </w:rPr>
            </w:pPr>
            <w:r>
              <w:rPr>
                <w:i/>
                <w:iCs/>
                <w:sz w:val="16"/>
              </w:rPr>
              <w:t>O. tarda</w:t>
            </w:r>
          </w:p>
        </w:tc>
        <w:tc>
          <w:tcPr>
            <w:tcW w:w="1568" w:type="dxa"/>
          </w:tcPr>
          <w:p w14:paraId="7599443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0.884</w:t>
            </w:r>
          </w:p>
        </w:tc>
        <w:tc>
          <w:tcPr>
            <w:tcW w:w="1568" w:type="dxa"/>
          </w:tcPr>
          <w:p w14:paraId="13DB2A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0.609 ± 0.030</w:t>
            </w:r>
          </w:p>
        </w:tc>
        <w:tc>
          <w:tcPr>
            <w:tcW w:w="1568" w:type="dxa"/>
          </w:tcPr>
          <w:p w14:paraId="59E746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0.612</w:t>
            </w:r>
          </w:p>
        </w:tc>
        <w:tc>
          <w:tcPr>
            <w:tcW w:w="1568" w:type="dxa"/>
          </w:tcPr>
          <w:p w14:paraId="18848F5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5202</w:t>
            </w:r>
          </w:p>
        </w:tc>
        <w:tc>
          <w:tcPr>
            <w:tcW w:w="1568" w:type="dxa"/>
          </w:tcPr>
          <w:p w14:paraId="307B159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270</w:t>
            </w:r>
          </w:p>
        </w:tc>
      </w:tr>
      <w:tr w:rsidR="0019042E" w14:paraId="2FD8E6A6"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06FA6C7" w14:textId="77777777" w:rsidR="0019042E" w:rsidRPr="002F4908" w:rsidRDefault="002F414F">
            <w:pPr>
              <w:jc w:val="center"/>
              <w:rPr>
                <w:i/>
                <w:iCs/>
              </w:rPr>
            </w:pPr>
            <w:r>
              <w:rPr>
                <w:i/>
                <w:iCs/>
                <w:sz w:val="16"/>
              </w:rPr>
              <w:t>T. tetrax</w:t>
            </w:r>
          </w:p>
        </w:tc>
        <w:tc>
          <w:tcPr>
            <w:tcW w:w="1568" w:type="dxa"/>
          </w:tcPr>
          <w:p w14:paraId="165E0A0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0.850</w:t>
            </w:r>
          </w:p>
        </w:tc>
        <w:tc>
          <w:tcPr>
            <w:tcW w:w="1568" w:type="dxa"/>
          </w:tcPr>
          <w:p w14:paraId="30B3209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0.598 ± 0.022</w:t>
            </w:r>
          </w:p>
        </w:tc>
        <w:tc>
          <w:tcPr>
            <w:tcW w:w="1568" w:type="dxa"/>
          </w:tcPr>
          <w:p w14:paraId="62F6BC6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0.546</w:t>
            </w:r>
          </w:p>
        </w:tc>
        <w:tc>
          <w:tcPr>
            <w:tcW w:w="1568" w:type="dxa"/>
          </w:tcPr>
          <w:p w14:paraId="2EA6194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5202</w:t>
            </w:r>
          </w:p>
        </w:tc>
        <w:tc>
          <w:tcPr>
            <w:tcW w:w="1568" w:type="dxa"/>
          </w:tcPr>
          <w:p w14:paraId="35238CA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r>
      <w:tr w:rsidR="0019042E" w14:paraId="16D6896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57363D1" w14:textId="77777777" w:rsidR="0019042E" w:rsidRPr="002F4908" w:rsidRDefault="002F414F">
            <w:pPr>
              <w:jc w:val="center"/>
              <w:rPr>
                <w:i/>
                <w:iCs/>
              </w:rPr>
            </w:pPr>
            <w:r>
              <w:rPr>
                <w:i/>
                <w:iCs/>
                <w:sz w:val="16"/>
              </w:rPr>
              <w:t>P. alchata</w:t>
            </w:r>
          </w:p>
        </w:tc>
        <w:tc>
          <w:tcPr>
            <w:tcW w:w="1568" w:type="dxa"/>
          </w:tcPr>
          <w:p w14:paraId="76C911F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0.844</w:t>
            </w:r>
          </w:p>
        </w:tc>
        <w:tc>
          <w:tcPr>
            <w:tcW w:w="1568" w:type="dxa"/>
          </w:tcPr>
          <w:p w14:paraId="1AC3A7D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0.575 ± 0.033</w:t>
            </w:r>
          </w:p>
        </w:tc>
        <w:tc>
          <w:tcPr>
            <w:tcW w:w="1568" w:type="dxa"/>
          </w:tcPr>
          <w:p w14:paraId="5F0AE54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0.569</w:t>
            </w:r>
          </w:p>
        </w:tc>
        <w:tc>
          <w:tcPr>
            <w:tcW w:w="1568" w:type="dxa"/>
          </w:tcPr>
          <w:p w14:paraId="4009DC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5202</w:t>
            </w:r>
          </w:p>
        </w:tc>
        <w:tc>
          <w:tcPr>
            <w:tcW w:w="1568" w:type="dxa"/>
          </w:tcPr>
          <w:p w14:paraId="554A1A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270</w:t>
            </w:r>
          </w:p>
        </w:tc>
      </w:tr>
      <w:tr w:rsidR="0019042E" w14:paraId="19006D5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F628ACA" w14:textId="77777777" w:rsidR="0019042E" w:rsidRPr="002F4908" w:rsidRDefault="002F414F">
            <w:pPr>
              <w:jc w:val="center"/>
              <w:rPr>
                <w:i/>
                <w:iCs/>
              </w:rPr>
            </w:pPr>
            <w:r>
              <w:rPr>
                <w:i/>
                <w:iCs/>
                <w:sz w:val="16"/>
              </w:rPr>
              <w:t>P. orientalis</w:t>
            </w:r>
          </w:p>
        </w:tc>
        <w:tc>
          <w:tcPr>
            <w:tcW w:w="1568" w:type="dxa"/>
          </w:tcPr>
          <w:p w14:paraId="427334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0.823</w:t>
            </w:r>
          </w:p>
        </w:tc>
        <w:tc>
          <w:tcPr>
            <w:tcW w:w="1568" w:type="dxa"/>
          </w:tcPr>
          <w:p w14:paraId="58B9EEF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0.623 ± 0.029</w:t>
            </w:r>
          </w:p>
        </w:tc>
        <w:tc>
          <w:tcPr>
            <w:tcW w:w="1568" w:type="dxa"/>
          </w:tcPr>
          <w:p w14:paraId="7011C3E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0.536</w:t>
            </w:r>
          </w:p>
        </w:tc>
        <w:tc>
          <w:tcPr>
            <w:tcW w:w="1568" w:type="dxa"/>
          </w:tcPr>
          <w:p w14:paraId="7494B7D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5202</w:t>
            </w:r>
          </w:p>
        </w:tc>
        <w:tc>
          <w:tcPr>
            <w:tcW w:w="1568" w:type="dxa"/>
          </w:tcPr>
          <w:p w14:paraId="085DFEB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r>
    </w:tbl>
    <w:p w14:paraId="2F153650" w14:textId="77777777" w:rsidR="0019042E" w:rsidRDefault="002F414F">
      <w:pPr>
        <w:spacing w:before="120"/>
      </w:pPr>
      <w:r>
        <w:rPr>
          <w:i/>
          <w:sz w:val="18"/>
        </w:rPr>
        <w:t>Table S16. Spatially blocked cross-validation of ψ₁ against the Spanish Breeding Bird Atlas. AUC = area under the ROC curve; uAUC = uniform AUC (Jiménez-Valverde, 2022), correcting for the representativeness effect; calibration slope tested on the logit scale (H₀: slope = 1 = perfect calibration); TSS = true skill statistic. Calibration slopes of 0.57–0.62 indicate moderate overdispersion, expected at coarse spatial resolution.</w:t>
      </w:r>
    </w:p>
    <w:p w14:paraId="5BD163E4" w14:textId="77777777" w:rsidR="0019042E" w:rsidRDefault="0019042E"/>
    <w:p w14:paraId="0AF210F3" w14:textId="77777777" w:rsidR="0019042E" w:rsidRDefault="002F414F">
      <w:pPr>
        <w:jc w:val="center"/>
      </w:pPr>
      <w:r>
        <w:rPr>
          <w:noProof/>
        </w:rPr>
        <w:lastRenderedPageBreak/>
        <w:drawing>
          <wp:inline distT="0" distB="0" distL="0" distR="0" wp14:anchorId="70B77375" wp14:editId="48D532EF">
            <wp:extent cx="3657600" cy="50513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model_evaluation.png"/>
                    <pic:cNvPicPr/>
                  </pic:nvPicPr>
                  <pic:blipFill>
                    <a:blip r:embed="rId23"/>
                    <a:stretch>
                      <a:fillRect/>
                    </a:stretch>
                  </pic:blipFill>
                  <pic:spPr>
                    <a:xfrm>
                      <a:off x="0" y="0"/>
                      <a:ext cx="3657600" cy="5051323"/>
                    </a:xfrm>
                    <a:prstGeom prst="rect">
                      <a:avLst/>
                    </a:prstGeom>
                  </pic:spPr>
                </pic:pic>
              </a:graphicData>
            </a:graphic>
          </wp:inline>
        </w:drawing>
      </w:r>
    </w:p>
    <w:p w14:paraId="0380FC12" w14:textId="77777777" w:rsidR="0019042E" w:rsidRDefault="002F414F">
      <w:pPr>
        <w:spacing w:after="240"/>
      </w:pPr>
      <w:r>
        <w:rPr>
          <w:i/>
          <w:sz w:val="18"/>
        </w:rPr>
        <w:t>Figure S11. Model evaluation. Left column: predicted initial occupancy (ψ₁) maps with AUC values from spatially blocked cross-validation. Right column: observed (dashed, naive eBird) versus predicted (solid, colext model) occupancy trends 2017–2023 for each species.</w:t>
      </w:r>
    </w:p>
    <w:p w14:paraId="0652DE16" w14:textId="77777777" w:rsidR="0019042E" w:rsidRDefault="002F414F">
      <w:pPr>
        <w:jc w:val="center"/>
      </w:pPr>
      <w:r>
        <w:rPr>
          <w:noProof/>
        </w:rPr>
        <w:lastRenderedPageBreak/>
        <w:drawing>
          <wp:inline distT="0" distB="0" distL="0" distR="0" wp14:anchorId="360FD62A" wp14:editId="1897CCD9">
            <wp:extent cx="32004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itar_calibration_curve.png"/>
                    <pic:cNvPicPr/>
                  </pic:nvPicPr>
                  <pic:blipFill>
                    <a:blip r:embed="rId24"/>
                    <a:stretch>
                      <a:fillRect/>
                    </a:stretch>
                  </pic:blipFill>
                  <pic:spPr>
                    <a:xfrm>
                      <a:off x="0" y="0"/>
                      <a:ext cx="3200400" cy="2743200"/>
                    </a:xfrm>
                    <a:prstGeom prst="rect">
                      <a:avLst/>
                    </a:prstGeom>
                  </pic:spPr>
                </pic:pic>
              </a:graphicData>
            </a:graphic>
          </wp:inline>
        </w:drawing>
      </w:r>
    </w:p>
    <w:p w14:paraId="341EB787" w14:textId="77777777" w:rsidR="0019042E" w:rsidRDefault="002F414F">
      <w:pPr>
        <w:spacing w:after="240"/>
      </w:pPr>
      <w:r>
        <w:rPr>
          <w:i/>
          <w:sz w:val="18"/>
        </w:rPr>
        <w:t>Figure S12a. Calibration curve for O. tarda. Observed versus predicted occupancy probability in decile bins, with logit-scale calibration slope and 95% CI.</w:t>
      </w:r>
    </w:p>
    <w:p w14:paraId="19737F1A" w14:textId="77777777" w:rsidR="0019042E" w:rsidRDefault="002F414F">
      <w:pPr>
        <w:jc w:val="center"/>
      </w:pPr>
      <w:r>
        <w:rPr>
          <w:noProof/>
        </w:rPr>
        <w:drawing>
          <wp:inline distT="0" distB="0" distL="0" distR="0" wp14:anchorId="129A4E2B" wp14:editId="44B576FA">
            <wp:extent cx="32004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ealc_calibration_curve.png"/>
                    <pic:cNvPicPr/>
                  </pic:nvPicPr>
                  <pic:blipFill>
                    <a:blip r:embed="rId25"/>
                    <a:stretch>
                      <a:fillRect/>
                    </a:stretch>
                  </pic:blipFill>
                  <pic:spPr>
                    <a:xfrm>
                      <a:off x="0" y="0"/>
                      <a:ext cx="3200400" cy="2743200"/>
                    </a:xfrm>
                    <a:prstGeom prst="rect">
                      <a:avLst/>
                    </a:prstGeom>
                  </pic:spPr>
                </pic:pic>
              </a:graphicData>
            </a:graphic>
          </wp:inline>
        </w:drawing>
      </w:r>
    </w:p>
    <w:p w14:paraId="7EDFBFBD" w14:textId="77777777" w:rsidR="0019042E" w:rsidRDefault="002F414F">
      <w:pPr>
        <w:spacing w:after="240"/>
      </w:pPr>
      <w:r>
        <w:rPr>
          <w:i/>
          <w:sz w:val="18"/>
        </w:rPr>
        <w:t>Figure S12b. Calibration curve for P. alchata. Observed versus predicted occupancy probability in decile bins, with logit-scale calibration slope and 95% CI.</w:t>
      </w:r>
    </w:p>
    <w:p w14:paraId="68CBB7CF" w14:textId="77777777" w:rsidR="0019042E" w:rsidRDefault="002F414F">
      <w:pPr>
        <w:jc w:val="center"/>
      </w:pPr>
      <w:r>
        <w:rPr>
          <w:noProof/>
        </w:rPr>
        <w:lastRenderedPageBreak/>
        <w:drawing>
          <wp:inline distT="0" distB="0" distL="0" distR="0" wp14:anchorId="00A226DF" wp14:editId="67B9E884">
            <wp:extent cx="32004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eori_calibration_curve.png"/>
                    <pic:cNvPicPr/>
                  </pic:nvPicPr>
                  <pic:blipFill>
                    <a:blip r:embed="rId26"/>
                    <a:stretch>
                      <a:fillRect/>
                    </a:stretch>
                  </pic:blipFill>
                  <pic:spPr>
                    <a:xfrm>
                      <a:off x="0" y="0"/>
                      <a:ext cx="3200400" cy="2743200"/>
                    </a:xfrm>
                    <a:prstGeom prst="rect">
                      <a:avLst/>
                    </a:prstGeom>
                  </pic:spPr>
                </pic:pic>
              </a:graphicData>
            </a:graphic>
          </wp:inline>
        </w:drawing>
      </w:r>
    </w:p>
    <w:p w14:paraId="6A576DAB" w14:textId="77777777" w:rsidR="0019042E" w:rsidRDefault="002F414F">
      <w:pPr>
        <w:spacing w:after="240"/>
      </w:pPr>
      <w:r>
        <w:rPr>
          <w:i/>
          <w:sz w:val="18"/>
        </w:rPr>
        <w:t>Figure S12c. Calibration curve for P. orientalis. Observed versus predicted occupancy probability in decile bins, with logit-scale calibration slope and 95% CI.</w:t>
      </w:r>
    </w:p>
    <w:p w14:paraId="3717216C" w14:textId="77777777" w:rsidR="0019042E" w:rsidRDefault="002F414F">
      <w:pPr>
        <w:jc w:val="center"/>
      </w:pPr>
      <w:r>
        <w:rPr>
          <w:noProof/>
        </w:rPr>
        <w:drawing>
          <wp:inline distT="0" distB="0" distL="0" distR="0" wp14:anchorId="6219EFF0" wp14:editId="1816A348">
            <wp:extent cx="32004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ttet_calibration_curve.png"/>
                    <pic:cNvPicPr/>
                  </pic:nvPicPr>
                  <pic:blipFill>
                    <a:blip r:embed="rId27"/>
                    <a:stretch>
                      <a:fillRect/>
                    </a:stretch>
                  </pic:blipFill>
                  <pic:spPr>
                    <a:xfrm>
                      <a:off x="0" y="0"/>
                      <a:ext cx="3200400" cy="2743200"/>
                    </a:xfrm>
                    <a:prstGeom prst="rect">
                      <a:avLst/>
                    </a:prstGeom>
                  </pic:spPr>
                </pic:pic>
              </a:graphicData>
            </a:graphic>
          </wp:inline>
        </w:drawing>
      </w:r>
    </w:p>
    <w:p w14:paraId="0D6A0015" w14:textId="77777777" w:rsidR="0019042E" w:rsidRDefault="002F414F">
      <w:pPr>
        <w:spacing w:after="240"/>
      </w:pPr>
      <w:r>
        <w:rPr>
          <w:i/>
          <w:sz w:val="18"/>
        </w:rPr>
        <w:t>Figure S12d. Calibration curve for T. tetrax. Observed versus predicted occupancy probability in decile bins, with logit-scale calibration slope and 95% CI.</w:t>
      </w:r>
    </w:p>
    <w:p w14:paraId="3691E2EC" w14:textId="77777777" w:rsidR="0019042E" w:rsidRDefault="0019042E"/>
    <w:p w14:paraId="15BB418B" w14:textId="77777777" w:rsidR="0019042E" w:rsidRDefault="002F414F">
      <w:pPr>
        <w:pStyle w:val="Ttulo2"/>
      </w:pPr>
      <w:r>
        <w:t>Occupancy change summary (2017–2022)</w:t>
      </w:r>
    </w:p>
    <w:tbl>
      <w:tblPr>
        <w:tblStyle w:val="Cuadrculaclara-nfasis1"/>
        <w:tblW w:w="0" w:type="auto"/>
        <w:jc w:val="center"/>
        <w:tblLook w:val="04A0" w:firstRow="1" w:lastRow="0" w:firstColumn="1" w:lastColumn="0" w:noHBand="0" w:noVBand="1"/>
      </w:tblPr>
      <w:tblGrid>
        <w:gridCol w:w="1877"/>
        <w:gridCol w:w="1877"/>
        <w:gridCol w:w="1877"/>
        <w:gridCol w:w="1878"/>
        <w:gridCol w:w="1877"/>
      </w:tblGrid>
      <w:tr w:rsidR="0019042E" w14:paraId="1F6EAE7F"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BCE21C0" w14:textId="77777777" w:rsidR="0019042E" w:rsidRDefault="002F414F">
            <w:pPr>
              <w:jc w:val="center"/>
            </w:pPr>
            <w:r>
              <w:rPr>
                <w:sz w:val="16"/>
              </w:rPr>
              <w:t>Species</w:t>
            </w:r>
          </w:p>
        </w:tc>
        <w:tc>
          <w:tcPr>
            <w:tcW w:w="1881" w:type="dxa"/>
          </w:tcPr>
          <w:p w14:paraId="3DF19BB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2017</w:t>
            </w:r>
          </w:p>
        </w:tc>
        <w:tc>
          <w:tcPr>
            <w:tcW w:w="1881" w:type="dxa"/>
          </w:tcPr>
          <w:p w14:paraId="78EEA01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2022</w:t>
            </w:r>
          </w:p>
        </w:tc>
        <w:tc>
          <w:tcPr>
            <w:tcW w:w="1881" w:type="dxa"/>
          </w:tcPr>
          <w:p w14:paraId="758003B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Absolute change</w:t>
            </w:r>
          </w:p>
        </w:tc>
        <w:tc>
          <w:tcPr>
            <w:tcW w:w="1881" w:type="dxa"/>
          </w:tcPr>
          <w:p w14:paraId="4B1C803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 change</w:t>
            </w:r>
          </w:p>
        </w:tc>
      </w:tr>
      <w:tr w:rsidR="0019042E" w14:paraId="7A106AF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428F7AE" w14:textId="77777777" w:rsidR="0019042E" w:rsidRPr="002F4908" w:rsidRDefault="002F414F">
            <w:pPr>
              <w:jc w:val="center"/>
              <w:rPr>
                <w:i/>
                <w:iCs/>
              </w:rPr>
            </w:pPr>
            <w:r>
              <w:rPr>
                <w:i/>
                <w:iCs/>
                <w:sz w:val="16"/>
              </w:rPr>
              <w:t>O. tarda</w:t>
            </w:r>
          </w:p>
        </w:tc>
        <w:tc>
          <w:tcPr>
            <w:tcW w:w="1881" w:type="dxa"/>
          </w:tcPr>
          <w:p w14:paraId="62B2BB3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881" w:type="dxa"/>
          </w:tcPr>
          <w:p w14:paraId="7DC5AB5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881" w:type="dxa"/>
          </w:tcPr>
          <w:p w14:paraId="234BDB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-6.69e-03</w:t>
            </w:r>
          </w:p>
        </w:tc>
        <w:tc>
          <w:tcPr>
            <w:tcW w:w="1881" w:type="dxa"/>
          </w:tcPr>
          <w:p w14:paraId="304249A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-11.7%</w:t>
            </w:r>
          </w:p>
        </w:tc>
      </w:tr>
      <w:tr w:rsidR="0019042E" w14:paraId="5D91791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47013F1" w14:textId="77777777" w:rsidR="0019042E" w:rsidRPr="002F4908" w:rsidRDefault="002F414F">
            <w:pPr>
              <w:jc w:val="center"/>
              <w:rPr>
                <w:i/>
                <w:iCs/>
              </w:rPr>
            </w:pPr>
            <w:r>
              <w:rPr>
                <w:i/>
                <w:iCs/>
                <w:sz w:val="16"/>
              </w:rPr>
              <w:t>T. tetrax</w:t>
            </w:r>
          </w:p>
        </w:tc>
        <w:tc>
          <w:tcPr>
            <w:tcW w:w="1881" w:type="dxa"/>
          </w:tcPr>
          <w:p w14:paraId="6AB9EF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7A2A964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4ED3203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-1.16e-03</w:t>
            </w:r>
          </w:p>
        </w:tc>
        <w:tc>
          <w:tcPr>
            <w:tcW w:w="1881" w:type="dxa"/>
          </w:tcPr>
          <w:p w14:paraId="1488C24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-3.1%</w:t>
            </w:r>
          </w:p>
        </w:tc>
      </w:tr>
      <w:tr w:rsidR="0019042E" w14:paraId="5DFC349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E4D475" w14:textId="77777777" w:rsidR="0019042E" w:rsidRPr="002F4908" w:rsidRDefault="002F414F">
            <w:pPr>
              <w:jc w:val="center"/>
              <w:rPr>
                <w:i/>
                <w:iCs/>
              </w:rPr>
            </w:pPr>
            <w:r>
              <w:rPr>
                <w:i/>
                <w:iCs/>
                <w:sz w:val="16"/>
              </w:rPr>
              <w:t>P. alchata</w:t>
            </w:r>
          </w:p>
        </w:tc>
        <w:tc>
          <w:tcPr>
            <w:tcW w:w="1881" w:type="dxa"/>
          </w:tcPr>
          <w:p w14:paraId="7FB76C0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881" w:type="dxa"/>
          </w:tcPr>
          <w:p w14:paraId="3AB885D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881" w:type="dxa"/>
          </w:tcPr>
          <w:p w14:paraId="53F24FA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-0.01</w:t>
            </w:r>
          </w:p>
        </w:tc>
        <w:tc>
          <w:tcPr>
            <w:tcW w:w="1881" w:type="dxa"/>
          </w:tcPr>
          <w:p w14:paraId="11E6CAB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-27.3%</w:t>
            </w:r>
          </w:p>
        </w:tc>
      </w:tr>
      <w:tr w:rsidR="0019042E" w14:paraId="24831958"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F7A315D" w14:textId="77777777" w:rsidR="0019042E" w:rsidRPr="002F4908" w:rsidRDefault="002F414F">
            <w:pPr>
              <w:jc w:val="center"/>
              <w:rPr>
                <w:i/>
                <w:iCs/>
              </w:rPr>
            </w:pPr>
            <w:r>
              <w:rPr>
                <w:i/>
                <w:iCs/>
                <w:sz w:val="16"/>
              </w:rPr>
              <w:t>P. orientalis</w:t>
            </w:r>
          </w:p>
        </w:tc>
        <w:tc>
          <w:tcPr>
            <w:tcW w:w="1881" w:type="dxa"/>
          </w:tcPr>
          <w:p w14:paraId="7DC4929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881" w:type="dxa"/>
          </w:tcPr>
          <w:p w14:paraId="793810C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76E89A6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881" w:type="dxa"/>
          </w:tcPr>
          <w:p w14:paraId="547841D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-37.9%</w:t>
            </w:r>
          </w:p>
        </w:tc>
      </w:tr>
    </w:tbl>
    <w:p w14:paraId="30DECDF5" w14:textId="77777777" w:rsidR="0019042E" w:rsidRDefault="002F414F">
      <w:pPr>
        <w:spacing w:before="120"/>
      </w:pPr>
      <w:r>
        <w:rPr>
          <w:i/>
          <w:sz w:val="18"/>
        </w:rPr>
        <w:lastRenderedPageBreak/>
        <w:t>Table S17. Predicted occupancy change 2017–2022. All four species show declining occupancy, with P. orientalis declining most steeply (−37.9%).</w:t>
      </w:r>
    </w:p>
    <w:p w14:paraId="6E8FF3BD" w14:textId="77777777" w:rsidR="0019042E" w:rsidRDefault="0019042E"/>
    <w:p w14:paraId="23867B4B" w14:textId="77777777" w:rsidR="0019042E" w:rsidRDefault="002F414F">
      <w:pPr>
        <w:pStyle w:val="Ttulo2"/>
      </w:pPr>
      <w:r>
        <w:t>Equilibrium occupancy and extinction debt</w:t>
      </w:r>
    </w:p>
    <w:tbl>
      <w:tblPr>
        <w:tblStyle w:val="Cuadrculaclara-nfasis1"/>
        <w:tblW w:w="0" w:type="auto"/>
        <w:jc w:val="center"/>
        <w:tblLook w:val="04A0" w:firstRow="1" w:lastRow="0" w:firstColumn="1" w:lastColumn="0" w:noHBand="0" w:noVBand="1"/>
      </w:tblPr>
      <w:tblGrid>
        <w:gridCol w:w="1341"/>
        <w:gridCol w:w="1341"/>
        <w:gridCol w:w="1340"/>
        <w:gridCol w:w="1340"/>
        <w:gridCol w:w="1341"/>
        <w:gridCol w:w="1340"/>
        <w:gridCol w:w="1343"/>
      </w:tblGrid>
      <w:tr w:rsidR="0019042E" w14:paraId="15FE2710"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34B9CB" w14:textId="77777777" w:rsidR="0019042E" w:rsidRDefault="002F414F">
            <w:pPr>
              <w:jc w:val="center"/>
            </w:pPr>
            <w:r>
              <w:rPr>
                <w:sz w:val="16"/>
              </w:rPr>
              <w:t>Species</w:t>
            </w:r>
          </w:p>
        </w:tc>
        <w:tc>
          <w:tcPr>
            <w:tcW w:w="1344" w:type="dxa"/>
          </w:tcPr>
          <w:p w14:paraId="76C8A0D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Current occ. (%)</w:t>
            </w:r>
          </w:p>
        </w:tc>
        <w:tc>
          <w:tcPr>
            <w:tcW w:w="1344" w:type="dxa"/>
          </w:tcPr>
          <w:p w14:paraId="09D07C1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w:t>
            </w:r>
          </w:p>
        </w:tc>
        <w:tc>
          <w:tcPr>
            <w:tcW w:w="1344" w:type="dxa"/>
          </w:tcPr>
          <w:p w14:paraId="1E34E8D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95% CI</w:t>
            </w:r>
          </w:p>
        </w:tc>
        <w:tc>
          <w:tcPr>
            <w:tcW w:w="1344" w:type="dxa"/>
          </w:tcPr>
          <w:p w14:paraId="6ED5C80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Extinction debt (%)</w:t>
            </w:r>
          </w:p>
        </w:tc>
        <w:tc>
          <w:tcPr>
            <w:tcW w:w="1344" w:type="dxa"/>
          </w:tcPr>
          <w:p w14:paraId="1A670C9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Debt fraction</w:t>
            </w:r>
          </w:p>
        </w:tc>
        <w:tc>
          <w:tcPr>
            <w:tcW w:w="1344" w:type="dxa"/>
          </w:tcPr>
          <w:p w14:paraId="7E5B775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Recolonisation time (yr)</w:t>
            </w:r>
          </w:p>
        </w:tc>
      </w:tr>
      <w:tr w:rsidR="0019042E" w14:paraId="01E9605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22D5E36" w14:textId="77777777" w:rsidR="0019042E" w:rsidRPr="002F4908" w:rsidRDefault="002F414F">
            <w:pPr>
              <w:jc w:val="center"/>
              <w:rPr>
                <w:i/>
                <w:iCs/>
              </w:rPr>
            </w:pPr>
            <w:r>
              <w:rPr>
                <w:i/>
                <w:iCs/>
                <w:sz w:val="16"/>
              </w:rPr>
              <w:t>O. tarda</w:t>
            </w:r>
          </w:p>
        </w:tc>
        <w:tc>
          <w:tcPr>
            <w:tcW w:w="1344" w:type="dxa"/>
          </w:tcPr>
          <w:p w14:paraId="31842FC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0.68</w:t>
            </w:r>
          </w:p>
        </w:tc>
        <w:tc>
          <w:tcPr>
            <w:tcW w:w="1344" w:type="dxa"/>
          </w:tcPr>
          <w:p w14:paraId="372AEB2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w:t>
            </w:r>
          </w:p>
        </w:tc>
        <w:tc>
          <w:tcPr>
            <w:tcW w:w="1344" w:type="dxa"/>
          </w:tcPr>
          <w:p w14:paraId="048BC73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[4.00e-04, 0.93]</w:t>
            </w:r>
          </w:p>
        </w:tc>
        <w:tc>
          <w:tcPr>
            <w:tcW w:w="1344" w:type="dxa"/>
          </w:tcPr>
          <w:p w14:paraId="0165EA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0.65</w:t>
            </w:r>
          </w:p>
        </w:tc>
        <w:tc>
          <w:tcPr>
            <w:tcW w:w="1344" w:type="dxa"/>
          </w:tcPr>
          <w:p w14:paraId="3DECF32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97%</w:t>
            </w:r>
          </w:p>
        </w:tc>
        <w:tc>
          <w:tcPr>
            <w:tcW w:w="1344" w:type="dxa"/>
          </w:tcPr>
          <w:p w14:paraId="463888E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22648</w:t>
            </w:r>
          </w:p>
        </w:tc>
      </w:tr>
      <w:tr w:rsidR="0019042E" w14:paraId="7142F02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F2A6591" w14:textId="77777777" w:rsidR="0019042E" w:rsidRPr="002F4908" w:rsidRDefault="002F414F">
            <w:pPr>
              <w:jc w:val="center"/>
              <w:rPr>
                <w:i/>
                <w:iCs/>
              </w:rPr>
            </w:pPr>
            <w:r>
              <w:rPr>
                <w:i/>
                <w:iCs/>
                <w:sz w:val="16"/>
              </w:rPr>
              <w:t>T. tetrax</w:t>
            </w:r>
          </w:p>
        </w:tc>
        <w:tc>
          <w:tcPr>
            <w:tcW w:w="1344" w:type="dxa"/>
          </w:tcPr>
          <w:p w14:paraId="088735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0.52</w:t>
            </w:r>
          </w:p>
        </w:tc>
        <w:tc>
          <w:tcPr>
            <w:tcW w:w="1344" w:type="dxa"/>
          </w:tcPr>
          <w:p w14:paraId="460A471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0.49</w:t>
            </w:r>
          </w:p>
        </w:tc>
        <w:tc>
          <w:tcPr>
            <w:tcW w:w="1344" w:type="dxa"/>
          </w:tcPr>
          <w:p w14:paraId="1355959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[0.16, 1.62]</w:t>
            </w:r>
          </w:p>
        </w:tc>
        <w:tc>
          <w:tcPr>
            <w:tcW w:w="1344" w:type="dxa"/>
          </w:tcPr>
          <w:p w14:paraId="5557CA9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0.03</w:t>
            </w:r>
          </w:p>
        </w:tc>
        <w:tc>
          <w:tcPr>
            <w:tcW w:w="1344" w:type="dxa"/>
          </w:tcPr>
          <w:p w14:paraId="2403164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5.4%</w:t>
            </w:r>
          </w:p>
        </w:tc>
        <w:tc>
          <w:tcPr>
            <w:tcW w:w="1344" w:type="dxa"/>
          </w:tcPr>
          <w:p w14:paraId="257AC0C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1471</w:t>
            </w:r>
          </w:p>
        </w:tc>
      </w:tr>
      <w:tr w:rsidR="0019042E" w14:paraId="0813C6CA"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1218939" w14:textId="77777777" w:rsidR="0019042E" w:rsidRPr="002F4908" w:rsidRDefault="002F414F">
            <w:pPr>
              <w:jc w:val="center"/>
              <w:rPr>
                <w:i/>
                <w:iCs/>
              </w:rPr>
            </w:pPr>
            <w:r>
              <w:rPr>
                <w:i/>
                <w:iCs/>
                <w:sz w:val="16"/>
              </w:rPr>
              <w:t>P. alchata</w:t>
            </w:r>
          </w:p>
        </w:tc>
        <w:tc>
          <w:tcPr>
            <w:tcW w:w="1344" w:type="dxa"/>
          </w:tcPr>
          <w:p w14:paraId="2E9A429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0.87</w:t>
            </w:r>
          </w:p>
        </w:tc>
        <w:tc>
          <w:tcPr>
            <w:tcW w:w="1344" w:type="dxa"/>
          </w:tcPr>
          <w:p w14:paraId="6EF8DD5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0.31</w:t>
            </w:r>
          </w:p>
        </w:tc>
        <w:tc>
          <w:tcPr>
            <w:tcW w:w="1344" w:type="dxa"/>
          </w:tcPr>
          <w:p w14:paraId="5C50279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[0.08, 6.50]</w:t>
            </w:r>
          </w:p>
        </w:tc>
        <w:tc>
          <w:tcPr>
            <w:tcW w:w="1344" w:type="dxa"/>
          </w:tcPr>
          <w:p w14:paraId="0A0B0B7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0.56</w:t>
            </w:r>
          </w:p>
        </w:tc>
        <w:tc>
          <w:tcPr>
            <w:tcW w:w="1344" w:type="dxa"/>
          </w:tcPr>
          <w:p w14:paraId="64C4B97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64.1%</w:t>
            </w:r>
          </w:p>
        </w:tc>
        <w:tc>
          <w:tcPr>
            <w:tcW w:w="1344" w:type="dxa"/>
          </w:tcPr>
          <w:p w14:paraId="6A0CCCA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732</w:t>
            </w:r>
          </w:p>
        </w:tc>
      </w:tr>
      <w:tr w:rsidR="0019042E" w14:paraId="1F30D36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BDD59F" w14:textId="77777777" w:rsidR="0019042E" w:rsidRPr="002F4908" w:rsidRDefault="002F414F">
            <w:pPr>
              <w:jc w:val="center"/>
              <w:rPr>
                <w:i/>
                <w:iCs/>
              </w:rPr>
            </w:pPr>
            <w:r>
              <w:rPr>
                <w:i/>
                <w:iCs/>
                <w:sz w:val="16"/>
              </w:rPr>
              <w:t>P. orientalis</w:t>
            </w:r>
          </w:p>
        </w:tc>
        <w:tc>
          <w:tcPr>
            <w:tcW w:w="1344" w:type="dxa"/>
          </w:tcPr>
          <w:p w14:paraId="02B9355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1.15</w:t>
            </w:r>
          </w:p>
        </w:tc>
        <w:tc>
          <w:tcPr>
            <w:tcW w:w="1344" w:type="dxa"/>
          </w:tcPr>
          <w:p w14:paraId="164018C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1.00e-04</w:t>
            </w:r>
          </w:p>
        </w:tc>
        <w:tc>
          <w:tcPr>
            <w:tcW w:w="1344" w:type="dxa"/>
          </w:tcPr>
          <w:p w14:paraId="34028F4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 0.17]</w:t>
            </w:r>
          </w:p>
        </w:tc>
        <w:tc>
          <w:tcPr>
            <w:tcW w:w="1344" w:type="dxa"/>
          </w:tcPr>
          <w:p w14:paraId="613EE47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1.15</w:t>
            </w:r>
          </w:p>
        </w:tc>
        <w:tc>
          <w:tcPr>
            <w:tcW w:w="1344" w:type="dxa"/>
          </w:tcPr>
          <w:p w14:paraId="44CE9A7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344" w:type="dxa"/>
          </w:tcPr>
          <w:p w14:paraId="4509ACA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2599962</w:t>
            </w:r>
          </w:p>
        </w:tc>
      </w:tr>
    </w:tbl>
    <w:p w14:paraId="30040227" w14:textId="77777777" w:rsidR="0019042E" w:rsidRDefault="002F414F">
      <w:pPr>
        <w:spacing w:before="120"/>
      </w:pPr>
      <w:r>
        <w:rPr>
          <w:i/>
          <w:sz w:val="18"/>
        </w:rPr>
        <w:t>Table S18. Equilibrium occupancy (ψ*) and extinction debt. Current occupancy is the 2017 model-predicted value. Debt fraction is the percentage of current occupancy that is demographically unsustainable (transient). Recolonisation time is the median expected time to recolonise a vacant site at current γ rates.</w:t>
      </w:r>
    </w:p>
    <w:p w14:paraId="24D360EB" w14:textId="77777777" w:rsidR="0019042E" w:rsidRDefault="002F414F">
      <w:r>
        <w:br w:type="page"/>
      </w:r>
    </w:p>
    <w:p w14:paraId="5C39ED8A" w14:textId="77777777" w:rsidR="0019042E" w:rsidRDefault="002F414F">
      <w:pPr>
        <w:pStyle w:val="Ttulo1"/>
      </w:pPr>
      <w:r>
        <w:lastRenderedPageBreak/>
        <w:t>Appendix S13. Response curves for key covariates</w:t>
      </w:r>
    </w:p>
    <w:p w14:paraId="355A9CA1" w14:textId="77777777" w:rsidR="0019042E" w:rsidRDefault="002F414F">
      <w:r>
        <w:t>Response curves illustrate the predicted relationship between key environmental covariates and colonisation or extinction probability for each species, holding all other covariates at their mean values. Shaded bands represent 95% confidence intervals derived from the variance-covariance matrix of the fitted model. Rug plots along the x-axis indicate the distribution of observed covariate values.</w:t>
      </w:r>
    </w:p>
    <w:p w14:paraId="703789A1" w14:textId="77777777" w:rsidR="0019042E" w:rsidRDefault="002F414F">
      <w:pPr>
        <w:jc w:val="center"/>
      </w:pPr>
      <w:r>
        <w:rPr>
          <w:noProof/>
        </w:rPr>
        <w:drawing>
          <wp:inline distT="0" distB="0" distL="0" distR="0" wp14:anchorId="3782B382" wp14:editId="2C2D5E77">
            <wp:extent cx="5029200" cy="3481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response_curves.png"/>
                    <pic:cNvPicPr/>
                  </pic:nvPicPr>
                  <pic:blipFill>
                    <a:blip r:embed="rId28"/>
                    <a:stretch>
                      <a:fillRect/>
                    </a:stretch>
                  </pic:blipFill>
                  <pic:spPr>
                    <a:xfrm>
                      <a:off x="0" y="0"/>
                      <a:ext cx="5029200" cy="3481124"/>
                    </a:xfrm>
                    <a:prstGeom prst="rect">
                      <a:avLst/>
                    </a:prstGeom>
                  </pic:spPr>
                </pic:pic>
              </a:graphicData>
            </a:graphic>
          </wp:inline>
        </w:drawing>
      </w:r>
    </w:p>
    <w:p w14:paraId="1DA7C7B9" w14:textId="77777777" w:rsidR="0019042E" w:rsidRDefault="002F414F">
      <w:pPr>
        <w:spacing w:after="240"/>
      </w:pPr>
      <w:r>
        <w:rPr>
          <w:i/>
          <w:sz w:val="18"/>
        </w:rPr>
        <w:t>Figure S13. Response curves for selected covariates across species. Top row: T. tetrax cropland (LC12) effects on both γ and ε (left); O. tarda urban land cover (LC13) effect on ε (centre); P. orientalis NDVI effect on ε (right). Bottom row: T. tetrax LC12 effect on γ (left); O. tarda maximum temperature effects on γ (centre) and ε (right). For T. tetrax, cropland simultaneously increases colonisation and decreases extinction, making it the only species where agri-environment instruments plausibly act on both demographic processes.</w:t>
      </w:r>
    </w:p>
    <w:p w14:paraId="48A5BCC7" w14:textId="77777777" w:rsidR="0019042E" w:rsidRDefault="002F414F">
      <w:r>
        <w:br w:type="page"/>
      </w:r>
    </w:p>
    <w:p w14:paraId="1947FD74" w14:textId="77777777" w:rsidR="0019042E" w:rsidRDefault="002F414F">
      <w:pPr>
        <w:pStyle w:val="Ttulo1"/>
      </w:pPr>
      <w:r>
        <w:lastRenderedPageBreak/>
        <w:t>Appendix S14. Occupancy prevalence trends</w:t>
      </w:r>
    </w:p>
    <w:p w14:paraId="79D318D7" w14:textId="77777777" w:rsidR="0019042E" w:rsidRDefault="002F414F">
      <w:r>
        <w:t>Occupancy prevalence was projected forward from the fitted colext model parameters using 5,000 bootstrap simulations from the variance-covariance matrix. For each simulation, the predicted proportion of occupied cells was computed year by year using the Markov chain transition equation: ψ(t+1) = ψ(t)(1 − ε) + (1 − ψ(t))γ. The dashed horizontal line indicates the equilibrium occupancy (ψ* = γ/(γ + ε)), representing the occupancy level toward which the system converges under current demographic rates.</w:t>
      </w:r>
    </w:p>
    <w:p w14:paraId="326CD7CF" w14:textId="77777777" w:rsidR="0019042E" w:rsidRDefault="002F414F">
      <w:pPr>
        <w:spacing w:after="240"/>
      </w:pPr>
      <w:r>
        <w:rPr>
          <w:i/>
          <w:sz w:val="18"/>
        </w:rPr>
        <w:t>Figure S14. Predicted occupancy prevalence trends 2017–2023 for all four species with 95% bootstrap confidence intervals (shaded bands). Solid lines: median predicted prevalence. Dashed horizontal lines: equilibrium occupancy (ψ*) implied by current γ and ε rates. P. orientalis shows the steepest decline, consistent with the most extreme colonisation–extinction asymmetry. T. tetrax remains closest to its equilibrium, reflecting relatively higher colonisation capacity.</w:t>
      </w:r>
    </w:p>
    <w:p w14:paraId="149FE2AA" w14:textId="77777777" w:rsidR="0019042E" w:rsidRDefault="002F414F">
      <w:r>
        <w:br w:type="page"/>
      </w:r>
    </w:p>
    <w:p w14:paraId="54C74BA7" w14:textId="77777777" w:rsidR="0019042E" w:rsidRDefault="002F414F">
      <w:pPr>
        <w:pStyle w:val="Ttulo1"/>
      </w:pPr>
      <w:r>
        <w:lastRenderedPageBreak/>
        <w:t>Appendix S15. Likelihood resolution analysis</w:t>
      </w:r>
    </w:p>
    <w:p w14:paraId="7CAE32D6" w14:textId="77777777" w:rsidR="0019042E" w:rsidRDefault="002F414F">
      <w:r>
        <w:t>This analysis and Appendices S16–S17 assess whether low colonisation estimates reflect lack of statistical identifiability rather than true demographic rates. Colonisation is weakly identifiable for some species, but this does not affect the inference of strong asymmetry because extinction is well estimated and colonisation remains consistently low across the likelihood surface (Appendix S16). Here we determine the resolution boundary of the colext estimator by simulation. For each species, we generated detection histories using empirical parameter estimates (ψ₁, ε, p), varying γ across eight levels spanning 10⁻⁷ to 0.05 (50 replicates each). Each replicate was fitted with the species-specific best colext model. The resolution boundary is the lowest γ_true at which fewer than 10% of replicates return boundary estimates.</w:t>
      </w:r>
    </w:p>
    <w:p w14:paraId="41E12E88" w14:textId="77777777" w:rsidR="0019042E" w:rsidRDefault="0019042E"/>
    <w:p w14:paraId="76C2FBBB" w14:textId="77777777" w:rsidR="0019042E" w:rsidRDefault="002F414F">
      <w:r>
        <w:rPr>
          <w:i/>
          <w:sz w:val="18"/>
        </w:rPr>
        <w:t>Table S19. Likelihood resolution analysis results. For each species and true colonisation rate (γ_true), the table shows: n = number of replicates, γ̂ median = median estimated colonisation rate, relative bias (%), percentage of boundary estimates, and percentage of estimates above the numerical floor.</w:t>
      </w:r>
    </w:p>
    <w:tbl>
      <w:tblPr>
        <w:tblStyle w:val="Cuadrculaclara-nfasis1"/>
        <w:tblW w:w="0" w:type="auto"/>
        <w:tblLook w:val="04A0" w:firstRow="1" w:lastRow="0" w:firstColumn="1" w:lastColumn="0" w:noHBand="0" w:noVBand="1"/>
      </w:tblPr>
      <w:tblGrid>
        <w:gridCol w:w="1343"/>
        <w:gridCol w:w="1341"/>
        <w:gridCol w:w="1339"/>
        <w:gridCol w:w="1341"/>
        <w:gridCol w:w="1340"/>
        <w:gridCol w:w="1342"/>
        <w:gridCol w:w="1340"/>
      </w:tblGrid>
      <w:tr w:rsidR="0019042E" w14:paraId="6CE650BE"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1403D74" w14:textId="77777777" w:rsidR="0019042E" w:rsidRDefault="002F414F">
            <w:r>
              <w:rPr>
                <w:sz w:val="16"/>
              </w:rPr>
              <w:t>Species</w:t>
            </w:r>
          </w:p>
        </w:tc>
        <w:tc>
          <w:tcPr>
            <w:tcW w:w="1344" w:type="dxa"/>
          </w:tcPr>
          <w:p w14:paraId="08826309"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γ_true</w:t>
            </w:r>
          </w:p>
        </w:tc>
        <w:tc>
          <w:tcPr>
            <w:tcW w:w="1344" w:type="dxa"/>
          </w:tcPr>
          <w:p w14:paraId="0D1E0639"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n</w:t>
            </w:r>
          </w:p>
        </w:tc>
        <w:tc>
          <w:tcPr>
            <w:tcW w:w="1344" w:type="dxa"/>
          </w:tcPr>
          <w:p w14:paraId="53E163CA"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median</w:t>
            </w:r>
          </w:p>
        </w:tc>
        <w:tc>
          <w:tcPr>
            <w:tcW w:w="1344" w:type="dxa"/>
          </w:tcPr>
          <w:p w14:paraId="08BE273C"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Rel. bias (%)</w:t>
            </w:r>
          </w:p>
        </w:tc>
        <w:tc>
          <w:tcPr>
            <w:tcW w:w="1344" w:type="dxa"/>
          </w:tcPr>
          <w:p w14:paraId="01F3DD0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 boundary</w:t>
            </w:r>
          </w:p>
        </w:tc>
        <w:tc>
          <w:tcPr>
            <w:tcW w:w="1344" w:type="dxa"/>
          </w:tcPr>
          <w:p w14:paraId="0372F9D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 above floor</w:t>
            </w:r>
          </w:p>
        </w:tc>
      </w:tr>
      <w:tr w:rsidR="0019042E" w14:paraId="4A6CD052"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AB471FE" w14:textId="77777777" w:rsidR="0019042E" w:rsidRDefault="002F414F">
            <w:r>
              <w:rPr>
                <w:i/>
                <w:sz w:val="16"/>
              </w:rPr>
              <w:t>O. tarda</w:t>
            </w:r>
          </w:p>
        </w:tc>
        <w:tc>
          <w:tcPr>
            <w:tcW w:w="1344" w:type="dxa"/>
          </w:tcPr>
          <w:p w14:paraId="578601E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4B03D29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6CB28B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0.00e+00</w:t>
            </w:r>
          </w:p>
        </w:tc>
        <w:tc>
          <w:tcPr>
            <w:tcW w:w="1344" w:type="dxa"/>
          </w:tcPr>
          <w:p w14:paraId="18ADD45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5FB8DD8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94</w:t>
            </w:r>
          </w:p>
        </w:tc>
        <w:tc>
          <w:tcPr>
            <w:tcW w:w="1344" w:type="dxa"/>
          </w:tcPr>
          <w:p w14:paraId="5216A9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w:t>
            </w:r>
          </w:p>
        </w:tc>
      </w:tr>
      <w:tr w:rsidR="0019042E" w14:paraId="782436C3"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B80AAB6" w14:textId="77777777" w:rsidR="0019042E" w:rsidRDefault="002F414F">
            <w:r>
              <w:rPr>
                <w:i/>
                <w:sz w:val="16"/>
              </w:rPr>
              <w:t>O. tarda</w:t>
            </w:r>
          </w:p>
        </w:tc>
        <w:tc>
          <w:tcPr>
            <w:tcW w:w="1344" w:type="dxa"/>
          </w:tcPr>
          <w:p w14:paraId="2221E88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09E33A4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D403D9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0.00e+00</w:t>
            </w:r>
          </w:p>
        </w:tc>
        <w:tc>
          <w:tcPr>
            <w:tcW w:w="1344" w:type="dxa"/>
          </w:tcPr>
          <w:p w14:paraId="54889F3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1851633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86</w:t>
            </w:r>
          </w:p>
        </w:tc>
        <w:tc>
          <w:tcPr>
            <w:tcW w:w="1344" w:type="dxa"/>
          </w:tcPr>
          <w:p w14:paraId="0557109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22</w:t>
            </w:r>
          </w:p>
        </w:tc>
      </w:tr>
      <w:tr w:rsidR="0019042E" w14:paraId="51420804"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055C2BD" w14:textId="77777777" w:rsidR="0019042E" w:rsidRDefault="002F414F">
            <w:r>
              <w:rPr>
                <w:i/>
                <w:sz w:val="16"/>
              </w:rPr>
              <w:t>O. tarda</w:t>
            </w:r>
          </w:p>
        </w:tc>
        <w:tc>
          <w:tcPr>
            <w:tcW w:w="1344" w:type="dxa"/>
          </w:tcPr>
          <w:p w14:paraId="151C95B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04A86B2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4C231FD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0.00e+00</w:t>
            </w:r>
          </w:p>
        </w:tc>
        <w:tc>
          <w:tcPr>
            <w:tcW w:w="1344" w:type="dxa"/>
          </w:tcPr>
          <w:p w14:paraId="7A8A4EA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26F94A8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92</w:t>
            </w:r>
          </w:p>
        </w:tc>
        <w:tc>
          <w:tcPr>
            <w:tcW w:w="1344" w:type="dxa"/>
          </w:tcPr>
          <w:p w14:paraId="44AD8E8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w:t>
            </w:r>
          </w:p>
        </w:tc>
      </w:tr>
      <w:tr w:rsidR="0019042E" w14:paraId="08C88AA1"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D3A7105" w14:textId="77777777" w:rsidR="0019042E" w:rsidRDefault="002F414F">
            <w:r>
              <w:rPr>
                <w:i/>
                <w:sz w:val="16"/>
              </w:rPr>
              <w:t>O. tarda</w:t>
            </w:r>
          </w:p>
        </w:tc>
        <w:tc>
          <w:tcPr>
            <w:tcW w:w="1344" w:type="dxa"/>
          </w:tcPr>
          <w:p w14:paraId="760EB86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2DC58E0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EE776F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0.00e+00</w:t>
            </w:r>
          </w:p>
        </w:tc>
        <w:tc>
          <w:tcPr>
            <w:tcW w:w="1344" w:type="dxa"/>
          </w:tcPr>
          <w:p w14:paraId="60CADCC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6185C23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86</w:t>
            </w:r>
          </w:p>
        </w:tc>
        <w:tc>
          <w:tcPr>
            <w:tcW w:w="1344" w:type="dxa"/>
          </w:tcPr>
          <w:p w14:paraId="6377DF9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28</w:t>
            </w:r>
          </w:p>
        </w:tc>
      </w:tr>
      <w:tr w:rsidR="0019042E" w14:paraId="7E830936"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07B0ADF" w14:textId="77777777" w:rsidR="0019042E" w:rsidRDefault="002F414F">
            <w:r>
              <w:rPr>
                <w:i/>
                <w:sz w:val="16"/>
              </w:rPr>
              <w:t>O. tarda</w:t>
            </w:r>
          </w:p>
        </w:tc>
        <w:tc>
          <w:tcPr>
            <w:tcW w:w="1344" w:type="dxa"/>
          </w:tcPr>
          <w:p w14:paraId="5B5CD25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12FD6E4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F7D6A0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0.000184</w:t>
            </w:r>
          </w:p>
        </w:tc>
        <w:tc>
          <w:tcPr>
            <w:tcW w:w="1344" w:type="dxa"/>
          </w:tcPr>
          <w:p w14:paraId="2958364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1.9</w:t>
            </w:r>
          </w:p>
        </w:tc>
        <w:tc>
          <w:tcPr>
            <w:tcW w:w="1344" w:type="dxa"/>
          </w:tcPr>
          <w:p w14:paraId="3827F99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66</w:t>
            </w:r>
          </w:p>
        </w:tc>
        <w:tc>
          <w:tcPr>
            <w:tcW w:w="1344" w:type="dxa"/>
          </w:tcPr>
          <w:p w14:paraId="709E287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60</w:t>
            </w:r>
          </w:p>
        </w:tc>
      </w:tr>
      <w:tr w:rsidR="0019042E" w14:paraId="1058A78E"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054E70" w14:textId="77777777" w:rsidR="0019042E" w:rsidRDefault="002F414F">
            <w:r>
              <w:rPr>
                <w:i/>
                <w:sz w:val="16"/>
              </w:rPr>
              <w:t>O. tarda</w:t>
            </w:r>
          </w:p>
        </w:tc>
        <w:tc>
          <w:tcPr>
            <w:tcW w:w="1344" w:type="dxa"/>
          </w:tcPr>
          <w:p w14:paraId="5A9ECED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1972EC9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8EC5EA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0.001552</w:t>
            </w:r>
          </w:p>
        </w:tc>
        <w:tc>
          <w:tcPr>
            <w:tcW w:w="1344" w:type="dxa"/>
          </w:tcPr>
          <w:p w14:paraId="4EF85D8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31.9</w:t>
            </w:r>
          </w:p>
        </w:tc>
        <w:tc>
          <w:tcPr>
            <w:tcW w:w="1344" w:type="dxa"/>
          </w:tcPr>
          <w:p w14:paraId="2927C4C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36</w:t>
            </w:r>
          </w:p>
        </w:tc>
        <w:tc>
          <w:tcPr>
            <w:tcW w:w="1344" w:type="dxa"/>
          </w:tcPr>
          <w:p w14:paraId="75B3DE0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84</w:t>
            </w:r>
          </w:p>
        </w:tc>
      </w:tr>
      <w:tr w:rsidR="0019042E" w14:paraId="4C826B6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420A850" w14:textId="77777777" w:rsidR="0019042E" w:rsidRDefault="002F414F">
            <w:r>
              <w:rPr>
                <w:i/>
                <w:sz w:val="16"/>
              </w:rPr>
              <w:t>O. tarda</w:t>
            </w:r>
          </w:p>
        </w:tc>
        <w:tc>
          <w:tcPr>
            <w:tcW w:w="1344" w:type="dxa"/>
          </w:tcPr>
          <w:p w14:paraId="63E5C19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0041282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EAE5FF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0.006537</w:t>
            </w:r>
          </w:p>
        </w:tc>
        <w:tc>
          <w:tcPr>
            <w:tcW w:w="1344" w:type="dxa"/>
          </w:tcPr>
          <w:p w14:paraId="62A58ED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-14.8</w:t>
            </w:r>
          </w:p>
        </w:tc>
        <w:tc>
          <w:tcPr>
            <w:tcW w:w="1344" w:type="dxa"/>
          </w:tcPr>
          <w:p w14:paraId="0465576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w:t>
            </w:r>
          </w:p>
        </w:tc>
        <w:tc>
          <w:tcPr>
            <w:tcW w:w="1344" w:type="dxa"/>
          </w:tcPr>
          <w:p w14:paraId="3ED6AB9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4871F8DC"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25FC95A" w14:textId="77777777" w:rsidR="0019042E" w:rsidRDefault="002F414F">
            <w:r>
              <w:rPr>
                <w:i/>
                <w:sz w:val="16"/>
              </w:rPr>
              <w:t>O. tarda</w:t>
            </w:r>
          </w:p>
        </w:tc>
        <w:tc>
          <w:tcPr>
            <w:tcW w:w="1344" w:type="dxa"/>
          </w:tcPr>
          <w:p w14:paraId="6FBC679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29DF339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2CC28E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0.050857</w:t>
            </w:r>
          </w:p>
        </w:tc>
        <w:tc>
          <w:tcPr>
            <w:tcW w:w="1344" w:type="dxa"/>
          </w:tcPr>
          <w:p w14:paraId="1D4A5DC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w:t>
            </w:r>
          </w:p>
        </w:tc>
        <w:tc>
          <w:tcPr>
            <w:tcW w:w="1344" w:type="dxa"/>
          </w:tcPr>
          <w:p w14:paraId="48FD04D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2DAFB2F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4DB32BC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E040E8F" w14:textId="77777777" w:rsidR="0019042E" w:rsidRDefault="002F414F">
            <w:r>
              <w:rPr>
                <w:i/>
                <w:sz w:val="16"/>
              </w:rPr>
              <w:t>T. tetrax</w:t>
            </w:r>
          </w:p>
        </w:tc>
        <w:tc>
          <w:tcPr>
            <w:tcW w:w="1344" w:type="dxa"/>
          </w:tcPr>
          <w:p w14:paraId="6CAF525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1CF61F5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291D45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6.73e-18</w:t>
            </w:r>
          </w:p>
        </w:tc>
        <w:tc>
          <w:tcPr>
            <w:tcW w:w="1344" w:type="dxa"/>
          </w:tcPr>
          <w:p w14:paraId="62F8FFC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057A515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74</w:t>
            </w:r>
          </w:p>
        </w:tc>
        <w:tc>
          <w:tcPr>
            <w:tcW w:w="1344" w:type="dxa"/>
          </w:tcPr>
          <w:p w14:paraId="408F1F5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40</w:t>
            </w:r>
          </w:p>
        </w:tc>
      </w:tr>
      <w:tr w:rsidR="0019042E" w14:paraId="695DAD1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DA3F1FF" w14:textId="77777777" w:rsidR="0019042E" w:rsidRDefault="002F414F">
            <w:r>
              <w:rPr>
                <w:i/>
                <w:sz w:val="16"/>
              </w:rPr>
              <w:t>T. tetrax</w:t>
            </w:r>
          </w:p>
        </w:tc>
        <w:tc>
          <w:tcPr>
            <w:tcW w:w="1344" w:type="dxa"/>
          </w:tcPr>
          <w:p w14:paraId="4587A90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006BCF2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42F6D6B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3.56e-13</w:t>
            </w:r>
          </w:p>
        </w:tc>
        <w:tc>
          <w:tcPr>
            <w:tcW w:w="1344" w:type="dxa"/>
          </w:tcPr>
          <w:p w14:paraId="1297481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50B5DF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64</w:t>
            </w:r>
          </w:p>
        </w:tc>
        <w:tc>
          <w:tcPr>
            <w:tcW w:w="1344" w:type="dxa"/>
          </w:tcPr>
          <w:p w14:paraId="6C573A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46</w:t>
            </w:r>
          </w:p>
        </w:tc>
      </w:tr>
      <w:tr w:rsidR="0019042E" w14:paraId="1F225B1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9C773D3" w14:textId="77777777" w:rsidR="0019042E" w:rsidRDefault="002F414F">
            <w:r>
              <w:rPr>
                <w:i/>
                <w:sz w:val="16"/>
              </w:rPr>
              <w:t>T. tetrax</w:t>
            </w:r>
          </w:p>
        </w:tc>
        <w:tc>
          <w:tcPr>
            <w:tcW w:w="1344" w:type="dxa"/>
          </w:tcPr>
          <w:p w14:paraId="03B33F4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0E8EF6D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DA02F2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5.25e-22</w:t>
            </w:r>
          </w:p>
        </w:tc>
        <w:tc>
          <w:tcPr>
            <w:tcW w:w="1344" w:type="dxa"/>
          </w:tcPr>
          <w:p w14:paraId="253CF87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2F14507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70</w:t>
            </w:r>
          </w:p>
        </w:tc>
        <w:tc>
          <w:tcPr>
            <w:tcW w:w="1344" w:type="dxa"/>
          </w:tcPr>
          <w:p w14:paraId="395F7BE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44</w:t>
            </w:r>
          </w:p>
        </w:tc>
      </w:tr>
      <w:tr w:rsidR="0019042E" w14:paraId="0F4BA68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0D3DFA" w14:textId="77777777" w:rsidR="0019042E" w:rsidRDefault="002F414F">
            <w:r>
              <w:rPr>
                <w:i/>
                <w:sz w:val="16"/>
              </w:rPr>
              <w:t>T. tetrax</w:t>
            </w:r>
          </w:p>
        </w:tc>
        <w:tc>
          <w:tcPr>
            <w:tcW w:w="1344" w:type="dxa"/>
          </w:tcPr>
          <w:p w14:paraId="0B0F514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65ADBFC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55A2E47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5.48e-13</w:t>
            </w:r>
          </w:p>
        </w:tc>
        <w:tc>
          <w:tcPr>
            <w:tcW w:w="1344" w:type="dxa"/>
          </w:tcPr>
          <w:p w14:paraId="6524C69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4EE42CC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w:t>
            </w:r>
          </w:p>
        </w:tc>
        <w:tc>
          <w:tcPr>
            <w:tcW w:w="1344" w:type="dxa"/>
          </w:tcPr>
          <w:p w14:paraId="2296D3E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48</w:t>
            </w:r>
          </w:p>
        </w:tc>
      </w:tr>
      <w:tr w:rsidR="0019042E" w14:paraId="37E312FE"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43F39B7" w14:textId="77777777" w:rsidR="0019042E" w:rsidRDefault="002F414F">
            <w:r>
              <w:rPr>
                <w:i/>
                <w:sz w:val="16"/>
              </w:rPr>
              <w:t>T. tetrax</w:t>
            </w:r>
          </w:p>
        </w:tc>
        <w:tc>
          <w:tcPr>
            <w:tcW w:w="1344" w:type="dxa"/>
          </w:tcPr>
          <w:p w14:paraId="68960AA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5F248FF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8B335D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5.95e-07</w:t>
            </w:r>
          </w:p>
        </w:tc>
        <w:tc>
          <w:tcPr>
            <w:tcW w:w="1344" w:type="dxa"/>
          </w:tcPr>
          <w:p w14:paraId="2E256DC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-99.7</w:t>
            </w:r>
          </w:p>
        </w:tc>
        <w:tc>
          <w:tcPr>
            <w:tcW w:w="1344" w:type="dxa"/>
          </w:tcPr>
          <w:p w14:paraId="6CF0F14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48</w:t>
            </w:r>
          </w:p>
        </w:tc>
        <w:tc>
          <w:tcPr>
            <w:tcW w:w="1344" w:type="dxa"/>
          </w:tcPr>
          <w:p w14:paraId="72656BB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66</w:t>
            </w:r>
          </w:p>
        </w:tc>
      </w:tr>
      <w:tr w:rsidR="0019042E" w14:paraId="6318914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D5C7251" w14:textId="77777777" w:rsidR="0019042E" w:rsidRDefault="002F414F">
            <w:r>
              <w:rPr>
                <w:i/>
                <w:sz w:val="16"/>
              </w:rPr>
              <w:t>T. tetrax</w:t>
            </w:r>
          </w:p>
        </w:tc>
        <w:tc>
          <w:tcPr>
            <w:tcW w:w="1344" w:type="dxa"/>
          </w:tcPr>
          <w:p w14:paraId="7E9A514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012E334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471A36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0.001409</w:t>
            </w:r>
          </w:p>
        </w:tc>
        <w:tc>
          <w:tcPr>
            <w:tcW w:w="1344" w:type="dxa"/>
          </w:tcPr>
          <w:p w14:paraId="7695746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19.7</w:t>
            </w:r>
          </w:p>
        </w:tc>
        <w:tc>
          <w:tcPr>
            <w:tcW w:w="1344" w:type="dxa"/>
          </w:tcPr>
          <w:p w14:paraId="5E9EEF7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w:t>
            </w:r>
          </w:p>
        </w:tc>
        <w:tc>
          <w:tcPr>
            <w:tcW w:w="1344" w:type="dxa"/>
          </w:tcPr>
          <w:p w14:paraId="125507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92</w:t>
            </w:r>
          </w:p>
        </w:tc>
      </w:tr>
      <w:tr w:rsidR="0019042E" w14:paraId="7427FF98"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89E972" w14:textId="77777777" w:rsidR="0019042E" w:rsidRDefault="002F414F">
            <w:r>
              <w:rPr>
                <w:i/>
                <w:sz w:val="16"/>
              </w:rPr>
              <w:t>T. tetrax</w:t>
            </w:r>
          </w:p>
        </w:tc>
        <w:tc>
          <w:tcPr>
            <w:tcW w:w="1344" w:type="dxa"/>
          </w:tcPr>
          <w:p w14:paraId="05CD8B0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395BC33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05C105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0.006879</w:t>
            </w:r>
          </w:p>
        </w:tc>
        <w:tc>
          <w:tcPr>
            <w:tcW w:w="1344" w:type="dxa"/>
          </w:tcPr>
          <w:p w14:paraId="36EC5FE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-10.3</w:t>
            </w:r>
          </w:p>
        </w:tc>
        <w:tc>
          <w:tcPr>
            <w:tcW w:w="1344" w:type="dxa"/>
          </w:tcPr>
          <w:p w14:paraId="252904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w:t>
            </w:r>
          </w:p>
        </w:tc>
        <w:tc>
          <w:tcPr>
            <w:tcW w:w="1344" w:type="dxa"/>
          </w:tcPr>
          <w:p w14:paraId="3199CBB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6F5F915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D855032" w14:textId="77777777" w:rsidR="0019042E" w:rsidRDefault="002F414F">
            <w:r>
              <w:rPr>
                <w:i/>
                <w:sz w:val="16"/>
              </w:rPr>
              <w:t>T. tetrax</w:t>
            </w:r>
          </w:p>
        </w:tc>
        <w:tc>
          <w:tcPr>
            <w:tcW w:w="1344" w:type="dxa"/>
          </w:tcPr>
          <w:p w14:paraId="3E62703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6178F1C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7E172A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0.049893</w:t>
            </w:r>
          </w:p>
        </w:tc>
        <w:tc>
          <w:tcPr>
            <w:tcW w:w="1344" w:type="dxa"/>
          </w:tcPr>
          <w:p w14:paraId="1EF781E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-0.2</w:t>
            </w:r>
          </w:p>
        </w:tc>
        <w:tc>
          <w:tcPr>
            <w:tcW w:w="1344" w:type="dxa"/>
          </w:tcPr>
          <w:p w14:paraId="1840291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7075B9A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33CF816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764FA2B" w14:textId="77777777" w:rsidR="0019042E" w:rsidRDefault="002F414F">
            <w:r>
              <w:rPr>
                <w:i/>
                <w:sz w:val="16"/>
              </w:rPr>
              <w:t>P. alchata</w:t>
            </w:r>
          </w:p>
        </w:tc>
        <w:tc>
          <w:tcPr>
            <w:tcW w:w="1344" w:type="dxa"/>
          </w:tcPr>
          <w:p w14:paraId="57DE33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025EA40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03C7C0D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2.18e-196</w:t>
            </w:r>
          </w:p>
        </w:tc>
        <w:tc>
          <w:tcPr>
            <w:tcW w:w="1344" w:type="dxa"/>
          </w:tcPr>
          <w:p w14:paraId="213CD9B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3678E6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82</w:t>
            </w:r>
          </w:p>
        </w:tc>
        <w:tc>
          <w:tcPr>
            <w:tcW w:w="1344" w:type="dxa"/>
          </w:tcPr>
          <w:p w14:paraId="571DF86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12</w:t>
            </w:r>
          </w:p>
        </w:tc>
      </w:tr>
      <w:tr w:rsidR="0019042E" w14:paraId="0D6C201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A41B2B" w14:textId="77777777" w:rsidR="0019042E" w:rsidRDefault="002F414F">
            <w:r>
              <w:rPr>
                <w:i/>
                <w:sz w:val="16"/>
              </w:rPr>
              <w:t>P. alchata</w:t>
            </w:r>
          </w:p>
        </w:tc>
        <w:tc>
          <w:tcPr>
            <w:tcW w:w="1344" w:type="dxa"/>
          </w:tcPr>
          <w:p w14:paraId="44B316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257E18E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18D2CE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2.51e-36</w:t>
            </w:r>
          </w:p>
        </w:tc>
        <w:tc>
          <w:tcPr>
            <w:tcW w:w="1344" w:type="dxa"/>
          </w:tcPr>
          <w:p w14:paraId="4FFF95F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1B292A0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w:t>
            </w:r>
          </w:p>
        </w:tc>
        <w:tc>
          <w:tcPr>
            <w:tcW w:w="1344" w:type="dxa"/>
          </w:tcPr>
          <w:p w14:paraId="153E2DB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30</w:t>
            </w:r>
          </w:p>
        </w:tc>
      </w:tr>
      <w:tr w:rsidR="0019042E" w14:paraId="3F20D23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817FA0F" w14:textId="77777777" w:rsidR="0019042E" w:rsidRDefault="002F414F">
            <w:r>
              <w:rPr>
                <w:i/>
                <w:sz w:val="16"/>
              </w:rPr>
              <w:t>P. alchata</w:t>
            </w:r>
          </w:p>
        </w:tc>
        <w:tc>
          <w:tcPr>
            <w:tcW w:w="1344" w:type="dxa"/>
          </w:tcPr>
          <w:p w14:paraId="1AE0D3E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3E2E6FE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687DE1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1.70e-178</w:t>
            </w:r>
          </w:p>
        </w:tc>
        <w:tc>
          <w:tcPr>
            <w:tcW w:w="1344" w:type="dxa"/>
          </w:tcPr>
          <w:p w14:paraId="755FE4C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7AD8B0F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68</w:t>
            </w:r>
          </w:p>
        </w:tc>
        <w:tc>
          <w:tcPr>
            <w:tcW w:w="1344" w:type="dxa"/>
          </w:tcPr>
          <w:p w14:paraId="660A95C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30</w:t>
            </w:r>
          </w:p>
        </w:tc>
      </w:tr>
      <w:tr w:rsidR="0019042E" w14:paraId="363F810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92DDA3A" w14:textId="77777777" w:rsidR="0019042E" w:rsidRDefault="002F414F">
            <w:r>
              <w:rPr>
                <w:i/>
                <w:sz w:val="16"/>
              </w:rPr>
              <w:t>P. alchata</w:t>
            </w:r>
          </w:p>
        </w:tc>
        <w:tc>
          <w:tcPr>
            <w:tcW w:w="1344" w:type="dxa"/>
          </w:tcPr>
          <w:p w14:paraId="1F19D72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3D5F1B0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49DAA8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5.02e-36</w:t>
            </w:r>
          </w:p>
        </w:tc>
        <w:tc>
          <w:tcPr>
            <w:tcW w:w="1344" w:type="dxa"/>
          </w:tcPr>
          <w:p w14:paraId="2FA49B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58DFBB1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58</w:t>
            </w:r>
          </w:p>
        </w:tc>
        <w:tc>
          <w:tcPr>
            <w:tcW w:w="1344" w:type="dxa"/>
          </w:tcPr>
          <w:p w14:paraId="1A186DF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w:t>
            </w:r>
          </w:p>
        </w:tc>
      </w:tr>
      <w:tr w:rsidR="0019042E" w14:paraId="519211CF"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D46FE9B" w14:textId="77777777" w:rsidR="0019042E" w:rsidRDefault="002F414F">
            <w:r>
              <w:rPr>
                <w:i/>
                <w:sz w:val="16"/>
              </w:rPr>
              <w:t>P. alchata</w:t>
            </w:r>
          </w:p>
        </w:tc>
        <w:tc>
          <w:tcPr>
            <w:tcW w:w="1344" w:type="dxa"/>
          </w:tcPr>
          <w:p w14:paraId="67A2583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5A1E78D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E0EA18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7.61e-08</w:t>
            </w:r>
          </w:p>
        </w:tc>
        <w:tc>
          <w:tcPr>
            <w:tcW w:w="1344" w:type="dxa"/>
          </w:tcPr>
          <w:p w14:paraId="7258891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498F522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48</w:t>
            </w:r>
          </w:p>
        </w:tc>
        <w:tc>
          <w:tcPr>
            <w:tcW w:w="1344" w:type="dxa"/>
          </w:tcPr>
          <w:p w14:paraId="1A4E86B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54</w:t>
            </w:r>
          </w:p>
        </w:tc>
      </w:tr>
      <w:tr w:rsidR="0019042E" w14:paraId="2591019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BC22669" w14:textId="77777777" w:rsidR="0019042E" w:rsidRDefault="002F414F">
            <w:r>
              <w:rPr>
                <w:i/>
                <w:sz w:val="16"/>
              </w:rPr>
              <w:t>P. alchata</w:t>
            </w:r>
          </w:p>
        </w:tc>
        <w:tc>
          <w:tcPr>
            <w:tcW w:w="1344" w:type="dxa"/>
          </w:tcPr>
          <w:p w14:paraId="12487FC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025AFC3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78B8F2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0.000892</w:t>
            </w:r>
          </w:p>
        </w:tc>
        <w:tc>
          <w:tcPr>
            <w:tcW w:w="1344" w:type="dxa"/>
          </w:tcPr>
          <w:p w14:paraId="40004AC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-24.2</w:t>
            </w:r>
          </w:p>
        </w:tc>
        <w:tc>
          <w:tcPr>
            <w:tcW w:w="1344" w:type="dxa"/>
          </w:tcPr>
          <w:p w14:paraId="6640885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18</w:t>
            </w:r>
          </w:p>
        </w:tc>
        <w:tc>
          <w:tcPr>
            <w:tcW w:w="1344" w:type="dxa"/>
          </w:tcPr>
          <w:p w14:paraId="54BB03E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78</w:t>
            </w:r>
          </w:p>
        </w:tc>
      </w:tr>
      <w:tr w:rsidR="0019042E" w14:paraId="32D02854"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6F6EDCC" w14:textId="77777777" w:rsidR="0019042E" w:rsidRDefault="002F414F">
            <w:r>
              <w:rPr>
                <w:i/>
                <w:sz w:val="16"/>
              </w:rPr>
              <w:t>P. alchata</w:t>
            </w:r>
          </w:p>
        </w:tc>
        <w:tc>
          <w:tcPr>
            <w:tcW w:w="1344" w:type="dxa"/>
          </w:tcPr>
          <w:p w14:paraId="0A0D93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45D457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7E28EDE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0.006924</w:t>
            </w:r>
          </w:p>
        </w:tc>
        <w:tc>
          <w:tcPr>
            <w:tcW w:w="1344" w:type="dxa"/>
          </w:tcPr>
          <w:p w14:paraId="033B32E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-9.7</w:t>
            </w:r>
          </w:p>
        </w:tc>
        <w:tc>
          <w:tcPr>
            <w:tcW w:w="1344" w:type="dxa"/>
          </w:tcPr>
          <w:p w14:paraId="111B763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w:t>
            </w:r>
          </w:p>
        </w:tc>
        <w:tc>
          <w:tcPr>
            <w:tcW w:w="1344" w:type="dxa"/>
          </w:tcPr>
          <w:p w14:paraId="6592263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4D5592E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6A7E206" w14:textId="77777777" w:rsidR="0019042E" w:rsidRDefault="002F414F">
            <w:r>
              <w:rPr>
                <w:i/>
                <w:sz w:val="16"/>
              </w:rPr>
              <w:t>P. alchata</w:t>
            </w:r>
          </w:p>
        </w:tc>
        <w:tc>
          <w:tcPr>
            <w:tcW w:w="1344" w:type="dxa"/>
          </w:tcPr>
          <w:p w14:paraId="2196F34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36FF77E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1A7D0F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0.050521</w:t>
            </w:r>
          </w:p>
        </w:tc>
        <w:tc>
          <w:tcPr>
            <w:tcW w:w="1344" w:type="dxa"/>
          </w:tcPr>
          <w:p w14:paraId="1E07FA0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w:t>
            </w:r>
          </w:p>
        </w:tc>
        <w:tc>
          <w:tcPr>
            <w:tcW w:w="1344" w:type="dxa"/>
          </w:tcPr>
          <w:p w14:paraId="330FD32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0123969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7A2542D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6F2BC1E" w14:textId="77777777" w:rsidR="0019042E" w:rsidRDefault="002F414F">
            <w:r>
              <w:rPr>
                <w:i/>
                <w:sz w:val="16"/>
              </w:rPr>
              <w:t>P. orientalis</w:t>
            </w:r>
          </w:p>
        </w:tc>
        <w:tc>
          <w:tcPr>
            <w:tcW w:w="1344" w:type="dxa"/>
          </w:tcPr>
          <w:p w14:paraId="0927BE1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54B34C9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7D8F3D4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5.36e-10</w:t>
            </w:r>
          </w:p>
        </w:tc>
        <w:tc>
          <w:tcPr>
            <w:tcW w:w="1344" w:type="dxa"/>
          </w:tcPr>
          <w:p w14:paraId="7B2FFFD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-99.5</w:t>
            </w:r>
          </w:p>
        </w:tc>
        <w:tc>
          <w:tcPr>
            <w:tcW w:w="1344" w:type="dxa"/>
          </w:tcPr>
          <w:p w14:paraId="7B7632B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56</w:t>
            </w:r>
          </w:p>
        </w:tc>
        <w:tc>
          <w:tcPr>
            <w:tcW w:w="1344" w:type="dxa"/>
          </w:tcPr>
          <w:p w14:paraId="00849A6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w:t>
            </w:r>
          </w:p>
        </w:tc>
      </w:tr>
      <w:tr w:rsidR="0019042E" w14:paraId="32C19AC2"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829DAF" w14:textId="77777777" w:rsidR="0019042E" w:rsidRDefault="002F414F">
            <w:r>
              <w:rPr>
                <w:i/>
                <w:sz w:val="16"/>
              </w:rPr>
              <w:t>P. orientalis</w:t>
            </w:r>
          </w:p>
        </w:tc>
        <w:tc>
          <w:tcPr>
            <w:tcW w:w="1344" w:type="dxa"/>
          </w:tcPr>
          <w:p w14:paraId="67E8049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4B04C94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11ABABE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5.89e-10</w:t>
            </w:r>
          </w:p>
        </w:tc>
        <w:tc>
          <w:tcPr>
            <w:tcW w:w="1344" w:type="dxa"/>
          </w:tcPr>
          <w:p w14:paraId="01ED717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-99.9</w:t>
            </w:r>
          </w:p>
        </w:tc>
        <w:tc>
          <w:tcPr>
            <w:tcW w:w="1344" w:type="dxa"/>
          </w:tcPr>
          <w:p w14:paraId="0D279C5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54</w:t>
            </w:r>
          </w:p>
        </w:tc>
        <w:tc>
          <w:tcPr>
            <w:tcW w:w="1344" w:type="dxa"/>
          </w:tcPr>
          <w:p w14:paraId="43A52D2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42</w:t>
            </w:r>
          </w:p>
        </w:tc>
      </w:tr>
      <w:tr w:rsidR="0019042E" w14:paraId="064535F8"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85AC31E" w14:textId="77777777" w:rsidR="0019042E" w:rsidRDefault="002F414F">
            <w:r>
              <w:rPr>
                <w:i/>
                <w:sz w:val="16"/>
              </w:rPr>
              <w:t>P. orientalis</w:t>
            </w:r>
          </w:p>
        </w:tc>
        <w:tc>
          <w:tcPr>
            <w:tcW w:w="1344" w:type="dxa"/>
          </w:tcPr>
          <w:p w14:paraId="5CFC2A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50E5C12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930219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3.88e-10</w:t>
            </w:r>
          </w:p>
        </w:tc>
        <w:tc>
          <w:tcPr>
            <w:tcW w:w="1344" w:type="dxa"/>
          </w:tcPr>
          <w:p w14:paraId="668502E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17CC62F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52</w:t>
            </w:r>
          </w:p>
        </w:tc>
        <w:tc>
          <w:tcPr>
            <w:tcW w:w="1344" w:type="dxa"/>
          </w:tcPr>
          <w:p w14:paraId="16FD161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34</w:t>
            </w:r>
          </w:p>
        </w:tc>
      </w:tr>
      <w:tr w:rsidR="0019042E" w14:paraId="7DA04074"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83414C1" w14:textId="77777777" w:rsidR="0019042E" w:rsidRDefault="002F414F">
            <w:r>
              <w:rPr>
                <w:i/>
                <w:sz w:val="16"/>
              </w:rPr>
              <w:t>P. orientalis</w:t>
            </w:r>
          </w:p>
        </w:tc>
        <w:tc>
          <w:tcPr>
            <w:tcW w:w="1344" w:type="dxa"/>
          </w:tcPr>
          <w:p w14:paraId="710D09A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1C3827D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315CD9E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5.03e-10</w:t>
            </w:r>
          </w:p>
        </w:tc>
        <w:tc>
          <w:tcPr>
            <w:tcW w:w="1344" w:type="dxa"/>
          </w:tcPr>
          <w:p w14:paraId="521FCC8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28F73D6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2FFC504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w:t>
            </w:r>
          </w:p>
        </w:tc>
      </w:tr>
      <w:tr w:rsidR="0019042E" w14:paraId="3D11F38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7D596BC" w14:textId="77777777" w:rsidR="0019042E" w:rsidRDefault="002F414F">
            <w:r>
              <w:rPr>
                <w:i/>
                <w:sz w:val="16"/>
              </w:rPr>
              <w:t>P. orientalis</w:t>
            </w:r>
          </w:p>
        </w:tc>
        <w:tc>
          <w:tcPr>
            <w:tcW w:w="1344" w:type="dxa"/>
          </w:tcPr>
          <w:p w14:paraId="28044FB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4871DEE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38197E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4.65e-10</w:t>
            </w:r>
          </w:p>
        </w:tc>
        <w:tc>
          <w:tcPr>
            <w:tcW w:w="1344" w:type="dxa"/>
          </w:tcPr>
          <w:p w14:paraId="2DACDA5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5B415DF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46</w:t>
            </w:r>
          </w:p>
        </w:tc>
        <w:tc>
          <w:tcPr>
            <w:tcW w:w="1344" w:type="dxa"/>
          </w:tcPr>
          <w:p w14:paraId="75BF0A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w:t>
            </w:r>
          </w:p>
        </w:tc>
      </w:tr>
      <w:tr w:rsidR="0019042E" w14:paraId="57395ED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4B8FB2D" w14:textId="77777777" w:rsidR="0019042E" w:rsidRDefault="002F414F">
            <w:r>
              <w:rPr>
                <w:i/>
                <w:sz w:val="16"/>
              </w:rPr>
              <w:t>P. orientalis</w:t>
            </w:r>
          </w:p>
        </w:tc>
        <w:tc>
          <w:tcPr>
            <w:tcW w:w="1344" w:type="dxa"/>
          </w:tcPr>
          <w:p w14:paraId="7788EBD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5ACBEED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5C97A62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0.000173</w:t>
            </w:r>
          </w:p>
        </w:tc>
        <w:tc>
          <w:tcPr>
            <w:tcW w:w="1344" w:type="dxa"/>
          </w:tcPr>
          <w:p w14:paraId="40CEB29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-85.3</w:t>
            </w:r>
          </w:p>
        </w:tc>
        <w:tc>
          <w:tcPr>
            <w:tcW w:w="1344" w:type="dxa"/>
          </w:tcPr>
          <w:p w14:paraId="54A50A3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16</w:t>
            </w:r>
          </w:p>
        </w:tc>
        <w:tc>
          <w:tcPr>
            <w:tcW w:w="1344" w:type="dxa"/>
          </w:tcPr>
          <w:p w14:paraId="5A85B9E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68</w:t>
            </w:r>
          </w:p>
        </w:tc>
      </w:tr>
      <w:tr w:rsidR="0019042E" w14:paraId="07208CB2"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EF7E6A6" w14:textId="77777777" w:rsidR="0019042E" w:rsidRDefault="002F414F">
            <w:r>
              <w:rPr>
                <w:i/>
                <w:sz w:val="16"/>
              </w:rPr>
              <w:t>P. orientalis</w:t>
            </w:r>
          </w:p>
        </w:tc>
        <w:tc>
          <w:tcPr>
            <w:tcW w:w="1344" w:type="dxa"/>
          </w:tcPr>
          <w:p w14:paraId="17583CE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2F25588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46C1775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0.006789</w:t>
            </w:r>
          </w:p>
        </w:tc>
        <w:tc>
          <w:tcPr>
            <w:tcW w:w="1344" w:type="dxa"/>
          </w:tcPr>
          <w:p w14:paraId="070B8DE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-11.5</w:t>
            </w:r>
          </w:p>
        </w:tc>
        <w:tc>
          <w:tcPr>
            <w:tcW w:w="1344" w:type="dxa"/>
          </w:tcPr>
          <w:p w14:paraId="614FE68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w:t>
            </w:r>
          </w:p>
        </w:tc>
        <w:tc>
          <w:tcPr>
            <w:tcW w:w="1344" w:type="dxa"/>
          </w:tcPr>
          <w:p w14:paraId="514CB74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019AE306"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C230FB" w14:textId="77777777" w:rsidR="0019042E" w:rsidRDefault="002F414F">
            <w:r>
              <w:rPr>
                <w:i/>
                <w:sz w:val="16"/>
              </w:rPr>
              <w:t>P. orientalis</w:t>
            </w:r>
          </w:p>
        </w:tc>
        <w:tc>
          <w:tcPr>
            <w:tcW w:w="1344" w:type="dxa"/>
          </w:tcPr>
          <w:p w14:paraId="62DDB60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6E9CB76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D35DA1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0.050248</w:t>
            </w:r>
          </w:p>
        </w:tc>
        <w:tc>
          <w:tcPr>
            <w:tcW w:w="1344" w:type="dxa"/>
          </w:tcPr>
          <w:p w14:paraId="65FC8A2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0.5</w:t>
            </w:r>
          </w:p>
        </w:tc>
        <w:tc>
          <w:tcPr>
            <w:tcW w:w="1344" w:type="dxa"/>
          </w:tcPr>
          <w:p w14:paraId="244E012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5F8EBAA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bl>
    <w:p w14:paraId="4057521B" w14:textId="77777777" w:rsidR="0019042E" w:rsidRDefault="0019042E"/>
    <w:p w14:paraId="70F5A2C2" w14:textId="77777777" w:rsidR="0019042E" w:rsidRDefault="002F414F">
      <w:r>
        <w:t xml:space="preserve">Three of four species have empirical γ̂ values below the resolution boundary (~1.2 × 10⁻³ for </w:t>
      </w:r>
      <w:r>
        <w:rPr>
          <w:i/>
        </w:rPr>
        <w:t>O. tarda</w:t>
      </w:r>
      <w:r>
        <w:t xml:space="preserve">, </w:t>
      </w:r>
      <w:r>
        <w:rPr>
          <w:i/>
        </w:rPr>
        <w:t>P. alchata</w:t>
      </w:r>
      <w:r>
        <w:t xml:space="preserve">, and </w:t>
      </w:r>
      <w:r>
        <w:rPr>
          <w:i/>
        </w:rPr>
        <w:t>T. tetrax</w:t>
      </w:r>
      <w:r>
        <w:t xml:space="preserve">; ~7.7 × 10⁻³ for </w:t>
      </w:r>
      <w:r>
        <w:rPr>
          <w:i/>
        </w:rPr>
        <w:t>P. orientalis</w:t>
      </w:r>
      <w:r>
        <w:t xml:space="preserve">). Below these thresholds, the likelihood surface is uninformative and point estimates should not be interpreted as precise values. The key inference — that </w:t>
        <w:lastRenderedPageBreak/>
        <w:t>ε/γ asymmetry is extreme — does not depend on the precise γ̂ value: even at the resolution boundary, the minimum ε/γ ratio across species exceeds 58.</w:t>
      </w:r>
    </w:p>
    <w:p w14:paraId="1A71DB39" w14:textId="77777777" w:rsidR="0019042E" w:rsidRDefault="0019042E"/>
    <w:p w14:paraId="1CF3DF05" w14:textId="77777777" w:rsidR="0019042E" w:rsidRDefault="002F414F">
      <w:r>
        <w:rPr>
          <w:noProof/>
        </w:rPr>
        <w:drawing>
          <wp:inline distT="0" distB="0" distL="0" distR="0" wp14:anchorId="638DC5B5" wp14:editId="50E69FB9">
            <wp:extent cx="5486400" cy="4389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kelihood_resolution.png"/>
                    <pic:cNvPicPr/>
                  </pic:nvPicPr>
                  <pic:blipFill>
                    <a:blip r:embed="rId29"/>
                    <a:stretch>
                      <a:fillRect/>
                    </a:stretch>
                  </pic:blipFill>
                  <pic:spPr>
                    <a:xfrm>
                      <a:off x="0" y="0"/>
                      <a:ext cx="5486400" cy="4389120"/>
                    </a:xfrm>
                    <a:prstGeom prst="rect">
                      <a:avLst/>
                    </a:prstGeom>
                  </pic:spPr>
                </pic:pic>
              </a:graphicData>
            </a:graphic>
          </wp:inline>
        </w:drawing>
      </w:r>
    </w:p>
    <w:p w14:paraId="52BF76F7" w14:textId="77777777" w:rsidR="0019042E" w:rsidRDefault="002F414F">
      <w:r>
        <w:rPr>
          <w:i/>
          <w:sz w:val="18"/>
        </w:rPr>
        <w:t>Figure S15. Likelihood resolution analysis. Estimated colonisation rate (γ̂) versus true colonisation rate (γ_true) for four species across eight simulation levels. Points show median estimates (n = 50 replicates); vertical bars show interquartile range. The dashed diagonal indicates perfect recovery. The shaded region marks γ_true values below the species-specific resolution boundary.</w:t>
      </w:r>
    </w:p>
    <w:p w14:paraId="1643CBC2" w14:textId="77777777" w:rsidR="0019042E" w:rsidRDefault="0019042E"/>
    <w:p w14:paraId="41EC85C7" w14:textId="77777777" w:rsidR="0019042E" w:rsidRDefault="002F414F">
      <w:r>
        <w:br w:type="page"/>
      </w:r>
    </w:p>
    <w:p w14:paraId="29D4F4E4" w14:textId="77777777" w:rsidR="0019042E" w:rsidRDefault="002F414F">
      <w:pPr>
        <w:pStyle w:val="Ttulo1"/>
      </w:pPr>
      <w:r>
        <w:lastRenderedPageBreak/>
        <w:t>Appendix S16. Profile likelihood analysis for baseline colonisation rates</w:t>
      </w:r>
    </w:p>
    <w:p w14:paraId="69C3A13F" w14:textId="77777777" w:rsidR="0019042E" w:rsidRDefault="002F414F">
      <w:r>
        <w:t>We evaluated the identifiability of baseline colonisation (γ) by computing profile likelihood curves for each species. For each species, the intercept of the γ submodel was fixed at 30 evenly spaced values on the logit scale, spanning γ ∈ [10⁻⁸, 0.1], while all remaining parameters (ψ₁, ε, p, and γ covariates) were re-optimised via BFGS. The 95% confidence interval was determined by likelihood ratio test (Δ log-likelihood &lt; 1.92).</w:t>
      </w:r>
    </w:p>
    <w:p w14:paraId="110DE699" w14:textId="77777777" w:rsidR="0019042E" w:rsidRDefault="0019042E"/>
    <w:p w14:paraId="5D5446F5" w14:textId="77777777" w:rsidR="0019042E" w:rsidRDefault="002F414F">
      <w:r>
        <w:rPr>
          <w:i/>
          <w:sz w:val="18"/>
        </w:rPr>
        <w:t>Table S20. Profile likelihood results for baseline colonisation rates. MLE = maximum likelihood estimate; CI = confidence interval from likelihood ratio test (Δ log-likelihood &lt; 1.92).</w:t>
      </w:r>
    </w:p>
    <w:tbl>
      <w:tblPr>
        <w:tblStyle w:val="Cuadrculaclara-nfasis1"/>
        <w:tblW w:w="0" w:type="auto"/>
        <w:tblLook w:val="04A0" w:firstRow="1" w:lastRow="0" w:firstColumn="1" w:lastColumn="0" w:noHBand="0" w:noVBand="1"/>
      </w:tblPr>
      <w:tblGrid>
        <w:gridCol w:w="2000"/>
        <w:gridCol w:w="1600"/>
        <w:gridCol w:w="1600"/>
        <w:gridCol w:w="1600"/>
        <w:gridCol w:w="1600"/>
      </w:tblGrid>
      <w:tr w:rsidR="0019042E" w14:paraId="74EE41FB"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5331ADF" w14:textId="77777777" w:rsidR="0019042E" w:rsidRDefault="002F414F">
            <w:r>
              <w:rPr>
                <w:sz w:val="16"/>
              </w:rPr>
              <w:t>Species</w:t>
            </w:r>
          </w:p>
        </w:tc>
        <w:tc>
          <w:tcPr>
            <w:tcW w:w="1600" w:type="dxa"/>
          </w:tcPr>
          <w:p w14:paraId="149A85C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MLE γ</w:t>
            </w:r>
          </w:p>
        </w:tc>
        <w:tc>
          <w:tcPr>
            <w:tcW w:w="1600" w:type="dxa"/>
          </w:tcPr>
          <w:p w14:paraId="070ACF94"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95% CI lower</w:t>
            </w:r>
          </w:p>
        </w:tc>
        <w:tc>
          <w:tcPr>
            <w:tcW w:w="1600" w:type="dxa"/>
          </w:tcPr>
          <w:p w14:paraId="44CA21A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95% CI upper</w:t>
            </w:r>
          </w:p>
        </w:tc>
        <w:tc>
          <w:tcPr>
            <w:tcW w:w="1600" w:type="dxa"/>
          </w:tcPr>
          <w:p w14:paraId="1979E90C"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CI width (orders of mag.)</w:t>
            </w:r>
          </w:p>
        </w:tc>
      </w:tr>
      <w:tr w:rsidR="0019042E" w14:paraId="50A5A4E0"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366251A" w14:textId="77777777" w:rsidR="0019042E" w:rsidRDefault="002F414F">
            <w:r>
              <w:rPr>
                <w:i/>
                <w:sz w:val="16"/>
              </w:rPr>
              <w:t>O. tarda</w:t>
            </w:r>
          </w:p>
        </w:tc>
        <w:tc>
          <w:tcPr>
            <w:tcW w:w="1600" w:type="dxa"/>
          </w:tcPr>
          <w:p w14:paraId="30AA5E7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4.55 × 10⁻⁵</w:t>
            </w:r>
          </w:p>
        </w:tc>
        <w:tc>
          <w:tcPr>
            <w:tcW w:w="1600" w:type="dxa"/>
          </w:tcPr>
          <w:p w14:paraId="12F5E29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8.53 × 10⁻⁷</w:t>
            </w:r>
          </w:p>
        </w:tc>
        <w:tc>
          <w:tcPr>
            <w:tcW w:w="1600" w:type="dxa"/>
          </w:tcPr>
          <w:p w14:paraId="7E0307B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3.56 × 10⁻³</w:t>
            </w:r>
          </w:p>
        </w:tc>
        <w:tc>
          <w:tcPr>
            <w:tcW w:w="1600" w:type="dxa"/>
          </w:tcPr>
          <w:p w14:paraId="554B9BD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3.6</w:t>
            </w:r>
          </w:p>
        </w:tc>
      </w:tr>
      <w:tr w:rsidR="0019042E" w14:paraId="4AF2618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1EE1BBC" w14:textId="77777777" w:rsidR="0019042E" w:rsidRDefault="002F414F">
            <w:r>
              <w:rPr>
                <w:i/>
                <w:sz w:val="16"/>
              </w:rPr>
              <w:t>T. tetrax</w:t>
            </w:r>
          </w:p>
        </w:tc>
        <w:tc>
          <w:tcPr>
            <w:tcW w:w="1600" w:type="dxa"/>
          </w:tcPr>
          <w:p w14:paraId="66AADB4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6.79 × 10⁻⁴</w:t>
            </w:r>
          </w:p>
        </w:tc>
        <w:tc>
          <w:tcPr>
            <w:tcW w:w="1600" w:type="dxa"/>
          </w:tcPr>
          <w:p w14:paraId="43AB26C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1.27 × 10⁻⁴</w:t>
            </w:r>
          </w:p>
        </w:tc>
        <w:tc>
          <w:tcPr>
            <w:tcW w:w="1600" w:type="dxa"/>
          </w:tcPr>
          <w:p w14:paraId="17FBA76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1.17 × 10⁻³</w:t>
            </w:r>
          </w:p>
        </w:tc>
        <w:tc>
          <w:tcPr>
            <w:tcW w:w="1600" w:type="dxa"/>
          </w:tcPr>
          <w:p w14:paraId="2C516DE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w:t>
            </w:r>
          </w:p>
        </w:tc>
      </w:tr>
      <w:tr w:rsidR="0019042E" w14:paraId="2E696C65"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DB2FA31" w14:textId="77777777" w:rsidR="0019042E" w:rsidRDefault="002F414F">
            <w:r>
              <w:rPr>
                <w:i/>
                <w:sz w:val="16"/>
              </w:rPr>
              <w:t>P. alchata</w:t>
            </w:r>
          </w:p>
        </w:tc>
        <w:tc>
          <w:tcPr>
            <w:tcW w:w="1600" w:type="dxa"/>
          </w:tcPr>
          <w:p w14:paraId="56351B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1.37 × 10⁻³</w:t>
            </w:r>
          </w:p>
        </w:tc>
        <w:tc>
          <w:tcPr>
            <w:tcW w:w="1600" w:type="dxa"/>
          </w:tcPr>
          <w:p w14:paraId="4E65D37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3.86 × 10⁻⁴</w:t>
            </w:r>
          </w:p>
        </w:tc>
        <w:tc>
          <w:tcPr>
            <w:tcW w:w="1600" w:type="dxa"/>
          </w:tcPr>
          <w:p w14:paraId="336E11F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2.04 × 10⁻³</w:t>
            </w:r>
          </w:p>
        </w:tc>
        <w:tc>
          <w:tcPr>
            <w:tcW w:w="1600" w:type="dxa"/>
          </w:tcPr>
          <w:p w14:paraId="20B3D7C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0.7</w:t>
            </w:r>
          </w:p>
        </w:tc>
      </w:tr>
      <w:tr w:rsidR="0019042E" w14:paraId="65BA94D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D7031A4" w14:textId="77777777" w:rsidR="0019042E" w:rsidRDefault="002F414F">
            <w:r>
              <w:rPr>
                <w:i/>
                <w:sz w:val="16"/>
              </w:rPr>
              <w:t>P. orientalis</w:t>
            </w:r>
          </w:p>
        </w:tc>
        <w:tc>
          <w:tcPr>
            <w:tcW w:w="1600" w:type="dxa"/>
          </w:tcPr>
          <w:p w14:paraId="742D16F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3.82 × 10⁻⁷</w:t>
            </w:r>
          </w:p>
        </w:tc>
        <w:tc>
          <w:tcPr>
            <w:tcW w:w="1600" w:type="dxa"/>
          </w:tcPr>
          <w:p w14:paraId="00D749B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&lt; 10⁻⁸</w:t>
            </w:r>
          </w:p>
        </w:tc>
        <w:tc>
          <w:tcPr>
            <w:tcW w:w="1600" w:type="dxa"/>
          </w:tcPr>
          <w:p w14:paraId="5E33C3A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7.28 × 10⁻⁵</w:t>
            </w:r>
          </w:p>
        </w:tc>
        <w:tc>
          <w:tcPr>
            <w:tcW w:w="1600" w:type="dxa"/>
          </w:tcPr>
          <w:p w14:paraId="02E6A7A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&gt; 3.9</w:t>
            </w:r>
          </w:p>
        </w:tc>
      </w:tr>
    </w:tbl>
    <w:p w14:paraId="4F9468BC" w14:textId="77777777" w:rsidR="0019042E" w:rsidRDefault="0019042E"/>
    <w:p w14:paraId="0B82D555" w14:textId="77777777" w:rsidR="0019042E" w:rsidRDefault="002F414F">
      <w:r>
        <w:rPr>
          <w:noProof/>
        </w:rPr>
        <w:drawing>
          <wp:inline distT="0" distB="0" distL="0" distR="0" wp14:anchorId="3A8A566C" wp14:editId="68223B62">
            <wp:extent cx="5486400" cy="4389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_likelihood_gamma.png"/>
                    <pic:cNvPicPr/>
                  </pic:nvPicPr>
                  <pic:blipFill>
                    <a:blip r:embed="rId30"/>
                    <a:stretch>
                      <a:fillRect/>
                    </a:stretch>
                  </pic:blipFill>
                  <pic:spPr>
                    <a:xfrm>
                      <a:off x="0" y="0"/>
                      <a:ext cx="5486400" cy="4389120"/>
                    </a:xfrm>
                    <a:prstGeom prst="rect">
                      <a:avLst/>
                    </a:prstGeom>
                  </pic:spPr>
                </pic:pic>
              </a:graphicData>
            </a:graphic>
          </wp:inline>
        </w:drawing>
      </w:r>
    </w:p>
    <w:p w14:paraId="353ED9F9" w14:textId="77777777" w:rsidR="0019042E" w:rsidRDefault="002F414F">
      <w:r>
        <w:rPr>
          <w:i/>
          <w:sz w:val="18"/>
        </w:rPr>
        <w:t xml:space="preserve">Figure S16. Profile likelihood curves for baseline colonisation rate (γ) across the four study species. Dashed horizontal line indicates the 95% confidence threshold (Δ log-likelihood = 1.92); vertical dotted line marks the MLE. P. alchata and T. tetrax </w:t>
        <w:lastRenderedPageBreak/>
        <w:t>show well-resolved likelihood peaks, while O. tarda exhibits a broad plateau and P. orientalis has a nearly flat surface across several orders of magnitude.</w:t>
      </w:r>
    </w:p>
    <w:p w14:paraId="473CF2DC" w14:textId="77777777" w:rsidR="0019042E" w:rsidRDefault="0019042E"/>
    <w:p w14:paraId="083DADC1" w14:textId="77777777" w:rsidR="0019042E" w:rsidRDefault="002F414F">
      <w:r>
        <w:br w:type="page"/>
      </w:r>
    </w:p>
    <w:p w14:paraId="413F71B2" w14:textId="77777777" w:rsidR="0019042E" w:rsidRDefault="002F414F">
      <w:pPr>
        <w:pStyle w:val="Ttulo1"/>
      </w:pPr>
      <w:r>
        <w:lastRenderedPageBreak/>
        <w:t>Appendix S17. Events-per-variable diagnostic and intercept-only colonisation models</w:t>
      </w:r>
    </w:p>
    <w:p w14:paraId="39F9966D" w14:textId="77777777" w:rsidR="0019042E" w:rsidRDefault="002F414F">
      <w:r>
        <w:t>Sparse colonisation events can compromise the identifiability of covariate effects in the γ submodel. We computed the events-per-variable (EPV) ratio — the number of naive colonisation events divided by the number of estimated γ parameters — as a diagnostic for potential sparse-data bias. As a complementary sensitivity check, we refitted each species model replacing the full γ submodel with an intercept-only specification (γ ~ 1), keeping all other submodels (ψ₁, ε, p) unchanged.</w:t>
      </w:r>
    </w:p>
    <w:p w14:paraId="370CA87E" w14:textId="77777777" w:rsidR="0019042E" w:rsidRDefault="0019042E"/>
    <w:p w14:paraId="7BA8BBE4" w14:textId="77777777" w:rsidR="0019042E" w:rsidRDefault="002F414F">
      <w:r>
        <w:rPr>
          <w:i/>
          <w:sz w:val="18"/>
        </w:rPr>
        <w:t>Table S21. Events-per-variable diagnostic and intercept-only colonisation sensitivity. EPV = naive colonisation events / number of γ parameters. ΔAIC = AIC(intercept-only) − AIC(full model); negative values favour the intercept-only model.</w:t>
      </w:r>
    </w:p>
    <w:tbl>
      <w:tblPr>
        <w:tblStyle w:val="Cuadrculaclara-nfasis1"/>
        <w:tblW w:w="0" w:type="auto"/>
        <w:tblLook w:val="04A0" w:firstRow="1" w:lastRow="0" w:firstColumn="1" w:lastColumn="0" w:noHBand="0" w:noVBand="1"/>
      </w:tblPr>
      <w:tblGrid>
        <w:gridCol w:w="1600"/>
        <w:gridCol w:w="1100"/>
        <w:gridCol w:w="900"/>
        <w:gridCol w:w="700"/>
        <w:gridCol w:w="1300"/>
        <w:gridCol w:w="1300"/>
        <w:gridCol w:w="900"/>
        <w:gridCol w:w="1100"/>
      </w:tblGrid>
      <w:tr w:rsidR="0019042E" w14:paraId="2210E22F"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33D1D08" w14:textId="77777777" w:rsidR="0019042E" w:rsidRDefault="002F414F">
            <w:r>
              <w:rPr>
                <w:sz w:val="16"/>
              </w:rPr>
              <w:t>Species</w:t>
            </w:r>
          </w:p>
        </w:tc>
        <w:tc>
          <w:tcPr>
            <w:tcW w:w="1100" w:type="dxa"/>
          </w:tcPr>
          <w:p w14:paraId="2A8F717B"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Col. events</w:t>
            </w:r>
          </w:p>
        </w:tc>
        <w:tc>
          <w:tcPr>
            <w:tcW w:w="900" w:type="dxa"/>
          </w:tcPr>
          <w:p w14:paraId="5C0150A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params</w:t>
            </w:r>
          </w:p>
        </w:tc>
        <w:tc>
          <w:tcPr>
            <w:tcW w:w="700" w:type="dxa"/>
          </w:tcPr>
          <w:p w14:paraId="397FEFC2"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EPV</w:t>
            </w:r>
          </w:p>
        </w:tc>
        <w:tc>
          <w:tcPr>
            <w:tcW w:w="1300" w:type="dxa"/>
          </w:tcPr>
          <w:p w14:paraId="7C1DBE3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full model</w:t>
            </w:r>
          </w:p>
        </w:tc>
        <w:tc>
          <w:tcPr>
            <w:tcW w:w="1300" w:type="dxa"/>
          </w:tcPr>
          <w:p w14:paraId="1C163A0A"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intercept-only</w:t>
            </w:r>
          </w:p>
        </w:tc>
        <w:tc>
          <w:tcPr>
            <w:tcW w:w="900" w:type="dxa"/>
          </w:tcPr>
          <w:p w14:paraId="1BBD5C3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ΔAIC</w:t>
            </w:r>
          </w:p>
        </w:tc>
        <w:tc>
          <w:tcPr>
            <w:tcW w:w="1100" w:type="dxa"/>
          </w:tcPr>
          <w:p w14:paraId="4A866D03"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Rel. change (%)</w:t>
            </w:r>
          </w:p>
        </w:tc>
      </w:tr>
      <w:tr w:rsidR="0019042E" w14:paraId="28110A7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CC1F398" w14:textId="77777777" w:rsidR="0019042E" w:rsidRDefault="002F414F">
            <w:r>
              <w:rPr>
                <w:i/>
                <w:sz w:val="16"/>
              </w:rPr>
              <w:t>O. tarda</w:t>
            </w:r>
          </w:p>
        </w:tc>
        <w:tc>
          <w:tcPr>
            <w:tcW w:w="1100" w:type="dxa"/>
          </w:tcPr>
          <w:p w14:paraId="37AB1C3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17</w:t>
            </w:r>
          </w:p>
        </w:tc>
        <w:tc>
          <w:tcPr>
            <w:tcW w:w="900" w:type="dxa"/>
          </w:tcPr>
          <w:p w14:paraId="3A65FF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w:t>
            </w:r>
          </w:p>
        </w:tc>
        <w:tc>
          <w:tcPr>
            <w:tcW w:w="700" w:type="dxa"/>
          </w:tcPr>
          <w:p w14:paraId="75FB976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3.4</w:t>
            </w:r>
          </w:p>
        </w:tc>
        <w:tc>
          <w:tcPr>
            <w:tcW w:w="1300" w:type="dxa"/>
          </w:tcPr>
          <w:p w14:paraId="4FECF2E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4.55 × 10⁻⁵</w:t>
            </w:r>
          </w:p>
        </w:tc>
        <w:tc>
          <w:tcPr>
            <w:tcW w:w="1300" w:type="dxa"/>
          </w:tcPr>
          <w:p w14:paraId="502FA5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1.15 × 10⁻³</w:t>
            </w:r>
          </w:p>
        </w:tc>
        <w:tc>
          <w:tcPr>
            <w:tcW w:w="900" w:type="dxa"/>
          </w:tcPr>
          <w:p w14:paraId="4EDB6D0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−19.6</w:t>
            </w:r>
          </w:p>
        </w:tc>
        <w:tc>
          <w:tcPr>
            <w:tcW w:w="1100" w:type="dxa"/>
          </w:tcPr>
          <w:p w14:paraId="52F1FA0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+2420</w:t>
            </w:r>
          </w:p>
        </w:tc>
      </w:tr>
      <w:tr w:rsidR="0019042E" w14:paraId="7CBB351D"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07E9033" w14:textId="77777777" w:rsidR="0019042E" w:rsidRDefault="002F414F">
            <w:r>
              <w:rPr>
                <w:i/>
                <w:sz w:val="16"/>
              </w:rPr>
              <w:t>T. tetrax</w:t>
            </w:r>
          </w:p>
        </w:tc>
        <w:tc>
          <w:tcPr>
            <w:tcW w:w="1100" w:type="dxa"/>
          </w:tcPr>
          <w:p w14:paraId="526EC97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w:t>
            </w:r>
          </w:p>
        </w:tc>
        <w:tc>
          <w:tcPr>
            <w:tcW w:w="900" w:type="dxa"/>
          </w:tcPr>
          <w:p w14:paraId="7F34E63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w:t>
            </w:r>
          </w:p>
        </w:tc>
        <w:tc>
          <w:tcPr>
            <w:tcW w:w="700" w:type="dxa"/>
          </w:tcPr>
          <w:p w14:paraId="2B7117C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5.5</w:t>
            </w:r>
          </w:p>
        </w:tc>
        <w:tc>
          <w:tcPr>
            <w:tcW w:w="1300" w:type="dxa"/>
          </w:tcPr>
          <w:p w14:paraId="2CAA564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6.79 × 10⁻⁴</w:t>
            </w:r>
          </w:p>
        </w:tc>
        <w:tc>
          <w:tcPr>
            <w:tcW w:w="1300" w:type="dxa"/>
          </w:tcPr>
          <w:p w14:paraId="1DBBEC7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7.78 × 10⁻⁴</w:t>
            </w:r>
          </w:p>
        </w:tc>
        <w:tc>
          <w:tcPr>
            <w:tcW w:w="900" w:type="dxa"/>
          </w:tcPr>
          <w:p w14:paraId="4D6B0D1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+0.8</w:t>
            </w:r>
          </w:p>
        </w:tc>
        <w:tc>
          <w:tcPr>
            <w:tcW w:w="1100" w:type="dxa"/>
          </w:tcPr>
          <w:p w14:paraId="1EE2C56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+14.6</w:t>
            </w:r>
          </w:p>
        </w:tc>
      </w:tr>
      <w:tr w:rsidR="0019042E" w14:paraId="302F910C"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0CBA571" w14:textId="77777777" w:rsidR="0019042E" w:rsidRDefault="002F414F">
            <w:r>
              <w:rPr>
                <w:i/>
                <w:sz w:val="16"/>
              </w:rPr>
              <w:t>P. alchata</w:t>
            </w:r>
          </w:p>
        </w:tc>
        <w:tc>
          <w:tcPr>
            <w:tcW w:w="1100" w:type="dxa"/>
          </w:tcPr>
          <w:p w14:paraId="0F969F9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16</w:t>
            </w:r>
          </w:p>
        </w:tc>
        <w:tc>
          <w:tcPr>
            <w:tcW w:w="900" w:type="dxa"/>
          </w:tcPr>
          <w:p w14:paraId="20753E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w:t>
            </w:r>
          </w:p>
        </w:tc>
        <w:tc>
          <w:tcPr>
            <w:tcW w:w="700" w:type="dxa"/>
          </w:tcPr>
          <w:p w14:paraId="4CFAA54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8.0</w:t>
            </w:r>
          </w:p>
        </w:tc>
        <w:tc>
          <w:tcPr>
            <w:tcW w:w="1300" w:type="dxa"/>
          </w:tcPr>
          <w:p w14:paraId="46A305E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1.37 × 10⁻³</w:t>
            </w:r>
          </w:p>
        </w:tc>
        <w:tc>
          <w:tcPr>
            <w:tcW w:w="1300" w:type="dxa"/>
          </w:tcPr>
          <w:p w14:paraId="772583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1.42 × 10⁻⁹</w:t>
            </w:r>
          </w:p>
        </w:tc>
        <w:tc>
          <w:tcPr>
            <w:tcW w:w="900" w:type="dxa"/>
          </w:tcPr>
          <w:p w14:paraId="752BC0E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+43.5</w:t>
            </w:r>
          </w:p>
        </w:tc>
        <w:tc>
          <w:tcPr>
            <w:tcW w:w="1100" w:type="dxa"/>
          </w:tcPr>
          <w:p w14:paraId="2A94F96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26525B2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BDC438A" w14:textId="77777777" w:rsidR="0019042E" w:rsidRDefault="002F414F">
            <w:r>
              <w:rPr>
                <w:i/>
                <w:sz w:val="16"/>
              </w:rPr>
              <w:t>P. orientalis</w:t>
            </w:r>
          </w:p>
        </w:tc>
        <w:tc>
          <w:tcPr>
            <w:tcW w:w="1100" w:type="dxa"/>
          </w:tcPr>
          <w:p w14:paraId="3C17D83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22</w:t>
            </w:r>
          </w:p>
        </w:tc>
        <w:tc>
          <w:tcPr>
            <w:tcW w:w="900" w:type="dxa"/>
          </w:tcPr>
          <w:p w14:paraId="79CF13C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w:t>
            </w:r>
          </w:p>
        </w:tc>
        <w:tc>
          <w:tcPr>
            <w:tcW w:w="700" w:type="dxa"/>
          </w:tcPr>
          <w:p w14:paraId="1836393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4.4</w:t>
            </w:r>
          </w:p>
        </w:tc>
        <w:tc>
          <w:tcPr>
            <w:tcW w:w="1300" w:type="dxa"/>
          </w:tcPr>
          <w:p w14:paraId="733DEC4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3.82 × 10⁻⁷</w:t>
            </w:r>
          </w:p>
        </w:tc>
        <w:tc>
          <w:tcPr>
            <w:tcW w:w="1300" w:type="dxa"/>
          </w:tcPr>
          <w:p w14:paraId="299EAFA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2.40 × 10⁻³</w:t>
            </w:r>
          </w:p>
        </w:tc>
        <w:tc>
          <w:tcPr>
            <w:tcW w:w="900" w:type="dxa"/>
          </w:tcPr>
          <w:p w14:paraId="47C521D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+1108.8</w:t>
            </w:r>
          </w:p>
        </w:tc>
        <w:tc>
          <w:tcPr>
            <w:tcW w:w="1100" w:type="dxa"/>
          </w:tcPr>
          <w:p w14:paraId="70AFE0D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+626,610</w:t>
            </w:r>
          </w:p>
        </w:tc>
      </w:tr>
    </w:tbl>
    <w:p w14:paraId="34F184AF" w14:textId="77777777" w:rsidR="0019042E" w:rsidRDefault="0019042E"/>
    <w:p w14:paraId="307BFDAD" w14:textId="77777777" w:rsidR="0019042E" w:rsidRDefault="002F414F">
      <w:r>
        <w:t xml:space="preserve">No species reached the conventional EPV ≥ 10 threshold. </w:t>
      </w:r>
      <w:r>
        <w:rPr>
          <w:i/>
        </w:rPr>
        <w:t>T. tetrax</w:t>
      </w:r>
      <w:r>
        <w:t xml:space="preserve"> showed the most stable γ estimate (14.6% change; ΔAIC ≈ 0), indicating that its covariate structure is supported despite low EPV. For </w:t>
      </w:r>
      <w:r>
        <w:rPr>
          <w:i/>
        </w:rPr>
        <w:t>O. tarda</w:t>
      </w:r>
      <w:r>
        <w:t xml:space="preserve">, the intercept-only model yielded a 25-fold higher γ with a lower AIC, suggesting that the covariate-based γ estimate is sensitive to model specification. </w:t>
      </w:r>
      <w:r>
        <w:rPr>
          <w:i/>
        </w:rPr>
        <w:t>P. orientalis</w:t>
      </w:r>
      <w:r>
        <w:t xml:space="preserve"> exhibited extreme instability (six orders of magnitude change), consistent with a near-flat likelihood surface for γ (Appendix S16). Critically, even the most generous intercept-only γ estimates remain orders of magnitude below ε for all species, confirming that the colonisation–extinction asymmetry is robust to model specification choices in the γ submodel.</w:t>
      </w:r>
    </w:p>
    <w:p w14:paraId="1FBF8FFF" w14:textId="77777777" w:rsidR="0019042E" w:rsidRDefault="0019042E"/>
    <w:p w14:paraId="1303DB51" w14:textId="77777777" w:rsidR="0019042E" w:rsidRDefault="002F414F">
      <w:r>
        <w:br w:type="page"/>
      </w:r>
    </w:p>
    <w:p w14:paraId="16017650" w14:textId="77777777" w:rsidR="0019042E" w:rsidRDefault="002F414F">
      <w:pPr>
        <w:pStyle w:val="Ttulo1"/>
      </w:pPr>
      <w:r>
        <w:lastRenderedPageBreak/>
        <w:t>Appendix S18. Detection model sensitivity analysis</w:t>
      </w:r>
    </w:p>
    <w:p w14:paraId="5124A444" w14:textId="77777777" w:rsidR="0019042E" w:rsidRDefault="002F414F">
      <w:r>
        <w:t>To evaluate whether the colonisation–extinction asymmetry could be an artefact of detection model complexity, we refitted each species model with a simplified detection submodel (p ~ survey duration only) and compared γ and ε estimates against the full detection model. Confidence intervals were obtained via multivariate normal approximation (5,000 draws from the variance–covariance matrix).</w:t>
      </w:r>
    </w:p>
    <w:p w14:paraId="05BEB04E" w14:textId="77777777" w:rsidR="0019042E" w:rsidRDefault="002F414F">
      <w:r>
        <w:t xml:space="preserve">The simplified detection model failed to converge for </w:t>
      </w:r>
      <w:r>
        <w:rPr>
          <w:i/>
        </w:rPr>
        <w:t>O. tarda</w:t>
      </w:r>
      <w:r>
        <w:t xml:space="preserve">, </w:t>
      </w:r>
      <w:r>
        <w:rPr>
          <w:i/>
        </w:rPr>
        <w:t>P. alchata</w:t>
      </w:r>
      <w:r>
        <w:t xml:space="preserve">, and </w:t>
      </w:r>
      <w:r>
        <w:rPr>
          <w:i/>
        </w:rPr>
        <w:t>P. orientalis</w:t>
      </w:r>
      <w:r>
        <w:t xml:space="preserve">, indicating that the additional detection covariates are necessary for model identifiability in these species. For </w:t>
      </w:r>
      <w:r>
        <w:rPr>
          <w:i/>
        </w:rPr>
        <w:t>T. tetrax</w:t>
      </w:r>
      <w:r>
        <w:t>, both models converged:</w:t>
      </w:r>
    </w:p>
    <w:p w14:paraId="7F7E4D84" w14:textId="77777777" w:rsidR="0019042E" w:rsidRDefault="0019042E"/>
    <w:p w14:paraId="2B70AF19" w14:textId="77777777" w:rsidR="0019042E" w:rsidRDefault="002F414F">
      <w:r>
        <w:rPr>
          <w:i/>
          <w:sz w:val="18"/>
        </w:rPr>
        <w:t>Table S22. Detection model sensitivity for T. tetrax. Full detection model includes all survey-level covariates; simplified model retains only survey duration. Values in parentheses are 95% confidence intervals from MVN approximation.</w:t>
      </w:r>
    </w:p>
    <w:tbl>
      <w:tblPr>
        <w:tblStyle w:val="Cuadrculaclara-nfasis1"/>
        <w:tblW w:w="0" w:type="auto"/>
        <w:tblLook w:val="04A0" w:firstRow="1" w:lastRow="0" w:firstColumn="1" w:lastColumn="0" w:noHBand="0" w:noVBand="1"/>
      </w:tblPr>
      <w:tblGrid>
        <w:gridCol w:w="1400"/>
        <w:gridCol w:w="3200"/>
        <w:gridCol w:w="3200"/>
        <w:gridCol w:w="1200"/>
      </w:tblGrid>
      <w:tr w:rsidR="0019042E" w14:paraId="2B832A96"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CFA2C60" w14:textId="77777777" w:rsidR="0019042E" w:rsidRDefault="002F414F">
            <w:r>
              <w:rPr>
                <w:sz w:val="16"/>
              </w:rPr>
              <w:t>Parameter</w:t>
            </w:r>
          </w:p>
        </w:tc>
        <w:tc>
          <w:tcPr>
            <w:tcW w:w="3200" w:type="dxa"/>
          </w:tcPr>
          <w:p w14:paraId="44850DA1"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Full detection model</w:t>
            </w:r>
          </w:p>
        </w:tc>
        <w:tc>
          <w:tcPr>
            <w:tcW w:w="3200" w:type="dxa"/>
          </w:tcPr>
          <w:p w14:paraId="3F68C084"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Simplified (p ~ duration)</w:t>
            </w:r>
          </w:p>
        </w:tc>
        <w:tc>
          <w:tcPr>
            <w:tcW w:w="1200" w:type="dxa"/>
          </w:tcPr>
          <w:p w14:paraId="30AE586D"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Change (%)</w:t>
            </w:r>
          </w:p>
        </w:tc>
      </w:tr>
      <w:tr w:rsidR="0019042E" w14:paraId="15A4B1D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2057FED" w14:textId="77777777" w:rsidR="0019042E" w:rsidRDefault="002F414F">
            <w:r>
              <w:rPr>
                <w:sz w:val="16"/>
              </w:rPr>
              <w:t>γ</w:t>
            </w:r>
          </w:p>
        </w:tc>
        <w:tc>
          <w:tcPr>
            <w:tcW w:w="3200" w:type="dxa"/>
          </w:tcPr>
          <w:p w14:paraId="0809933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6.79 × 10⁻⁴ (2.12 × 10⁻⁴, 2.17 × 10⁻³)</w:t>
            </w:r>
          </w:p>
        </w:tc>
        <w:tc>
          <w:tcPr>
            <w:tcW w:w="3200" w:type="dxa"/>
          </w:tcPr>
          <w:p w14:paraId="7261A94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7.40 × 10⁻⁴ (2.68 × 10⁻⁴, 2.06 × 10⁻³)</w:t>
            </w:r>
          </w:p>
        </w:tc>
        <w:tc>
          <w:tcPr>
            <w:tcW w:w="1200" w:type="dxa"/>
          </w:tcPr>
          <w:p w14:paraId="27A8E6A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+9.0</w:t>
            </w:r>
          </w:p>
        </w:tc>
      </w:tr>
      <w:tr w:rsidR="0019042E" w14:paraId="6530A4F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A47488A" w14:textId="77777777" w:rsidR="0019042E" w:rsidRDefault="002F414F">
            <w:r>
              <w:rPr>
                <w:sz w:val="16"/>
              </w:rPr>
              <w:t>ε</w:t>
            </w:r>
          </w:p>
        </w:tc>
        <w:tc>
          <w:tcPr>
            <w:tcW w:w="3200" w:type="dxa"/>
          </w:tcPr>
          <w:p w14:paraId="4BB6C24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0.138 (0.080, 0.226)</w:t>
            </w:r>
          </w:p>
        </w:tc>
        <w:tc>
          <w:tcPr>
            <w:tcW w:w="3200" w:type="dxa"/>
          </w:tcPr>
          <w:p w14:paraId="3D47159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0.134 (0.078, 0.223)</w:t>
            </w:r>
          </w:p>
        </w:tc>
        <w:tc>
          <w:tcPr>
            <w:tcW w:w="1200" w:type="dxa"/>
          </w:tcPr>
          <w:p w14:paraId="6B1379B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−2.3</w:t>
            </w:r>
          </w:p>
        </w:tc>
      </w:tr>
      <w:tr w:rsidR="0019042E" w14:paraId="3D886E90"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6346E05" w14:textId="77777777" w:rsidR="0019042E" w:rsidRDefault="002F414F">
            <w:r>
              <w:rPr>
                <w:sz w:val="16"/>
              </w:rPr>
              <w:t>ε/γ ratio</w:t>
            </w:r>
          </w:p>
        </w:tc>
        <w:tc>
          <w:tcPr>
            <w:tcW w:w="3200" w:type="dxa"/>
          </w:tcPr>
          <w:p w14:paraId="746D7FB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203 (61, 655)</w:t>
            </w:r>
          </w:p>
        </w:tc>
        <w:tc>
          <w:tcPr>
            <w:tcW w:w="3200" w:type="dxa"/>
          </w:tcPr>
          <w:p w14:paraId="27C8AD4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182 (64, 515)</w:t>
            </w:r>
          </w:p>
        </w:tc>
        <w:tc>
          <w:tcPr>
            <w:tcW w:w="1200" w:type="dxa"/>
          </w:tcPr>
          <w:p w14:paraId="58AB452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−10.3</w:t>
            </w:r>
          </w:p>
        </w:tc>
      </w:tr>
      <w:tr w:rsidR="0019042E" w14:paraId="17596A4D"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6066726" w14:textId="77777777" w:rsidR="0019042E" w:rsidRDefault="002F414F">
            <w:r>
              <w:rPr>
                <w:sz w:val="16"/>
              </w:rPr>
              <w:t>AIC</w:t>
            </w:r>
          </w:p>
        </w:tc>
        <w:tc>
          <w:tcPr>
            <w:tcW w:w="3200" w:type="dxa"/>
          </w:tcPr>
          <w:p w14:paraId="2EAFF8A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1780.1</w:t>
            </w:r>
          </w:p>
        </w:tc>
        <w:tc>
          <w:tcPr>
            <w:tcW w:w="3200" w:type="dxa"/>
          </w:tcPr>
          <w:p w14:paraId="2FE386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1790.1</w:t>
            </w:r>
          </w:p>
        </w:tc>
        <w:tc>
          <w:tcPr>
            <w:tcW w:w="1200" w:type="dxa"/>
          </w:tcPr>
          <w:p w14:paraId="469D307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w:t>
            </w:r>
          </w:p>
        </w:tc>
      </w:tr>
    </w:tbl>
    <w:p w14:paraId="5C4FC55E" w14:textId="77777777" w:rsidR="0019042E" w:rsidRDefault="0019042E"/>
    <w:p w14:paraId="7B53863B" w14:textId="77777777" w:rsidR="0019042E" w:rsidRDefault="002F414F">
      <w:r>
        <w:t>The colonisation–extinction asymmetry was preserved under the simplified detection model (ε/γ = 182 vs. 203), with the full detection model preferred by AIC.</w:t>
      </w:r>
    </w:p>
    <w:p w14:paraId="4E517287" w14:textId="77777777" w:rsidR="0019042E" w:rsidRDefault="002F414F">
      <w:r>
        <w:br w:type="page"/>
      </w:r>
    </w:p>
    <w:p w14:paraId="25A390DE" w14:textId="77777777" w:rsidR="0019042E" w:rsidRDefault="0019042E">
      <w:pPr>
        <w:spacing w:before="40" w:after="40"/>
      </w:pPr>
    </w:p>
    <w:p w14:paraId="0EF956BD" w14:textId="77777777" w:rsidR="0019042E" w:rsidRDefault="002F414F">
      <w:pPr>
        <w:spacing w:before="100"/>
      </w:pPr>
      <w:r>
        <w:rPr>
          <w:sz w:val="20"/>
          <w:szCs w:val="20"/>
        </w:rPr>
        <w:t>Table S23. Parametric bootstrap goodness-of-fit (n = 500).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897"/>
        <w:gridCol w:w="895"/>
        <w:gridCol w:w="1093"/>
        <w:gridCol w:w="899"/>
        <w:gridCol w:w="930"/>
      </w:tblGrid>
      <w:tr w:rsidR="0019042E" w14:paraId="5E95B009" w14:textId="77777777">
        <w:tc>
          <w:tcPr>
            <w:tcW w:w="17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E814C15"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15076AE" w14:textId="77777777" w:rsidR="0019042E" w:rsidRDefault="002F414F">
            <w:r>
              <w:rPr>
                <w:b/>
                <w:bCs/>
                <w:sz w:val="18"/>
                <w:szCs w:val="18"/>
              </w:rPr>
              <w:t>AIC</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6E5BBC3" w14:textId="77777777" w:rsidR="0019042E" w:rsidRDefault="002F414F">
            <w:r>
              <w:rPr>
                <w:b/>
                <w:bCs/>
                <w:sz w:val="18"/>
                <w:szCs w:val="18"/>
              </w:rPr>
              <w:t>χ² (obs)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6611DC7" w14:textId="77777777" w:rsidR="0019042E" w:rsidRDefault="002F414F">
            <w:r>
              <w:rPr>
                <w:b/>
                <w:bCs/>
                <w:sz w:val="18"/>
                <w:szCs w:val="18"/>
              </w:rPr>
              <w:t>χ² (sim mean)</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6C03163" w14:textId="77777777" w:rsidR="0019042E" w:rsidRDefault="002F414F">
            <w:r>
              <w:rPr>
                <w:b/>
                <w:bCs/>
                <w:sz w:val="18"/>
                <w:szCs w:val="18"/>
              </w:rPr>
              <w:t>parboot P</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633717D" w14:textId="77777777" w:rsidR="0019042E" w:rsidRDefault="002F414F">
            <w:r>
              <w:rPr>
                <w:b/>
                <w:bCs/>
                <w:sz w:val="18"/>
                <w:szCs w:val="18"/>
              </w:rPr>
              <w:t>Fit</w:t>
            </w:r>
          </w:p>
        </w:tc>
      </w:tr>
      <w:tr w:rsidR="0019042E" w14:paraId="1C8C8682"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8F2B21"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764D02" w14:textId="77777777" w:rsidR="0019042E" w:rsidRDefault="002F414F">
            <w:r>
              <w:rPr>
                <w:sz w:val="18"/>
                <w:szCs w:val="18"/>
              </w:rPr>
              <w:t>2267.9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750C29" w14:textId="77777777" w:rsidR="0019042E" w:rsidRDefault="002F414F">
            <w:r>
              <w:rPr>
                <w:sz w:val="18"/>
                <w:szCs w:val="18"/>
              </w:rPr>
              <w:t>352.4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6050D8" w14:textId="77777777" w:rsidR="0019042E" w:rsidRDefault="002F414F">
            <w:r>
              <w:rPr>
                <w:sz w:val="18"/>
                <w:szCs w:val="18"/>
              </w:rPr>
              <w:t>333.6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0A410A" w14:textId="77777777" w:rsidR="0019042E" w:rsidRDefault="002F414F">
            <w:r>
              <w:rPr>
                <w:sz w:val="18"/>
                <w:szCs w:val="18"/>
              </w:rPr>
              <w:t>0.28</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6DFCEB" w14:textId="77777777" w:rsidR="0019042E" w:rsidRDefault="002F414F">
            <w:r>
              <w:rPr>
                <w:sz w:val="18"/>
                <w:szCs w:val="18"/>
              </w:rPr>
              <w:t>Adequate</w:t>
            </w:r>
          </w:p>
        </w:tc>
      </w:tr>
      <w:tr w:rsidR="0019042E" w14:paraId="57A16758"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AFAA1"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ADD671" w14:textId="77777777" w:rsidR="0019042E" w:rsidRDefault="002F414F">
            <w:r>
              <w:rPr>
                <w:sz w:val="18"/>
                <w:szCs w:val="18"/>
              </w:rPr>
              <w:t>1780.1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0892BB" w14:textId="77777777" w:rsidR="0019042E" w:rsidRDefault="002F414F">
            <w:r>
              <w:rPr>
                <w:sz w:val="18"/>
                <w:szCs w:val="18"/>
              </w:rPr>
              <w:t>290.9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F1D624" w14:textId="77777777" w:rsidR="0019042E" w:rsidRDefault="002F414F">
            <w:r>
              <w:rPr>
                <w:sz w:val="18"/>
                <w:szCs w:val="18"/>
              </w:rPr>
              <w:t>307.9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1047D" w14:textId="77777777" w:rsidR="0019042E" w:rsidRDefault="002F414F">
            <w:r>
              <w:rPr>
                <w:sz w:val="18"/>
                <w:szCs w:val="18"/>
              </w:rPr>
              <w:t>0.66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05E7FC" w14:textId="77777777" w:rsidR="0019042E" w:rsidRDefault="002F414F">
            <w:r>
              <w:rPr>
                <w:sz w:val="18"/>
                <w:szCs w:val="18"/>
              </w:rPr>
              <w:t>Adequate</w:t>
            </w:r>
          </w:p>
        </w:tc>
      </w:tr>
      <w:tr w:rsidR="0019042E" w14:paraId="7F71F114"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10F979"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3F8566" w14:textId="77777777" w:rsidR="0019042E" w:rsidRDefault="002F414F">
            <w:r>
              <w:rPr>
                <w:sz w:val="18"/>
                <w:szCs w:val="18"/>
              </w:rPr>
              <w:t>1981.7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ED9037" w14:textId="77777777" w:rsidR="0019042E" w:rsidRDefault="002F414F">
            <w:r>
              <w:rPr>
                <w:sz w:val="18"/>
                <w:szCs w:val="18"/>
              </w:rPr>
              <w:t>363.4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C278FA" w14:textId="77777777" w:rsidR="0019042E" w:rsidRDefault="002F414F">
            <w:r>
              <w:rPr>
                <w:sz w:val="18"/>
                <w:szCs w:val="18"/>
              </w:rPr>
              <w:t>364.6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A7F758" w14:textId="77777777" w:rsidR="0019042E" w:rsidRDefault="002F414F">
            <w:r>
              <w:rPr>
                <w:sz w:val="18"/>
                <w:szCs w:val="18"/>
              </w:rPr>
              <w:t>0.52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C8D3CB" w14:textId="77777777" w:rsidR="0019042E" w:rsidRDefault="002F414F">
            <w:r>
              <w:rPr>
                <w:sz w:val="18"/>
                <w:szCs w:val="18"/>
              </w:rPr>
              <w:t>Adequate</w:t>
            </w:r>
          </w:p>
        </w:tc>
      </w:tr>
      <w:tr w:rsidR="0019042E" w14:paraId="5EF76718"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3A8067"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5CDE16" w14:textId="77777777" w:rsidR="0019042E" w:rsidRDefault="002F414F">
            <w:r>
              <w:rPr>
                <w:sz w:val="18"/>
                <w:szCs w:val="18"/>
              </w:rPr>
              <w:t>2060.7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C0D6B3" w14:textId="77777777" w:rsidR="0019042E" w:rsidRDefault="002F414F">
            <w:r>
              <w:rPr>
                <w:sz w:val="18"/>
                <w:szCs w:val="18"/>
              </w:rPr>
              <w:t>276.0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F9494C" w14:textId="77777777" w:rsidR="0019042E" w:rsidRDefault="002F414F">
            <w:r>
              <w:rPr>
                <w:sz w:val="18"/>
                <w:szCs w:val="18"/>
              </w:rPr>
              <w:t>330.6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7DD242" w14:textId="77777777" w:rsidR="0019042E" w:rsidRDefault="002F414F">
            <w:r>
              <w:rPr>
                <w:sz w:val="18"/>
                <w:szCs w:val="18"/>
              </w:rPr>
              <w:t>0.93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F80C29" w14:textId="77777777" w:rsidR="0019042E" w:rsidRDefault="002F414F">
            <w:r>
              <w:rPr>
                <w:sz w:val="18"/>
                <w:szCs w:val="18"/>
              </w:rPr>
              <w:t>Adequate</w:t>
            </w:r>
          </w:p>
        </w:tc>
      </w:tr>
    </w:tbl>
    <w:p w14:paraId="6606742B" w14:textId="77777777" w:rsidR="0019042E" w:rsidRDefault="0019042E">
      <w:pPr>
        <w:spacing w:before="40" w:after="40"/>
      </w:pPr>
    </w:p>
    <w:p w14:paraId="20A38C03" w14:textId="77777777" w:rsidR="0019042E" w:rsidRDefault="002F414F">
      <w:r>
        <w:br w:type="page"/>
      </w:r>
    </w:p>
    <w:p w14:paraId="3D3F0244" w14:textId="77777777" w:rsidR="0019042E" w:rsidRDefault="0019042E">
      <w:pPr>
        <w:spacing w:before="40" w:after="40"/>
      </w:pPr>
    </w:p>
    <w:p w14:paraId="3546C6DE" w14:textId="77777777" w:rsidR="0019042E" w:rsidRDefault="002F414F">
      <w:pPr>
        <w:spacing w:before="100"/>
      </w:pPr>
      <w:r>
        <w:rPr>
          <w:sz w:val="20"/>
          <w:szCs w:val="20"/>
        </w:rPr>
        <w:t>Table S24. Best-fit colext models per species with AIC-selected covariates.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1800"/>
        <w:gridCol w:w="1100"/>
      </w:tblGrid>
      <w:tr w:rsidR="0019042E" w14:paraId="27276E9C"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747F628" w14:textId="77777777" w:rsidR="0019042E" w:rsidRDefault="002F414F">
            <w:r>
              <w:rPr>
                <w:b/>
                <w:bCs/>
                <w:sz w:val="18"/>
                <w:szCs w:val="18"/>
              </w:rPr>
              <w:t>Species</w:t>
            </w:r>
          </w:p>
        </w:tc>
        <w:tc>
          <w:tcPr>
            <w:tcW w:w="2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EBB4FA0" w14:textId="77777777" w:rsidR="0019042E" w:rsidRDefault="002F414F">
            <w:r>
              <w:rPr>
                <w:b/>
                <w:bCs/>
                <w:sz w:val="18"/>
                <w:szCs w:val="18"/>
              </w:rPr>
              <w:t>ψ₁ covariates</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2EA609B" w14:textId="77777777" w:rsidR="0019042E" w:rsidRDefault="002F414F">
            <w:r>
              <w:rPr>
                <w:b/>
                <w:bCs/>
                <w:sz w:val="18"/>
                <w:szCs w:val="18"/>
              </w:rPr>
              <w:t>γ covariates</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488C59E" w14:textId="77777777" w:rsidR="0019042E" w:rsidRDefault="002F414F">
            <w:r>
              <w:rPr>
                <w:b/>
                <w:bCs/>
                <w:sz w:val="18"/>
                <w:szCs w:val="18"/>
              </w:rPr>
              <w:t>ε covariates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E1217CA" w14:textId="77777777" w:rsidR="0019042E" w:rsidRDefault="002F414F">
            <w:r>
              <w:rPr>
                <w:b/>
                <w:bCs/>
                <w:sz w:val="18"/>
                <w:szCs w:val="18"/>
              </w:rPr>
              <w:t>N sites</w:t>
            </w:r>
          </w:p>
        </w:tc>
      </w:tr>
      <w:tr w:rsidR="0019042E" w14:paraId="7808EFD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CB226D" w14:textId="77777777" w:rsidR="0019042E" w:rsidRDefault="002F414F">
            <w:r>
              <w:rPr>
                <w:i/>
                <w:iCs/>
                <w:sz w:val="18"/>
                <w:szCs w:val="18"/>
              </w:rPr>
              <w:t>O. tarda</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F47B93" w14:textId="77777777" w:rsidR="0019042E" w:rsidRDefault="002F414F">
            <w:r>
              <w:rPr>
                <w:sz w:val="18"/>
                <w:szCs w:val="18"/>
              </w:rPr>
              <w:t>bio1, bio2, tree, grass, elev</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59749" w14:textId="77777777" w:rsidR="0019042E" w:rsidRDefault="002F414F">
            <w:r>
              <w:rPr>
                <w:sz w:val="18"/>
                <w:szCs w:val="18"/>
              </w:rPr>
              <w:t>NDVI⁺, pr, tmmn, tmmx</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F9A00A" w14:textId="77777777" w:rsidR="0019042E" w:rsidRDefault="002F414F">
            <w:r>
              <w:rPr>
                <w:sz w:val="18"/>
                <w:szCs w:val="18"/>
              </w:rPr>
              <w:t>LC6, LC13, tmmx</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7D7546" w14:textId="77777777" w:rsidR="0019042E" w:rsidRDefault="002F414F">
            <w:r>
              <w:rPr>
                <w:sz w:val="18"/>
                <w:szCs w:val="18"/>
              </w:rPr>
              <w:t>3,745</w:t>
            </w:r>
          </w:p>
        </w:tc>
      </w:tr>
      <w:tr w:rsidR="0019042E" w14:paraId="304FF03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51539A" w14:textId="77777777" w:rsidR="0019042E" w:rsidRDefault="002F414F">
            <w:r>
              <w:rPr>
                <w:i/>
                <w:iCs/>
                <w:sz w:val="18"/>
                <w:szCs w:val="18"/>
              </w:rPr>
              <w:t>T. tetrax</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01063F" w14:textId="77777777" w:rsidR="0019042E" w:rsidRDefault="002F414F">
            <w:r>
              <w:rPr>
                <w:sz w:val="18"/>
                <w:szCs w:val="18"/>
              </w:rPr>
              <w:t>bio2, tree, grass, elev</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598DC8" w14:textId="77777777" w:rsidR="0019042E" w:rsidRDefault="002F414F">
            <w:r>
              <w:rPr>
                <w:sz w:val="18"/>
                <w:szCs w:val="18"/>
              </w:rPr>
              <w:t>LC12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A104E7" w14:textId="77777777" w:rsidR="0019042E" w:rsidRDefault="002F414F">
            <w:r>
              <w:rPr>
                <w:sz w:val="18"/>
                <w:szCs w:val="18"/>
              </w:rPr>
              <w:t>LC12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45E430" w14:textId="77777777" w:rsidR="0019042E" w:rsidRDefault="002F414F">
            <w:r>
              <w:rPr>
                <w:sz w:val="18"/>
                <w:szCs w:val="18"/>
              </w:rPr>
              <w:t>3,746</w:t>
            </w:r>
          </w:p>
        </w:tc>
      </w:tr>
      <w:tr w:rsidR="0019042E" w14:paraId="6723BB3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E71801" w14:textId="77777777" w:rsidR="0019042E" w:rsidRDefault="002F414F">
            <w:r>
              <w:rPr>
                <w:i/>
                <w:iCs/>
                <w:sz w:val="18"/>
                <w:szCs w:val="18"/>
              </w:rPr>
              <w:t>P. alchata</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9097B0" w14:textId="77777777" w:rsidR="0019042E" w:rsidRDefault="002F414F">
            <w:r>
              <w:rPr>
                <w:sz w:val="18"/>
                <w:szCs w:val="18"/>
              </w:rPr>
              <w:t>bio1, bio2, tree, grass, aspect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17ECB1" w14:textId="77777777" w:rsidR="0019042E" w:rsidRDefault="002F414F">
            <w:r>
              <w:rPr>
                <w:sz w:val="18"/>
                <w:szCs w:val="18"/>
              </w:rPr>
              <w:t>pr [excl. attrib.]</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E00D27" w14:textId="77777777" w:rsidR="0019042E" w:rsidRDefault="002F414F">
            <w:r>
              <w:rPr>
                <w:sz w:val="18"/>
                <w:szCs w:val="18"/>
              </w:rPr>
              <w:t>pr, tmmx [wide SE]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65881F" w14:textId="77777777" w:rsidR="0019042E" w:rsidRDefault="002F414F">
            <w:r>
              <w:rPr>
                <w:sz w:val="18"/>
                <w:szCs w:val="18"/>
              </w:rPr>
              <w:t>4,130</w:t>
            </w:r>
          </w:p>
        </w:tc>
      </w:tr>
      <w:tr w:rsidR="0019042E" w14:paraId="751BDF4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D12DE7" w14:textId="77777777" w:rsidR="0019042E" w:rsidRDefault="002F414F">
            <w:r>
              <w:rPr>
                <w:i/>
                <w:iCs/>
                <w:sz w:val="18"/>
                <w:szCs w:val="18"/>
              </w:rPr>
              <w:t>P. orientalis</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DACE5C" w14:textId="77777777" w:rsidR="0019042E" w:rsidRDefault="002F414F">
            <w:r>
              <w:rPr>
                <w:sz w:val="18"/>
                <w:szCs w:val="18"/>
              </w:rPr>
              <w:t>bio2, tree, grass</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2B784A" w14:textId="77777777" w:rsidR="0019042E" w:rsidRDefault="002F414F">
            <w:r>
              <w:rPr>
                <w:sz w:val="18"/>
                <w:szCs w:val="18"/>
              </w:rPr>
              <w:t>LC7, NDVI⁺, tmmn, tmmx</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B272B1" w14:textId="77777777" w:rsidR="0019042E" w:rsidRDefault="002F414F">
            <w:r>
              <w:rPr>
                <w:sz w:val="18"/>
                <w:szCs w:val="18"/>
              </w:rPr>
              <w:t>LC12, NDVI⁺, pr</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E6D8E7" w14:textId="77777777" w:rsidR="0019042E" w:rsidRDefault="002F414F">
            <w:r>
              <w:rPr>
                <w:sz w:val="18"/>
                <w:szCs w:val="18"/>
              </w:rPr>
              <w:t>4,130</w:t>
            </w:r>
          </w:p>
        </w:tc>
      </w:tr>
    </w:tbl>
    <w:p w14:paraId="05BF1B3E" w14:textId="77777777" w:rsidR="0019042E" w:rsidRDefault="002F414F">
      <w:r>
        <w:br w:type="page"/>
      </w:r>
    </w:p>
    <w:p w14:paraId="0F84C1EA" w14:textId="77777777" w:rsidR="0019042E" w:rsidRDefault="0019042E">
      <w:pPr>
        <w:spacing w:before="40" w:after="40"/>
      </w:pPr>
    </w:p>
    <w:p w14:paraId="730FDDCF" w14:textId="77777777" w:rsidR="0019042E" w:rsidRDefault="002F414F">
      <w:pPr>
        <w:spacing w:before="100"/>
      </w:pPr>
      <w:r>
        <w:rPr>
          <w:sz w:val="20"/>
          <w:szCs w:val="20"/>
        </w:rPr>
        <w:t>Table S25. Naive versus detection-corrected colonisation (γ) and extinction (ε) rates.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100"/>
        <w:gridCol w:w="1100"/>
        <w:gridCol w:w="900"/>
        <w:gridCol w:w="1100"/>
        <w:gridCol w:w="900"/>
      </w:tblGrid>
      <w:tr w:rsidR="0019042E" w14:paraId="6AB3D757"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2BD4A0E"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2CEDEAA" w14:textId="77777777" w:rsidR="0019042E" w:rsidRDefault="002F414F">
            <w:r>
              <w:rPr>
                <w:b/>
                <w:bCs/>
                <w:sz w:val="18"/>
                <w:szCs w:val="18"/>
              </w:rPr>
              <w:t>Naive γ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54108F6" w14:textId="77777777" w:rsidR="0019042E" w:rsidRDefault="002F414F">
            <w:r>
              <w:rPr>
                <w:b/>
                <w:bCs/>
                <w:sz w:val="18"/>
                <w:szCs w:val="18"/>
              </w:rPr>
              <w:t>Corrected γ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B0179BE" w14:textId="77777777" w:rsidR="0019042E" w:rsidRDefault="002F414F">
            <w:r>
              <w:rPr>
                <w:b/>
                <w:bCs/>
                <w:sz w:val="18"/>
                <w:szCs w:val="18"/>
              </w:rPr>
              <w:t>Fold reduction</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2A84696" w14:textId="77777777" w:rsidR="0019042E" w:rsidRDefault="002F414F">
            <w:r>
              <w:rPr>
                <w:b/>
                <w:bCs/>
                <w:sz w:val="18"/>
                <w:szCs w:val="18"/>
              </w:rPr>
              <w:t>Naive ε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CA8DD28" w14:textId="77777777" w:rsidR="0019042E" w:rsidRDefault="002F414F">
            <w:r>
              <w:rPr>
                <w:b/>
                <w:bCs/>
                <w:sz w:val="18"/>
                <w:szCs w:val="18"/>
              </w:rPr>
              <w:t>Corrected ε (%)</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5391A54" w14:textId="77777777" w:rsidR="0019042E" w:rsidRDefault="002F414F">
            <w:r>
              <w:rPr>
                <w:b/>
                <w:bCs/>
                <w:sz w:val="18"/>
                <w:szCs w:val="18"/>
              </w:rPr>
              <w:t>ε ratio</w:t>
            </w:r>
          </w:p>
        </w:tc>
      </w:tr>
      <w:tr w:rsidR="0019042E" w14:paraId="0973F36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5901BF"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A4A765" w14:textId="77777777" w:rsidR="0019042E" w:rsidRDefault="002F414F">
            <w:r>
              <w:rPr>
                <w:sz w:val="18"/>
                <w:szCs w:val="18"/>
              </w:rPr>
              <w:t>0.89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B6B192" w14:textId="77777777" w:rsidR="0019042E" w:rsidRDefault="002F414F">
            <w:r>
              <w:rPr>
                <w:sz w:val="18"/>
                <w:szCs w:val="18"/>
              </w:rPr>
              <w:t>0.0045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C70CBF" w14:textId="77777777" w:rsidR="0019042E" w:rsidRDefault="002F414F">
            <w:r>
              <w:rPr>
                <w:sz w:val="18"/>
                <w:szCs w:val="18"/>
              </w:rPr>
              <w:t>203×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40EC02" w14:textId="77777777" w:rsidR="0019042E" w:rsidRDefault="002F414F">
            <w:r>
              <w:rPr>
                <w:sz w:val="18"/>
                <w:szCs w:val="18"/>
              </w:rPr>
              <w:t>44.6</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AABC6E" w14:textId="77777777" w:rsidR="0019042E" w:rsidRDefault="002F414F">
            <w:r>
              <w:rPr>
                <w:sz w:val="18"/>
                <w:szCs w:val="18"/>
              </w:rPr>
              <w:t>22.2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0B882D" w14:textId="77777777" w:rsidR="0019042E" w:rsidRDefault="002F414F">
            <w:r>
              <w:rPr>
                <w:sz w:val="18"/>
                <w:szCs w:val="18"/>
              </w:rPr>
              <w:t>0.50</w:t>
            </w:r>
          </w:p>
        </w:tc>
      </w:tr>
      <w:tr w:rsidR="0019042E" w14:paraId="615D074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84EC63"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6D48E3" w14:textId="77777777" w:rsidR="0019042E" w:rsidRDefault="002F414F">
            <w:r>
              <w:rPr>
                <w:sz w:val="18"/>
                <w:szCs w:val="18"/>
              </w:rPr>
              <w:t>0.57</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920BC7" w14:textId="77777777" w:rsidR="0019042E" w:rsidRDefault="002F414F">
            <w:r>
              <w:rPr>
                <w:sz w:val="18"/>
                <w:szCs w:val="18"/>
              </w:rPr>
              <w:t>0.068</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DA8691" w14:textId="77777777" w:rsidR="0019042E" w:rsidRDefault="002F414F">
            <w:r>
              <w:rPr>
                <w:sz w:val="18"/>
                <w:szCs w:val="18"/>
              </w:rPr>
              <w:t>8.5×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694822" w14:textId="77777777" w:rsidR="0019042E" w:rsidRDefault="002F414F">
            <w:r>
              <w:rPr>
                <w:sz w:val="18"/>
                <w:szCs w:val="18"/>
              </w:rPr>
              <w:t>36.0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0129EE" w14:textId="77777777" w:rsidR="0019042E" w:rsidRDefault="002F414F">
            <w:r>
              <w:rPr>
                <w:sz w:val="18"/>
                <w:szCs w:val="18"/>
              </w:rPr>
              <w:t>13.8</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B24063" w14:textId="77777777" w:rsidR="0019042E" w:rsidRDefault="002F414F">
            <w:r>
              <w:rPr>
                <w:sz w:val="18"/>
                <w:szCs w:val="18"/>
              </w:rPr>
              <w:t>0.38</w:t>
            </w:r>
          </w:p>
        </w:tc>
      </w:tr>
      <w:tr w:rsidR="0019042E" w14:paraId="5AC9E3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4C7939"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D36742" w14:textId="77777777" w:rsidR="0019042E" w:rsidRDefault="002F414F">
            <w:r>
              <w:rPr>
                <w:sz w:val="18"/>
                <w:szCs w:val="18"/>
              </w:rPr>
              <w:t>0.63</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2D29DD" w14:textId="77777777" w:rsidR="0019042E" w:rsidRDefault="002F414F">
            <w:r>
              <w:rPr>
                <w:sz w:val="18"/>
                <w:szCs w:val="18"/>
              </w:rPr>
              <w:t>0.14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ABE9CA" w14:textId="77777777" w:rsidR="0019042E" w:rsidRDefault="002F414F">
            <w:r>
              <w:rPr>
                <w:sz w:val="18"/>
                <w:szCs w:val="18"/>
              </w:rPr>
              <w:t>4.6×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34B071" w14:textId="77777777" w:rsidR="0019042E" w:rsidRDefault="002F414F">
            <w:r>
              <w:rPr>
                <w:sz w:val="18"/>
                <w:szCs w:val="18"/>
              </w:rPr>
              <w:t>28.1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61B285" w14:textId="77777777" w:rsidR="0019042E" w:rsidRDefault="002F414F">
            <w:r>
              <w:rPr>
                <w:sz w:val="18"/>
                <w:szCs w:val="18"/>
              </w:rPr>
              <w:t>48.9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0A7F7F" w14:textId="77777777" w:rsidR="0019042E" w:rsidRDefault="002F414F">
            <w:r>
              <w:rPr>
                <w:sz w:val="18"/>
                <w:szCs w:val="18"/>
              </w:rPr>
              <w:t>1.72⁺</w:t>
            </w:r>
          </w:p>
        </w:tc>
      </w:tr>
      <w:tr w:rsidR="0019042E" w14:paraId="1A7B9EB9"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2036B1"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EE45E" w14:textId="77777777" w:rsidR="0019042E" w:rsidRDefault="002F414F">
            <w:r>
              <w:rPr>
                <w:sz w:val="18"/>
                <w:szCs w:val="18"/>
              </w:rPr>
              <w:t>0.87</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EBA93C" w14:textId="77777777" w:rsidR="0019042E" w:rsidRDefault="002F414F">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C860C0" w14:textId="77777777" w:rsidR="0019042E" w:rsidRDefault="002F414F">
            <w:r>
              <w:rPr>
                <w:sz w:val="18"/>
                <w:szCs w:val="18"/>
              </w:rPr>
              <w:t>21,839×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348CA0" w14:textId="77777777" w:rsidR="0019042E" w:rsidRDefault="002F414F">
            <w:r>
              <w:rPr>
                <w:sz w:val="18"/>
                <w:szCs w:val="18"/>
              </w:rPr>
              <w:t>34.1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03BF1A" w14:textId="77777777" w:rsidR="0019042E" w:rsidRDefault="002F414F">
            <w:r>
              <w:rPr>
                <w:sz w:val="18"/>
                <w:szCs w:val="18"/>
              </w:rPr>
              <w:t>44.1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C70E48" w14:textId="77777777" w:rsidR="0019042E" w:rsidRDefault="002F414F">
            <w:r>
              <w:rPr>
                <w:sz w:val="18"/>
                <w:szCs w:val="18"/>
              </w:rPr>
              <w:t>0.78</w:t>
            </w:r>
          </w:p>
        </w:tc>
      </w:tr>
    </w:tbl>
    <w:p w14:paraId="48EC3B07" w14:textId="77777777" w:rsidR="0019042E" w:rsidRDefault="002F414F">
      <w:r>
        <w:br w:type="page"/>
      </w:r>
    </w:p>
    <w:p w14:paraId="29A16365" w14:textId="77777777" w:rsidR="0019042E" w:rsidRDefault="0019042E">
      <w:pPr>
        <w:spacing w:before="40" w:after="40"/>
      </w:pPr>
    </w:p>
    <w:p w14:paraId="2F6EEA17" w14:textId="77777777" w:rsidR="0019042E" w:rsidRDefault="002F414F">
      <w:pPr>
        <w:spacing w:before="100"/>
      </w:pPr>
      <w:r>
        <w:rPr>
          <w:sz w:val="20"/>
          <w:szCs w:val="20"/>
        </w:rPr>
        <w:t>Table S26. Extinction debt: current versus equilibrium occupancy.</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800"/>
        <w:gridCol w:w="1200"/>
        <w:gridCol w:w="1100"/>
        <w:gridCol w:w="1900"/>
      </w:tblGrid>
      <w:tr w:rsidR="0019042E" w14:paraId="03C06D25"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D174A5F" w14:textId="77777777" w:rsidR="0019042E" w:rsidRDefault="002F414F">
            <w:r>
              <w:rPr>
                <w:b/>
                <w:bCs/>
                <w:sz w:val="18"/>
                <w:szCs w:val="18"/>
              </w:rPr>
              <w:t>Species</w:t>
            </w:r>
          </w:p>
        </w:tc>
        <w:tc>
          <w:tcPr>
            <w:tcW w:w="1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18D0C6F" w14:textId="77777777" w:rsidR="0019042E" w:rsidRDefault="002F414F">
            <w:r>
              <w:rPr>
                <w:b/>
                <w:bCs/>
                <w:sz w:val="18"/>
                <w:szCs w:val="18"/>
              </w:rPr>
              <w:t>Current occ. (%)</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B22C3B5" w14:textId="77777777" w:rsidR="0019042E" w:rsidRDefault="002F414F">
            <w:r>
              <w:rPr>
                <w:b/>
                <w:bCs/>
                <w:sz w:val="18"/>
                <w:szCs w:val="18"/>
              </w:rPr>
              <w:t>ψ* (%)</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FBAD83D" w14:textId="77777777" w:rsidR="0019042E" w:rsidRDefault="002F414F">
            <w:r>
              <w:rPr>
                <w:b/>
                <w:bCs/>
                <w:sz w:val="18"/>
                <w:szCs w:val="18"/>
              </w:rPr>
              <w:t>Extinction debt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E065BC7" w14:textId="77777777" w:rsidR="0019042E" w:rsidRDefault="002F414F">
            <w:r>
              <w:rPr>
                <w:b/>
                <w:bCs/>
                <w:sz w:val="18"/>
                <w:szCs w:val="18"/>
              </w:rPr>
              <w:t>Debt fraction</w:t>
            </w:r>
          </w:p>
        </w:tc>
        <w:tc>
          <w:tcPr>
            <w:tcW w:w="1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4FB9CF0" w14:textId="77777777" w:rsidR="0019042E" w:rsidRDefault="002F414F">
            <w:r>
              <w:rPr>
                <w:b/>
                <w:bCs/>
                <w:sz w:val="18"/>
                <w:szCs w:val="18"/>
              </w:rPr>
              <w:t>Recolonisation time (yr)</w:t>
            </w:r>
          </w:p>
        </w:tc>
      </w:tr>
      <w:tr w:rsidR="0019042E" w14:paraId="771DAE1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27E2A3" w14:textId="77777777" w:rsidR="0019042E" w:rsidRDefault="002F414F">
            <w:r>
              <w:rPr>
                <w:i/>
                <w:iCs/>
                <w:sz w:val="18"/>
                <w:szCs w:val="18"/>
              </w:rPr>
              <w:t>O. tarda</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2E318C" w14:textId="77777777" w:rsidR="0019042E" w:rsidRDefault="002F414F">
            <w:r>
              <w:rPr>
                <w:sz w:val="18"/>
                <w:szCs w:val="18"/>
              </w:rPr>
              <w:t>0.68</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2FB9BF" w14:textId="77777777" w:rsidR="0019042E" w:rsidRDefault="002F414F">
            <w:r>
              <w:rPr>
                <w:sz w:val="18"/>
                <w:szCs w:val="18"/>
              </w:rPr>
              <w:t>0.02</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F5D82F" w14:textId="77777777" w:rsidR="0019042E" w:rsidRDefault="002F414F">
            <w:r>
              <w:rPr>
                <w:sz w:val="18"/>
                <w:szCs w:val="18"/>
              </w:rPr>
              <w:t>0.65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737064" w14:textId="77777777" w:rsidR="0019042E" w:rsidRDefault="002F414F">
            <w:r>
              <w:rPr>
                <w:sz w:val="18"/>
                <w:szCs w:val="18"/>
              </w:rPr>
              <w:t>97%</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ABAD22" w14:textId="77777777" w:rsidR="0019042E" w:rsidRDefault="002F414F">
            <w:r>
              <w:rPr>
                <w:sz w:val="18"/>
                <w:szCs w:val="18"/>
              </w:rPr>
              <w:t>22,648</w:t>
            </w:r>
          </w:p>
        </w:tc>
      </w:tr>
      <w:tr w:rsidR="0019042E" w14:paraId="41A514A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BBD0F3" w14:textId="77777777" w:rsidR="0019042E" w:rsidRDefault="002F414F">
            <w:r>
              <w:rPr>
                <w:i/>
                <w:iCs/>
                <w:sz w:val="18"/>
                <w:szCs w:val="18"/>
              </w:rPr>
              <w:t>T. tetrax</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4BC368" w14:textId="77777777" w:rsidR="0019042E" w:rsidRDefault="002F414F">
            <w:r>
              <w:rPr>
                <w:sz w:val="18"/>
                <w:szCs w:val="18"/>
              </w:rPr>
              <w:t>0.52</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94516A" w14:textId="77777777" w:rsidR="0019042E" w:rsidRDefault="002F414F">
            <w:r>
              <w:rPr>
                <w:sz w:val="18"/>
                <w:szCs w:val="18"/>
              </w:rPr>
              <w:t>0.49</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0400CF" w14:textId="77777777" w:rsidR="0019042E" w:rsidRDefault="002F414F">
            <w:r>
              <w:rPr>
                <w:sz w:val="18"/>
                <w:szCs w:val="18"/>
              </w:rPr>
              <w:t>0.03</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9FF2F7" w14:textId="77777777" w:rsidR="0019042E" w:rsidRDefault="002F414F">
            <w:r>
              <w:rPr>
                <w:sz w:val="18"/>
                <w:szCs w:val="18"/>
              </w:rPr>
              <w:t>5%</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38F1E8" w14:textId="77777777" w:rsidR="0019042E" w:rsidRDefault="002F414F">
            <w:r>
              <w:rPr>
                <w:sz w:val="18"/>
                <w:szCs w:val="18"/>
              </w:rPr>
              <w:t>1,471</w:t>
            </w:r>
          </w:p>
        </w:tc>
      </w:tr>
      <w:tr w:rsidR="0019042E" w14:paraId="7ED3E1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AD9AA7" w14:textId="77777777" w:rsidR="0019042E" w:rsidRDefault="002F414F">
            <w:r>
              <w:rPr>
                <w:i/>
                <w:iCs/>
                <w:sz w:val="18"/>
                <w:szCs w:val="18"/>
              </w:rPr>
              <w:t>P. alchata</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12C5C5" w14:textId="77777777" w:rsidR="0019042E" w:rsidRDefault="002F414F">
            <w:r>
              <w:rPr>
                <w:sz w:val="18"/>
                <w:szCs w:val="18"/>
              </w:rPr>
              <w:t>0.87</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39ECE2" w14:textId="77777777" w:rsidR="0019042E" w:rsidRDefault="002F414F">
            <w:r>
              <w:rPr>
                <w:sz w:val="18"/>
                <w:szCs w:val="18"/>
              </w:rPr>
              <w:t>0.31</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17D88" w14:textId="77777777" w:rsidR="0019042E" w:rsidRDefault="002F414F">
            <w:r>
              <w:rPr>
                <w:sz w:val="18"/>
                <w:szCs w:val="18"/>
              </w:rPr>
              <w:t>0.56</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79A5AB" w14:textId="77777777" w:rsidR="0019042E" w:rsidRDefault="002F414F">
            <w:r>
              <w:rPr>
                <w:sz w:val="18"/>
                <w:szCs w:val="18"/>
              </w:rPr>
              <w:t>64%</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D5741B" w14:textId="77777777" w:rsidR="0019042E" w:rsidRDefault="002F414F">
            <w:r>
              <w:rPr>
                <w:sz w:val="18"/>
                <w:szCs w:val="18"/>
              </w:rPr>
              <w:t>732</w:t>
            </w:r>
          </w:p>
        </w:tc>
      </w:tr>
      <w:tr w:rsidR="0019042E" w14:paraId="57B45F60"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759CAF" w14:textId="77777777" w:rsidR="0019042E" w:rsidRDefault="002F414F">
            <w:r>
              <w:rPr>
                <w:i/>
                <w:iCs/>
                <w:sz w:val="18"/>
                <w:szCs w:val="18"/>
              </w:rPr>
              <w:t>P. orientalis</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08BB38" w14:textId="77777777" w:rsidR="0019042E" w:rsidRDefault="002F414F">
            <w:r>
              <w:rPr>
                <w:sz w:val="18"/>
                <w:szCs w:val="18"/>
              </w:rPr>
              <w:t>1.15</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031E6C" w14:textId="77777777" w:rsidR="0019042E" w:rsidRDefault="002F414F">
            <w:r>
              <w:rPr>
                <w:sz w:val="18"/>
                <w:szCs w:val="18"/>
              </w:rPr>
              <w:t>0.0001</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B2EF3A" w14:textId="77777777" w:rsidR="0019042E" w:rsidRDefault="002F414F">
            <w:r>
              <w:rPr>
                <w:sz w:val="18"/>
                <w:szCs w:val="18"/>
              </w:rPr>
              <w:t>1.15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03D51" w14:textId="77777777" w:rsidR="0019042E" w:rsidRDefault="002F414F">
            <w:r>
              <w:rPr>
                <w:sz w:val="18"/>
                <w:szCs w:val="18"/>
              </w:rPr>
              <w:t>100%</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8D1D94" w14:textId="77777777" w:rsidR="0019042E" w:rsidRDefault="002F414F">
            <w:r>
              <w:rPr>
                <w:sz w:val="18"/>
                <w:szCs w:val="18"/>
              </w:rPr>
              <w:t>≫10⁶</w:t>
            </w:r>
          </w:p>
        </w:tc>
      </w:tr>
    </w:tbl>
    <w:p w14:paraId="7515BCBA" w14:textId="77777777" w:rsidR="0019042E" w:rsidRDefault="002F414F">
      <w:r>
        <w:br w:type="page"/>
      </w:r>
    </w:p>
    <w:p w14:paraId="5DF63403" w14:textId="77777777" w:rsidR="0019042E" w:rsidRDefault="0019042E">
      <w:pPr>
        <w:spacing w:before="40" w:after="40"/>
      </w:pPr>
    </w:p>
    <w:p w14:paraId="49364E73" w14:textId="77777777" w:rsidR="0019042E" w:rsidRDefault="002F414F">
      <w:pPr>
        <w:spacing w:before="100"/>
      </w:pPr>
      <w:r>
        <w:rPr>
          <w:sz w:val="20"/>
          <w:szCs w:val="20"/>
        </w:rPr>
        <w:t>Table S27. Delta-gamma: colonisation rate required for 10% equilibrium occupancy.</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800"/>
        <w:gridCol w:w="2700"/>
      </w:tblGrid>
      <w:tr w:rsidR="0019042E" w14:paraId="0D9D027B"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36C792E" w14:textId="77777777" w:rsidR="0019042E" w:rsidRDefault="002F414F">
            <w:r>
              <w:rPr>
                <w:b/>
                <w:bCs/>
                <w:sz w:val="18"/>
                <w:szCs w:val="18"/>
              </w:rPr>
              <w:t>Species</w:t>
            </w:r>
          </w:p>
        </w:tc>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371A6AA" w14:textId="77777777" w:rsidR="0019042E" w:rsidRDefault="002F414F">
            <w:r>
              <w:rPr>
                <w:b/>
                <w:bCs/>
                <w:sz w:val="18"/>
                <w:szCs w:val="18"/>
              </w:rPr>
              <w:t>γ required (%)</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A139024" w14:textId="77777777" w:rsidR="0019042E" w:rsidRDefault="002F414F">
            <w:r>
              <w:rPr>
                <w:b/>
                <w:bCs/>
                <w:sz w:val="18"/>
                <w:szCs w:val="18"/>
              </w:rPr>
              <w:t>Multiplier (median)</w:t>
            </w:r>
          </w:p>
        </w:tc>
        <w:tc>
          <w:tcPr>
            <w:tcW w:w="27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B8D7A63" w14:textId="77777777" w:rsidR="0019042E" w:rsidRDefault="002F414F">
            <w:r>
              <w:rPr>
                <w:b/>
                <w:bCs/>
                <w:sz w:val="18"/>
                <w:szCs w:val="18"/>
              </w:rPr>
              <w:t>Multiplier 95% CI</w:t>
            </w:r>
          </w:p>
        </w:tc>
      </w:tr>
      <w:tr w:rsidR="0019042E" w14:paraId="58A642DF"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74EC58" w14:textId="77777777" w:rsidR="0019042E" w:rsidRDefault="002F414F">
            <w:r>
              <w:rPr>
                <w:i/>
                <w:iCs/>
                <w:sz w:val="18"/>
                <w:szCs w:val="18"/>
              </w:rPr>
              <w:t>O. tarda</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BC6A2" w14:textId="77777777" w:rsidR="0019042E" w:rsidRDefault="002F414F">
            <w:r>
              <w:rPr>
                <w:sz w:val="18"/>
                <w:szCs w:val="18"/>
              </w:rPr>
              <w:t>0.025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200674" w14:textId="77777777" w:rsidR="0019042E" w:rsidRDefault="002F414F">
            <w:r>
              <w:rPr>
                <w:sz w:val="18"/>
                <w:szCs w:val="18"/>
              </w:rPr>
              <w:t>541×</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A43C34" w14:textId="77777777" w:rsidR="0019042E" w:rsidRDefault="002F414F">
            <w:r>
              <w:rPr>
                <w:sz w:val="18"/>
                <w:szCs w:val="18"/>
              </w:rPr>
              <w:t>6–27,855×</w:t>
            </w:r>
          </w:p>
        </w:tc>
      </w:tr>
      <w:tr w:rsidR="0019042E" w14:paraId="53C45F4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9E7BEF" w14:textId="77777777" w:rsidR="0019042E" w:rsidRDefault="002F414F">
            <w:r>
              <w:rPr>
                <w:i/>
                <w:iCs/>
                <w:sz w:val="18"/>
                <w:szCs w:val="18"/>
              </w:rPr>
              <w:t>T. tetrax</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53D57" w14:textId="77777777" w:rsidR="0019042E" w:rsidRDefault="002F414F">
            <w:r>
              <w:rPr>
                <w:sz w:val="18"/>
                <w:szCs w:val="18"/>
              </w:rPr>
              <w:t>0.015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0F1151" w14:textId="77777777" w:rsidR="0019042E" w:rsidRDefault="002F414F">
            <w:r>
              <w:rPr>
                <w:sz w:val="18"/>
                <w:szCs w:val="18"/>
              </w:rPr>
              <w:t>22×</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181AAE" w14:textId="77777777" w:rsidR="0019042E" w:rsidRDefault="002F414F">
            <w:r>
              <w:rPr>
                <w:sz w:val="18"/>
                <w:szCs w:val="18"/>
              </w:rPr>
              <w:t>7–73×</w:t>
            </w:r>
          </w:p>
        </w:tc>
      </w:tr>
      <w:tr w:rsidR="0019042E" w14:paraId="1E26FD2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6056C0" w14:textId="77777777" w:rsidR="0019042E" w:rsidRDefault="002F414F">
            <w:r>
              <w:rPr>
                <w:i/>
                <w:iCs/>
                <w:sz w:val="18"/>
                <w:szCs w:val="18"/>
              </w:rPr>
              <w:t>P. alchata</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ECF99C" w14:textId="77777777" w:rsidR="0019042E" w:rsidRDefault="002F414F">
            <w:r>
              <w:rPr>
                <w:sz w:val="18"/>
                <w:szCs w:val="18"/>
              </w:rPr>
              <w:t>0.055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30CB3C" w14:textId="77777777" w:rsidR="0019042E" w:rsidRDefault="002F414F">
            <w:r>
              <w:rPr>
                <w:sz w:val="18"/>
                <w:szCs w:val="18"/>
              </w:rPr>
              <w:t>35×</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F1967D" w14:textId="77777777" w:rsidR="0019042E" w:rsidRDefault="002F414F">
            <w:r>
              <w:rPr>
                <w:sz w:val="18"/>
                <w:szCs w:val="18"/>
              </w:rPr>
              <w:t>2–148×</w:t>
            </w:r>
          </w:p>
        </w:tc>
      </w:tr>
      <w:tr w:rsidR="0019042E" w14:paraId="6154ADD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CA5612" w14:textId="77777777" w:rsidR="0019042E" w:rsidRDefault="002F414F">
            <w:r>
              <w:rPr>
                <w:i/>
                <w:iCs/>
                <w:sz w:val="18"/>
                <w:szCs w:val="18"/>
              </w:rPr>
              <w:t>P. orientalis</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54E460" w14:textId="77777777" w:rsidR="0019042E" w:rsidRDefault="002F414F">
            <w:r>
              <w:rPr>
                <w:sz w:val="18"/>
                <w:szCs w:val="18"/>
              </w:rPr>
              <w:t>0.049</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CA300A" w14:textId="77777777" w:rsidR="0019042E" w:rsidRDefault="002F414F">
            <w:r>
              <w:rPr>
                <w:sz w:val="18"/>
                <w:szCs w:val="18"/>
              </w:rPr>
              <w:t>117,215×</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A19818" w14:textId="77777777" w:rsidR="0019042E" w:rsidRDefault="002F414F">
            <w:r>
              <w:rPr>
                <w:sz w:val="18"/>
                <w:szCs w:val="18"/>
              </w:rPr>
              <w:t>86–244,501,693×</w:t>
            </w:r>
          </w:p>
        </w:tc>
      </w:tr>
    </w:tbl>
    <w:p w14:paraId="2F87E702" w14:textId="77777777" w:rsidR="0019042E" w:rsidRDefault="0019042E">
      <w:pPr>
        <w:spacing w:before="40" w:after="40"/>
      </w:pPr>
    </w:p>
    <w:p w14:paraId="0BB604C2" w14:textId="77777777" w:rsidR="0019042E" w:rsidRDefault="002F414F">
      <w:r>
        <w:br w:type="page"/>
      </w:r>
    </w:p>
    <w:p w14:paraId="60E12F76" w14:textId="77777777" w:rsidR="0019042E" w:rsidRDefault="0019042E">
      <w:pPr>
        <w:spacing w:before="40" w:after="40"/>
      </w:pPr>
    </w:p>
    <w:p w14:paraId="39E6A96B" w14:textId="77777777" w:rsidR="0019042E" w:rsidRDefault="002F414F">
      <w:pPr>
        <w:spacing w:before="100"/>
      </w:pPr>
      <w:r>
        <w:rPr>
          <w:sz w:val="20"/>
          <w:szCs w:val="20"/>
        </w:rPr>
        <w:t>Table S28. Spatially blocked cross-validation of ψ₁ against the Spanish Breeding Bird Atlas. uAUC = uniform AUC (Jiménez-Valverde, 2022), correcting for the representativeness effect.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800"/>
        <w:gridCol w:w="900"/>
        <w:gridCol w:w="1200"/>
      </w:tblGrid>
      <w:tr w:rsidR="0019042E" w14:paraId="439C6B2E" w14:textId="77777777">
        <w:tc>
          <w:tcPr>
            <w:tcW w:w="15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0FE48C2"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63A20FB" w14:textId="77777777" w:rsidR="0019042E" w:rsidRDefault="002F414F">
            <w:r>
              <w:rPr>
                <w:b/>
                <w:bCs/>
                <w:sz w:val="18"/>
                <w:szCs w:val="18"/>
              </w:rPr>
              <w:t>AUC</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F10033E" w14:textId="77777777" w:rsidR="0019042E" w:rsidRDefault="002F414F">
            <w:r>
              <w:rPr>
                <w:b/>
                <w:bCs/>
                <w:sz w:val="18"/>
                <w:szCs w:val="18"/>
              </w:rPr>
              <w:t>uAUC</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45934FF" w14:textId="77777777" w:rsidR="0019042E" w:rsidRDefault="002F414F">
            <w:r>
              <w:rPr>
                <w:b/>
                <w:bCs/>
                <w:sz w:val="18"/>
                <w:szCs w:val="18"/>
              </w:rPr>
              <w:t>Calibration slope</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D52DB73" w14:textId="77777777" w:rsidR="0019042E" w:rsidRDefault="002F414F">
            <w:r>
              <w:rPr>
                <w:b/>
                <w:bCs/>
                <w:sz w:val="18"/>
                <w:szCs w:val="18"/>
              </w:rPr>
              <w:t>TSS</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EB9A930" w14:textId="77777777" w:rsidR="0019042E" w:rsidRDefault="002F414F">
            <w:r>
              <w:rPr>
                <w:b/>
                <w:bCs/>
                <w:sz w:val="18"/>
                <w:szCs w:val="18"/>
              </w:rPr>
              <w:t>N test polygons</w:t>
            </w:r>
          </w:p>
        </w:tc>
      </w:tr>
      <w:tr w:rsidR="0019042E" w14:paraId="3EC15D89"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C8AE42"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D1FF0E" w14:textId="77777777" w:rsidR="0019042E" w:rsidRDefault="002F414F">
            <w:r>
              <w:rPr>
                <w:sz w:val="18"/>
                <w:szCs w:val="18"/>
              </w:rPr>
              <w:t>0.884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329732" w14:textId="77777777" w:rsidR="0019042E" w:rsidRDefault="002F414F">
            <w:r>
              <w:rPr>
                <w:sz w:val="18"/>
                <w:szCs w:val="18"/>
              </w:rPr>
              <w:t>0.693</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DF5492" w14:textId="77777777" w:rsidR="0019042E" w:rsidRDefault="002F414F">
            <w:r>
              <w:rPr>
                <w:sz w:val="18"/>
                <w:szCs w:val="18"/>
              </w:rPr>
              <w:t>0.609 ± 0.030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BC4518" w14:textId="77777777" w:rsidR="0019042E" w:rsidRDefault="002F414F">
            <w:r>
              <w:rPr>
                <w:sz w:val="18"/>
                <w:szCs w:val="18"/>
              </w:rPr>
              <w:t>0.612</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B3A4AE" w14:textId="77777777" w:rsidR="0019042E" w:rsidRDefault="002F414F">
            <w:r>
              <w:rPr>
                <w:sz w:val="18"/>
                <w:szCs w:val="18"/>
              </w:rPr>
              <w:t>5,202</w:t>
            </w:r>
          </w:p>
        </w:tc>
      </w:tr>
      <w:tr w:rsidR="0019042E" w14:paraId="049CD14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C14DC6"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D15C74" w14:textId="77777777" w:rsidR="0019042E" w:rsidRDefault="002F414F">
            <w:r>
              <w:rPr>
                <w:sz w:val="18"/>
                <w:szCs w:val="18"/>
              </w:rPr>
              <w:t>0.850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49879" w14:textId="77777777" w:rsidR="0019042E" w:rsidRDefault="002F414F">
            <w:r>
              <w:rPr>
                <w:sz w:val="18"/>
                <w:szCs w:val="18"/>
              </w:rPr>
              <w:t>0.763</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EA2020" w14:textId="77777777" w:rsidR="0019042E" w:rsidRDefault="002F414F">
            <w:r>
              <w:rPr>
                <w:sz w:val="18"/>
                <w:szCs w:val="18"/>
              </w:rPr>
              <w:t>0.598 ± 0.022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DF5CBB" w14:textId="77777777" w:rsidR="0019042E" w:rsidRDefault="002F414F">
            <w:r>
              <w:rPr>
                <w:sz w:val="18"/>
                <w:szCs w:val="18"/>
              </w:rPr>
              <w:t>0.546</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F53FC9" w14:textId="77777777" w:rsidR="0019042E" w:rsidRDefault="002F414F">
            <w:r>
              <w:rPr>
                <w:sz w:val="18"/>
                <w:szCs w:val="18"/>
              </w:rPr>
              <w:t>5,202</w:t>
            </w:r>
          </w:p>
        </w:tc>
      </w:tr>
      <w:tr w:rsidR="0019042E" w14:paraId="571C98E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2E1EB3"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5C68E8" w14:textId="77777777" w:rsidR="0019042E" w:rsidRDefault="002F414F">
            <w:r>
              <w:rPr>
                <w:sz w:val="18"/>
                <w:szCs w:val="18"/>
              </w:rPr>
              <w:t>0.844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3168BF" w14:textId="77777777" w:rsidR="0019042E" w:rsidRDefault="002F414F">
            <w:r>
              <w:rPr>
                <w:sz w:val="18"/>
                <w:szCs w:val="18"/>
              </w:rPr>
              <w:t>0.607</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8C2068" w14:textId="77777777" w:rsidR="0019042E" w:rsidRDefault="002F414F">
            <w:r>
              <w:rPr>
                <w:sz w:val="18"/>
                <w:szCs w:val="18"/>
              </w:rPr>
              <w:t>0.575 ± 0.033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C41864" w14:textId="77777777" w:rsidR="0019042E" w:rsidRDefault="002F414F">
            <w:r>
              <w:rPr>
                <w:sz w:val="18"/>
                <w:szCs w:val="18"/>
              </w:rPr>
              <w:t>0.569</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E8694E" w14:textId="77777777" w:rsidR="0019042E" w:rsidRDefault="002F414F">
            <w:r>
              <w:rPr>
                <w:sz w:val="18"/>
                <w:szCs w:val="18"/>
              </w:rPr>
              <w:t>5,202</w:t>
            </w:r>
          </w:p>
        </w:tc>
      </w:tr>
      <w:tr w:rsidR="0019042E" w14:paraId="0FA9D0F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3696D"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9076AF" w14:textId="77777777" w:rsidR="0019042E" w:rsidRDefault="002F414F">
            <w:r>
              <w:rPr>
                <w:sz w:val="18"/>
                <w:szCs w:val="18"/>
              </w:rPr>
              <w:t>0.823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25C343" w14:textId="77777777" w:rsidR="0019042E" w:rsidRDefault="002F414F">
            <w:r>
              <w:rPr>
                <w:sz w:val="18"/>
                <w:szCs w:val="18"/>
              </w:rPr>
              <w:t>0.732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C090D8" w14:textId="77777777" w:rsidR="0019042E" w:rsidRDefault="002F414F">
            <w:r>
              <w:rPr>
                <w:sz w:val="18"/>
                <w:szCs w:val="18"/>
              </w:rPr>
              <w:t>0.623 ± 0.029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818E74" w14:textId="77777777" w:rsidR="0019042E" w:rsidRDefault="002F414F">
            <w:r>
              <w:rPr>
                <w:sz w:val="18"/>
                <w:szCs w:val="18"/>
              </w:rPr>
              <w:t>0.536</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42C5C5" w14:textId="77777777" w:rsidR="0019042E" w:rsidRDefault="002F414F">
            <w:r>
              <w:rPr>
                <w:sz w:val="18"/>
                <w:szCs w:val="18"/>
              </w:rPr>
              <w:t>5,202</w:t>
            </w:r>
          </w:p>
        </w:tc>
      </w:tr>
    </w:tbl>
    <w:p w14:paraId="0F160AD5" w14:textId="77777777" w:rsidR="0019042E" w:rsidRDefault="0019042E"/>
    <w:p>
      <w:pPr>
        <w:pStyle w:val="Ttulo1"/>
        <w:rPr>
          <w:ins w:id="9201" w:author="Guillermo Fandos" w:date="2026-08-27T12:00:00Z"/>
          <w:lang w:val="en-US"/>
        </w:rPr>
      </w:pPr>
      <w:ins w:id="9202" w:author="Guillermo Fandos" w:date="2026-08-27T12:00:00Z">
        <w:r>
          <w:rPr>
            <w:lang w:val="en-US"/>
          </w:rPr>
          <w:t xml:space="preserve">Appendix S19. Robustness to within-cell sampling structure: the stepRep covariate</w:t>
        </w:r>
      </w:ins>
    </w:p>
    <w:p>
      <w:pPr>
        <w:pStyle w:val="Ttulo2"/>
        <w:rPr>
          <w:ins w:id="9203" w:author="Guillermo Fandos" w:date="2026-08-27T12:00:00Z"/>
          <w:lang w:val="en-US"/>
        </w:rPr>
      </w:pPr>
      <w:ins w:id="9204" w:author="Guillermo Fandos" w:date="2026-08-27T12:00:00Z">
        <w:r>
          <w:rPr>
            <w:lang w:val="en-US"/>
          </w:rPr>
          <w:t xml:space="preserve">S19.1 Motivation</w:t>
        </w:r>
      </w:ins>
    </w:p>
    <w:p>
      <w:pPr>
        <w:jc w:val="both"/>
        <w:rPr>
          <w:ins w:id="9205" w:author="Guillermo Fandos" w:date="2026-08-27T12:00:00Z"/>
          <w:lang w:val="en-US"/>
        </w:rPr>
      </w:pPr>
      <w:ins w:id="9206" w:author="Guillermo Fandos" w:date="2026-08-27T12:00:00Z">
        <w:r>
          <w:rPr>
            <w:lang w:val="en-US"/>
          </w:rPr>
          <w:t xml:space="preserve">The main-text detection sub-model controls for the heterogeneity of citizen-science effort with four checklist-level covariates: survey duration, distance travelled, number of observers, and time of day. These quantities capture the per-visit characteristics of each eBird checklist. They do not, however, capture where, within a 5 km grid cell, an observer chose to walk or stand. eBird checklists are spatially non-uniform within cells (Johnston et al., 2021): observers preferentially visit accessible sites, recently-reported localities, and habitats whose visual or acoustic properties facilitate identification. For habitat specialists such as the four species considered here, this within-cell sampling structure is consequential. A 5 km cell containing 30 % of its area as non-irrigated arable land and pastures can be sampled, in any given year, almost exclusively along its forested edges or, alternatively, almost exclusively across its open patches. The probability that a checklist detects a great bustard or a sandgrouse differs by an order of magnitude between those two scenarios, regardless of survey duration or observer count.</w:t>
        </w:r>
      </w:ins>
    </w:p>
    <w:p>
      <w:pPr>
        <w:jc w:val="both"/>
        <w:rPr>
          <w:ins w:id="9207" w:author="Guillermo Fandos" w:date="2026-08-27T12:00:00Z"/>
          <w:lang w:val="en-US"/>
        </w:rPr>
      </w:pPr>
      <w:ins w:id="9208" w:author="Guillermo Fandos" w:date="2026-08-27T12:00:00Z">
        <w:r>
          <w:rPr>
            <w:lang w:val="en-US"/>
          </w:rPr>
          <w:t xml:space="preserve">If the within-cell distribution of checklists were constant over the seven-year study window, this bias would be absorbed into the intercept of the detection sub-model and would not affect inference about the temporal processes of colonisation and extinction. If, on the other hand, the within-cell distribution shifts systematically over time, the bias becomes time-varying and can be misattributed by the model to changes in the state process (γ or ε). The naive prediction is that rising within-cell sampling efficiency over time, the scenario in which observers progressively concentrate on the actual habitat patches where focal species are detectable, would inflate apparent persistence in late years and therefore deflate apparent extinction. A detection sub-model that ignores this structure cannot distinguish a genuine reduction in local extinction risk from an artefact of improving observer choice. We constructed an explicit covariate to test for this possibility.</w:t>
        </w:r>
      </w:ins>
    </w:p>
    <w:p>
      <w:pPr>
        <w:pStyle w:val="Ttulo2"/>
        <w:rPr>
          <w:ins w:id="9209" w:author="Guillermo Fandos" w:date="2026-08-27T12:00:00Z"/>
          <w:lang w:val="en-US"/>
        </w:rPr>
      </w:pPr>
      <w:ins w:id="9210" w:author="Guillermo Fandos" w:date="2026-08-27T12:00:00Z">
        <w:r>
          <w:rPr>
            <w:lang w:val="en-US"/>
          </w:rPr>
          <w:t xml:space="preserve">S19.2 Construction of the steppe-representativeness covariate</w:t>
        </w:r>
      </w:ins>
    </w:p>
    <w:p>
      <w:pPr>
        <w:jc w:val="both"/>
        <w:rPr>
          <w:ins w:id="9211" w:author="Guillermo Fandos" w:date="2026-08-27T12:00:00Z"/>
          <w:lang w:val="en-US"/>
        </w:rPr>
      </w:pPr>
      <w:ins w:id="9212" w:author="Guillermo Fandos" w:date="2026-08-27T12:00:00Z">
        <w:r>
          <w:rPr>
            <w:lang w:val="en-US"/>
          </w:rPr>
          <w:t xml:space="preserve">We used the CORINE Land Cover 2018 product, version 20u1 at 100 m resolution and EPSG:3035 (Copernicus Land Monitoring Service; Büttner et al., 2021), as the static habitat reference. CORINE 2018 is the canonical Level-3 land-cover product covering the full study area and supports the class codes used in the established Iberian steppe-bird habitat literature (Brotons et al., 2004; Delgado &amp; Moreira, 2000; Suárez et al., 1997; Traba &amp; Morales, 2019). Treating the habitat layer as static across 2017–2023 is appropriate at this scale because pseudo-steppe land-cover converts slowly relative to the seven-year window; consequently, the cell-year variation in the new covariate reflects the spatial structure of sampling effort within each cell, not habitat change.</w:t>
        </w:r>
      </w:ins>
    </w:p>
    <w:p>
      <w:pPr>
        <w:jc w:val="both"/>
        <w:rPr>
          <w:ins w:id="9213" w:author="Guillermo Fandos" w:date="2026-08-27T12:00:00Z"/>
          <w:lang w:val="en-US"/>
        </w:rPr>
      </w:pPr>
      <w:ins w:id="9214" w:author="Guillermo Fandos" w:date="2026-08-27T12:00:00Z">
        <w:r>
          <w:rPr>
            <w:lang w:val="en-US"/>
          </w:rPr>
          <w:t xml:space="preserve">We defined a binary pseudo-steppe mask comprising four CORINE Level-3 classes: 211 (non-irrigated arable land), 231 (pastures), 321 (natural grasslands) and 333 (sparsely vegetated areas). These are the four classes consistently identified as primary breeding habitat for </w:t>
        </w:r>
        <w:r>
          <w:rPr>
            <w:i/>
            <w:iCs/>
            <w:lang w:val="en-US"/>
          </w:rPr>
          <w:t xml:space="preserve">Otis tarda</w:t>
        </w:r>
        <w:r>
          <w:rPr>
            <w:lang w:val="en-US"/>
          </w:rPr>
          <w:t xml:space="preserve">, </w:t>
        </w:r>
        <w:r>
          <w:rPr>
            <w:i/>
            <w:iCs/>
            <w:lang w:val="en-US"/>
          </w:rPr>
          <w:t xml:space="preserve">Tetrax tetrax</w:t>
        </w:r>
        <w:r>
          <w:rPr>
            <w:lang w:val="en-US"/>
          </w:rPr>
          <w:t xml:space="preserve">, </w:t>
        </w:r>
        <w:r>
          <w:rPr>
            <w:i/>
            <w:iCs/>
            <w:lang w:val="en-US"/>
          </w:rPr>
          <w:t xml:space="preserve">Pterocles alchata</w:t>
        </w:r>
        <w:r>
          <w:rPr>
            <w:lang w:val="en-US"/>
          </w:rPr>
          <w:t xml:space="preserve"> and </w:t>
        </w:r>
        <w:r>
          <w:rPr>
            <w:i/>
            <w:iCs/>
            <w:lang w:val="en-US"/>
          </w:rPr>
          <w:t xml:space="preserve">Pterocles orientalis</w:t>
        </w:r>
        <w:r>
          <w:rPr>
            <w:lang w:val="en-US"/>
          </w:rPr>
          <w:t xml:space="preserve"> in the Iberian Peninsula (Brotons et al., 2004; Delgado &amp; Moreira, 2000; Suárez et al., 1997; Traba &amp; Morales, 2019). Three CORINE classes that are sometimes occupied by these species under specific configurations, 242 (complex cultivation patterns), 243 (agriculture with significant areas of natural vegetation) and 244 (agro-forestry / dehesa), were grouped into a broader mask used as a sensitivity check (results not shown; effects in the same direction with attenuated magnitude). Permanently irrigated land (212), rice fields (213), vineyards (221) and olive groves (223) were excluded explicitly, in agreement with the same literature.</w:t>
        </w:r>
      </w:ins>
    </w:p>
    <w:p>
      <w:pPr>
        <w:jc w:val="both"/>
        <w:rPr>
          <w:ins w:id="9215" w:author="Guillermo Fandos" w:date="2026-08-27T12:00:00Z"/>
          <w:lang w:val="en-US"/>
        </w:rPr>
      </w:pPr>
      <w:ins w:id="9216" w:author="Guillermo Fandos" w:date="2026-08-27T12:00:00Z">
        <w:r>
          <w:rPr>
            <w:lang w:val="en-US"/>
          </w:rPr>
          <w:t xml:space="preserve">We then computed the per-checklist representativeness value as follows. Each unique eBird checklist that survived the effort filters of the main analysis was projected from WGS84 to ETRS89-LAEA Europe (EPSG:3035), and the proportion of a 500 m circular buffer around its location that was occupied by mask = 1 pixels was extracted from a focal raster pre-computed with terra::focal using a normalised circular kernel of radius 5 pixels (Hijmans, 2024). Pixels outside CORINE coverage were treated as zero, so that buffers near the coast were correctly diluted by the absence of land. The radius of 500 m is shorter than the typical eBird checklist transect (median travel distance 0.6 km in our filtered dataset), and was chosen to capture the immediate detection neighbourhood without averaging out fine-scale habitat selection by observers. Sensitivity with a 1 km buffer is reported below.</w:t>
        </w:r>
      </w:ins>
    </w:p>
    <w:p>
      <w:pPr>
        <w:jc w:val="both"/>
        <w:rPr>
          <w:ins w:id="9217" w:author="Guillermo Fandos" w:date="2026-08-27T12:00:00Z"/>
          <w:lang w:val="en-US"/>
        </w:rPr>
      </w:pPr>
      <w:ins w:id="9218" w:author="Guillermo Fandos" w:date="2026-08-27T12:00:00Z">
        <w:r>
          <w:rPr>
            <w:lang w:val="en-US"/>
          </w:rPr>
          <w:t xml:space="preserve">For each species' modelling table, per-checklist values were aggregated to the (cell, year) level by an unweighted mean and then merged into the wide-format detection table by the WorldClim 5 km cell index that already structures the main-text models. Within the colext fits, the resulting yearly site covariate stepRep was standardised in the same step as the other dynamic covariates (NDVI, precipitation, minimum and maximum temperature, MODIS land cover classes), expanded to observation-level dimensions in parallel with NDVI_obs and pr_obs, and entered the detection sub-model as stepRep_obs. The remainder of the modelling framework is unchanged from §2.4 of the main text.</w:t>
        </w:r>
      </w:ins>
    </w:p>
    <w:p>
      <w:pPr>
        <w:pStyle w:val="Ttulo2"/>
        <w:rPr>
          <w:ins w:id="9219" w:author="Guillermo Fandos" w:date="2026-08-27T12:00:00Z"/>
          <w:lang w:val="en-US"/>
        </w:rPr>
      </w:pPr>
      <w:ins w:id="9220" w:author="Guillermo Fandos" w:date="2026-08-27T12:00:00Z">
        <w:r>
          <w:rPr>
            <w:lang w:val="en-US"/>
          </w:rPr>
          <w:t xml:space="preserve">S19.3 Temporal patterns in within-cell sampling structure</w:t>
        </w:r>
      </w:ins>
    </w:p>
    <w:p>
      <w:pPr>
        <w:jc w:val="both"/>
        <w:rPr>
          <w:ins w:id="9221" w:author="Guillermo Fandos" w:date="2026-08-27T12:00:00Z"/>
          <w:lang w:val="en-US"/>
        </w:rPr>
      </w:pPr>
      <w:ins w:id="9222" w:author="Guillermo Fandos" w:date="2026-08-27T12:00:00Z">
        <w:r>
          <w:rPr>
            <w:lang w:val="en-US"/>
          </w:rPr>
          <w:t xml:space="preserve">Within-cell sampling structure shifted systematically over time in cells where focal species are detected. The annual checklist-weighted mean of stepRep_strict_500m in cells with at least one detection of the focal species rose monotonically from 0.48 in 2017 to 0.62 in 2023 for </w:t>
        </w:r>
        <w:r>
          <w:rPr>
            <w:i/>
            <w:iCs/>
            <w:lang w:val="en-US"/>
          </w:rPr>
          <w:t xml:space="preserve">Otis tarda</w:t>
        </w:r>
        <w:r>
          <w:rPr>
            <w:lang w:val="en-US"/>
          </w:rPr>
          <w:t xml:space="preserve">, from 0.30 to 0.44 for </w:t>
        </w:r>
        <w:r>
          <w:rPr>
            <w:i/>
            <w:iCs/>
            <w:lang w:val="en-US"/>
          </w:rPr>
          <w:t xml:space="preserve">Pterocles alchata</w:t>
        </w:r>
        <w:r>
          <w:rPr>
            <w:lang w:val="en-US"/>
          </w:rPr>
          <w:t xml:space="preserve">, from 0.49 to 0.59 for </w:t>
        </w:r>
        <w:r>
          <w:rPr>
            <w:i/>
            <w:iCs/>
            <w:lang w:val="en-US"/>
          </w:rPr>
          <w:t xml:space="preserve">Pterocles orientalis</w:t>
        </w:r>
        <w:r>
          <w:rPr>
            <w:lang w:val="en-US"/>
          </w:rPr>
          <w:t xml:space="preserve">, and from 0.50 to 0.61 for </w:t>
        </w:r>
        <w:r>
          <w:rPr>
            <w:i/>
            <w:iCs/>
            <w:lang w:val="en-US"/>
          </w:rPr>
          <w:t xml:space="preserve">Tetrax tetrax</w:t>
        </w:r>
        <w:r>
          <w:rPr>
            <w:lang w:val="en-US"/>
          </w:rPr>
          <w:t xml:space="preserve"> (Figure S17A). Across the full peninsular sample, by contrast, the same statistic was flat across years (range 0.21–0.25 across the entire window for all four species). The two-panel structure of Figure S17 makes this divergence explicit: in cells where the focal species are present, the proportion of checklists falling on actual pseudo-steppe pixels exceeded the peninsular average by 0.08 to 0.27 in 2017 and by 0.22 to 0.39 in 2023 (Figure S17B), an increase of 0.09 to 0.14 on the [0, 1] scale over the seven-year period.</w:t>
        </w:r>
      </w:ins>
    </w:p>
    <w:p>
      <w:pPr>
        <w:jc w:val="both"/>
        <w:rPr>
          <w:ins w:id="9223" w:author="Guillermo Fandos" w:date="2026-08-27T12:00:00Z"/>
          <w:lang w:val="en-US"/>
        </w:rPr>
      </w:pPr>
      <w:ins w:id="9224" w:author="Guillermo Fandos" w:date="2026-08-27T12:00:00Z">
        <w:r>
          <w:rPr>
            <w:lang w:val="en-US"/>
          </w:rPr>
          <w:t xml:space="preserve">The mechanism likely combines two effects. First, </w:t>
        </w:r>
        <w:r>
          <w:rPr>
            <w:i/>
            <w:iCs/>
            <w:lang w:val="en-US"/>
          </w:rPr>
          <w:t xml:space="preserve">de novo</w:t>
        </w:r>
        <w:r>
          <w:rPr>
            <w:lang w:val="en-US"/>
          </w:rPr>
          <w:t xml:space="preserve"> eBird participants entering the platform during the study period tended to start their checklists in accessible or well-publicised locations and only later, as their familiarity with local birding spots grew, redirected effort towards open agricultural landscapes where steppe birds are recorded. Second, the publication of species records from these cells on eBird-derived hotspots and on regional birding portals (Reservoir Birds, Aves Ibéricas) generated feedback effects, with subsequent observers targeting the specific parcels where conspecific records had accumulated. Neither effect is captured by aggregate effort measures: Spearman rank correlation between log(n_checklists) and stepRep_strict_500m at the cell-year level was indistinguishable from zero in all four species (ρ between −0.005 and −0.05), confirming that the temporal pattern in Figure S17 operates independently of the effort covariates already in the main-text detection sub-model.</w:t>
        </w:r>
      </w:ins>
    </w:p>
    <w:p>
      <w:pPr>
        <w:jc w:val="both"/>
        <w:rPr>
          <w:ins w:id="9225" w:author="Guillermo Fandos" w:date="2026-08-27T12:00:00Z"/>
          <w:lang w:val="en-US"/>
        </w:rPr>
      </w:pPr>
      <w:ins w:id="9226" w:author="Guillermo Fandos" w:date="2026-08-27T12:00:00Z">
        <w:r>
          <w:rPr>
            <w:lang w:val="en-US"/>
          </w:rPr>
          <w:t xml:space="preserve">This pattern is the structural confounder we set out to test. If left unmodelled, late-period checklists in occupied cells would carry more information per visit than early-period ones, and the model would have to reconcile a roughly stable observed detection trajectory with an underlying ψ-trajectory that, on the naive expectation, would appear more stable than it actually is. The resulting bias would propagate into the transition sub-models: γ would be inflated if apparent recolonisations are partly composed of late-period rediscoveries; ε would be deflated if apparent persistence is partly composed of improving observation. The remainder of this Appendix tests whether either bias is present in the headline main-text fits.</w:t>
        </w:r>
      </w:ins>
    </w:p>
    <w:p>
      <w:pPr>
        <w:rPr>
          <w:ins w:id="9227" w:author="Guillermo Fandos" w:date="2026-08-27T12:00:00Z"/>
        </w:rPr>
      </w:pPr>
      <w:ins w:id="9228" w:author="Guillermo Fandos" w:date="2026-08-27T12:00:00Z">
        <w:r>
          <w:rPr>
            <w:noProof/>
          </w:rPr>
          <w:drawing>
            <wp:inline distT="0" distB="0" distL="0" distR="0">
              <wp:extent cx="4572000" cy="4572000"/>
              <wp:effectExtent l="0" t="0" r="0" b="0"/>
              <wp:docPr id="900" name="Figure 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igure_S17.png"/>
                      <pic:cNvPicPr/>
                    </pic:nvPicPr>
                    <pic:blipFill>
                      <a:blip r:embed="rId34"/>
                      <a:stretch>
                        <a:fillRect/>
                      </a:stretch>
                    </pic:blipFill>
                    <pic:spPr>
                      <a:xfrm>
                        <a:off x="0" y="0"/>
                        <a:ext cx="4572000" cy="4572000"/>
                      </a:xfrm>
                      <a:prstGeom prst="rect">
                        <a:avLst/>
                      </a:prstGeom>
                    </pic:spPr>
                  </pic:pic>
                </a:graphicData>
              </a:graphic>
            </wp:inline>
          </w:drawing>
        </w:r>
      </w:ins>
    </w:p>
    <w:p>
      <w:pPr>
        <w:rPr>
          <w:ins w:id="9360" w:author="Guillermo Fandos" w:date="2026-08-27T12:00:00Z"/>
          <w:lang w:val="en-US"/>
        </w:rPr>
      </w:pPr>
      <w:ins w:id="9361" w:author="Guillermo Fandos" w:date="2026-08-27T12:00:00Z">
        <w:r>
          <w:rPr>
            <w:i/>
            <w:sz w:val="18"/>
            <w:b/>
            <w:lang w:val="en-US"/>
          </w:rPr>
          <w:t xml:space="preserve">Figure S17.</w:t>
        </w:r>
        <w:r>
          <w:rPr>
            <w:i/>
            <w:sz w:val="18"/>
            <w:lang w:val="en-US"/>
          </w:rPr>
          <w:t xml:space="preserve"> Within-cell sampling structure shifts over time in cells where focal species are detected, but not in the broader peninsular sample. (A) Annual checklist-weighted mean of stepRep_strict_500m, the proportion of each eBird checklist's 500 m circular buffer occupied by pseudo-steppe pixels under the strict CORINE 2018 mask (Level-3 classes 211, 231, 321 and 333). Grey, open symbols and dashed lines: all peninsular cells. Red, filled symbols and solid lines: cells with at least one detection of the focal species during 2017–2023. (B) Annual difference between the focal-cell and the peninsular mean (Δ stepRep). In all four species, the proportion of checklists falling on actual pseudo-steppe habitat is higher in focal cells than in peninsular cells overall, and the gap widens over the seven-year period by 0.09 to 0.14 units on the [0, 1] scale. Because this rising within-cell sampling efficiency would, in a detection-uncorrected analysis, mask local extinction and inflate apparent persistence, it is a structural confounder for inference about extinction dynamics from citizen-science data. Section S19.6 shows that the colonisation-extinction asymmetry reported in the main text is robust to controlling for this confounder.</w:t>
        </w:r>
      </w:ins>
    </w:p>
    <w:p>
      <w:pPr>
        <w:pStyle w:val="Ttulo2"/>
        <w:rPr>
          <w:ins w:id="9229" w:author="Guillermo Fandos" w:date="2026-08-27T12:00:00Z"/>
          <w:lang w:val="en-US"/>
        </w:rPr>
      </w:pPr>
      <w:ins w:id="9230" w:author="Guillermo Fandos" w:date="2026-08-27T12:00:00Z">
        <w:r>
          <w:rPr>
            <w:lang w:val="en-US"/>
          </w:rPr>
          <w:t xml:space="preserve">S19.4 Effect on the detection sub-model</w:t>
        </w:r>
      </w:ins>
    </w:p>
    <w:p>
      <w:pPr>
        <w:jc w:val="both"/>
        <w:rPr>
          <w:ins w:id="9231" w:author="Guillermo Fandos" w:date="2026-08-27T12:00:00Z"/>
          <w:lang w:val="en-US"/>
        </w:rPr>
      </w:pPr>
      <w:ins w:id="9232" w:author="Guillermo Fandos" w:date="2026-08-27T12:00:00Z">
        <w:r>
          <w:rPr>
            <w:lang w:val="en-US"/>
          </w:rPr>
          <w:t xml:space="preserve">Including stepRep_obs in the detection sub-model alongside the existing per-visit covariates produced a positive, large and highly significant coefficient in every species. The standardised effect sizes on the logit scale were +0.890 (SE 0.089, z = 10.0, p &lt; 10⁻²²) for </w:t>
        </w:r>
        <w:r>
          <w:rPr>
            <w:i/>
            <w:iCs/>
            <w:lang w:val="en-US"/>
          </w:rPr>
          <w:t xml:space="preserve">Otis tarda</w:t>
        </w:r>
        <w:r>
          <w:rPr>
            <w:lang w:val="en-US"/>
          </w:rPr>
          <w:t xml:space="preserve">, +0.804 (SE 0.130, z = 6.2, p &lt; 10⁻⁹) for </w:t>
        </w:r>
        <w:r>
          <w:rPr>
            <w:i/>
            <w:iCs/>
            <w:lang w:val="en-US"/>
          </w:rPr>
          <w:t xml:space="preserve">Tetrax tetrax</w:t>
        </w:r>
        <w:r>
          <w:rPr>
            <w:lang w:val="en-US"/>
          </w:rPr>
          <w:t xml:space="preserve">, +0.628 (SE 0.079, z = 8.0, p &lt; 10⁻¹⁵) for </w:t>
        </w:r>
        <w:r>
          <w:rPr>
            <w:i/>
            <w:iCs/>
            <w:lang w:val="en-US"/>
          </w:rPr>
          <w:t xml:space="preserve">Pterocles alchata</w:t>
        </w:r>
        <w:r>
          <w:rPr>
            <w:lang w:val="en-US"/>
          </w:rPr>
          <w:t xml:space="preserve">, and +0.609 (SE 0.089, z = 6.8, p &lt; 10⁻¹¹) for </w:t>
        </w:r>
        <w:r>
          <w:rPr>
            <w:i/>
            <w:iCs/>
            <w:lang w:val="en-US"/>
          </w:rPr>
          <w:t xml:space="preserve">Pterocles orientalis</w:t>
        </w:r>
        <w:r>
          <w:rPr>
            <w:lang w:val="en-US"/>
          </w:rPr>
          <w:t xml:space="preserve">. Each one-SD increase in within-cell pseudo-steppe representativeness therefore increased the detection odds per checklist by 84 % to 144 % across species, on top of the effect of all per-visit covariates already in the model. The AIC of the four detection sub-models dropped by 22.9 to 123.6 units relative to the original specification, all well above the conventional threshold for decisive support (Burnham &amp; Anderson, 2002). Sensitivity reruns with the 1 km buffer (stepRep_strict_1km) gave the same sign and qualitative magnitude with marginally lower coefficients (β between +0.46 and +0.74); the broader habitat mask including agro-forestry and complex cultivation classes yielded slightly attenuated effects of the same sign (β between +0.41 and +0.66; not shown).</w:t>
        </w:r>
      </w:ins>
    </w:p>
    <w:p>
      <w:pPr>
        <w:jc w:val="both"/>
        <w:rPr>
          <w:ins w:id="9233" w:author="Guillermo Fandos" w:date="2026-08-27T12:00:00Z"/>
          <w:lang w:val="en-US"/>
        </w:rPr>
      </w:pPr>
      <w:ins w:id="9234" w:author="Guillermo Fandos" w:date="2026-08-27T12:00:00Z">
        <w:r>
          <w:rPr>
            <w:lang w:val="en-US"/>
          </w:rPr>
          <w:t xml:space="preserve">The remaining detection coefficients shifted coherently with the introduction of stepRep_obs. Intercepts became more negative across all four species, mechanically compensating for the addition of a positive covariate. The coefficients on duration_minutes, on NDVI_obs and on pr_obs were attenuated in the species for which the primary model retained them, consistent with these per-visit covariates having partially absorbed the within-cell sampling structure in the original specification. Effort, observer count and time of day were stable in magnitude across both versions of the model. Together, these shifts indicate that stepRep_obs is not redundant with existing detection covariates: it captures a dimension of detection heterogeneity that the primary detection sub-model represented only indirectly.</w:t>
        </w:r>
      </w:ins>
    </w:p>
    <w:p>
      <w:pPr>
        <w:pStyle w:val="Ttulo2"/>
        <w:rPr>
          <w:ins w:id="9235" w:author="Guillermo Fandos" w:date="2026-08-27T12:00:00Z"/>
          <w:lang w:val="en-US"/>
        </w:rPr>
      </w:pPr>
      <w:ins w:id="9236" w:author="Guillermo Fandos" w:date="2026-08-27T12:00:00Z">
        <w:r>
          <w:rPr>
            <w:lang w:val="en-US"/>
          </w:rPr>
          <w:t xml:space="preserve">S19.5 Effect on extinction and colonisation estimates</w:t>
        </w:r>
      </w:ins>
    </w:p>
    <w:p>
      <w:pPr>
        <w:jc w:val="both"/>
        <w:rPr>
          <w:ins w:id="9237" w:author="Guillermo Fandos" w:date="2026-08-27T12:00:00Z"/>
          <w:lang w:val="en-US"/>
        </w:rPr>
      </w:pPr>
      <w:ins w:id="9238" w:author="Guillermo Fandos" w:date="2026-08-27T12:00:00Z">
        <w:r>
          <w:rPr>
            <w:lang w:val="en-US"/>
          </w:rPr>
          <w:t xml:space="preserve">The behaviour of the colonisation and extinction sub-models when stepRep_obs was added to detection was species-dependent in ways that informed the final specification reported here. With the primary model's covariate structure retained in γ and ε, the joint MLE was numerically stable only for </w:t>
        </w:r>
        <w:r>
          <w:rPr>
            <w:i/>
            <w:iCs/>
            <w:lang w:val="en-US"/>
          </w:rPr>
          <w:t xml:space="preserve">Pterocles orientalis</w:t>
        </w:r>
        <w:r>
          <w:rPr>
            <w:lang w:val="en-US"/>
          </w:rPr>
          <w:t xml:space="preserve">; in the other three species, the addition of a well-identified detection covariate redistributed the information budget of the joint likelihood, and the extinction sub-model lost identifiability (standard errors on the ε intercept of 182 for </w:t>
        </w:r>
        <w:r>
          <w:rPr>
            <w:i/>
            <w:iCs/>
            <w:lang w:val="en-US"/>
          </w:rPr>
          <w:t xml:space="preserve">Otis tarda</w:t>
        </w:r>
        <w:r>
          <w:rPr>
            <w:lang w:val="en-US"/>
          </w:rPr>
          <w:t xml:space="preserve"> and singular Hessian for </w:t>
        </w:r>
        <w:r>
          <w:rPr>
            <w:i/>
            <w:iCs/>
            <w:lang w:val="en-US"/>
          </w:rPr>
          <w:t xml:space="preserve">Tetrax tetrax</w:t>
        </w:r>
        <w:r>
          <w:rPr>
            <w:lang w:val="en-US"/>
          </w:rPr>
          <w:t xml:space="preserve">; SE 2.9 for </w:t>
        </w:r>
        <w:r>
          <w:rPr>
            <w:i/>
            <w:iCs/>
            <w:lang w:val="en-US"/>
          </w:rPr>
          <w:t xml:space="preserve">Pterocles alchata</w:t>
        </w:r>
        <w:r>
          <w:rPr>
            <w:lang w:val="en-US"/>
          </w:rPr>
          <w:t xml:space="preserve">). This pathology was not specific to stepRep_obs: replacing the multi-covariate ε specification with a single-covariate version chosen from the strongest effect in the primary model did not rescue identifiability for </w:t>
        </w:r>
        <w:r>
          <w:rPr>
            <w:i/>
            <w:iCs/>
            <w:lang w:val="en-US"/>
          </w:rPr>
          <w:t xml:space="preserve">Otis tarda</w:t>
        </w:r>
        <w:r>
          <w:rPr>
            <w:lang w:val="en-US"/>
          </w:rPr>
          <w:t xml:space="preserve"> or </w:t>
        </w:r>
        <w:r>
          <w:rPr>
            <w:i/>
            <w:iCs/>
            <w:lang w:val="en-US"/>
          </w:rPr>
          <w:t xml:space="preserve">Pterocles orientalis</w:t>
        </w:r>
        <w:r>
          <w:rPr>
            <w:lang w:val="en-US"/>
          </w:rPr>
          <w:t xml:space="preserve">. The pattern is one of information starvation in the extinction sub-model rather than covariate misspecification (Bailey et al., 2014; Kéry &amp; Royle, 2021).</w:t>
        </w:r>
      </w:ins>
    </w:p>
    <w:p>
      <w:pPr>
        <w:jc w:val="both"/>
        <w:rPr>
          <w:ins w:id="9239" w:author="Guillermo Fandos" w:date="2026-08-27T12:00:00Z"/>
          <w:lang w:val="en-US"/>
        </w:rPr>
      </w:pPr>
      <w:ins w:id="9240" w:author="Guillermo Fandos" w:date="2026-08-27T12:00:00Z">
        <w:r>
          <w:rPr>
            <w:lang w:val="en-US"/>
          </w:rPr>
          <w:t xml:space="preserve">We therefore report results under a reduced specification, hereafter the bias-corrected model: detection follows the form of the primary model augmented with stepRep_obs; the colonisation sub-model is restricted to γ ~ 1; and the extinction sub-model is restricted to ε ~ 1, with the single exception of </w:t>
        </w:r>
        <w:r>
          <w:rPr>
            <w:i/>
            <w:iCs/>
            <w:lang w:val="en-US"/>
          </w:rPr>
          <w:t xml:space="preserve">Pterocles orientalis</w:t>
        </w:r>
        <w:r>
          <w:rPr>
            <w:lang w:val="en-US"/>
          </w:rPr>
          <w:t xml:space="preserve"> for which we retain ε ~ LC12 + NDVI + pr (the only species in which the original covariate structure remains identifiable, as in the main text). Table S29 reports the baseline γ and ε values under the bias-corrected model alongside the values from the primary model in Table 1 of the main text.</w:t>
        </w:r>
      </w:ins>
    </w:p>
    <w:tbl>
      <w:tblPr>
        <w:tblStyle w:val="Cuadrculaclara-nfasis1"/>
        <w:tblW w:w="0" w:type="auto"/>
        <w:jc w:val="center"/>
        <w:tblLook w:val="04A0" w:firstRow="1" w:lastRow="0" w:firstColumn="1" w:lastColumn="0" w:noHBand="0" w:noVBand="1"/>
      </w:tblPr>
      <w:tblGrid>
        <w:gridCol w:w="1150"/>
        <w:gridCol w:w="1150"/>
        <w:gridCol w:w="1150"/>
        <w:gridCol w:w="1150"/>
        <w:gridCol w:w="1150"/>
        <w:gridCol w:w="1150"/>
        <w:gridCol w:w="1150"/>
        <w:gridCol w:w="1150"/>
      </w:tblGrid>
      <w:tr>
        <w:trPr>
          <w:ins w:id="9241" w:author="Guillermo Fandos" w:date="2026-08-27T12:00:00Z"/>
        </w:trPr>
        <w:tc>
          <w:tcPr>
            <w:tcW w:w="1150" w:type="dxa"/>
          </w:tcPr>
          <w:p>
            <w:pPr>
              <w:jc w:val="center"/>
              <w:rPr>
                <w:ins w:id="9242" w:author="Guillermo Fandos" w:date="2026-08-27T12:00:00Z"/>
                <w:sz w:val="16"/>
              </w:rPr>
            </w:pPr>
            <w:ins w:id="9243" w:author="Guillermo Fandos" w:date="2026-08-27T12:00:00Z">
              <w:r>
                <w:rPr>
                  <w:b/>
                  <w:sz w:val="16"/>
                  <w:lang w:val="en-US"/>
                </w:rPr>
                <w:t xml:space="preserve">Species</w:t>
              </w:r>
            </w:ins>
          </w:p>
        </w:tc>
        <w:tc>
          <w:tcPr>
            <w:tcW w:w="1150" w:type="dxa"/>
          </w:tcPr>
          <w:p>
            <w:pPr>
              <w:jc w:val="center"/>
              <w:rPr>
                <w:ins w:id="9244" w:author="Guillermo Fandos" w:date="2026-08-27T12:00:00Z"/>
                <w:sz w:val="16"/>
              </w:rPr>
            </w:pPr>
            <w:ins w:id="9245" w:author="Guillermo Fandos" w:date="2026-08-27T12:00:00Z">
              <w:r>
                <w:rPr>
                  <w:b/>
                  <w:sz w:val="16"/>
                  <w:lang w:val="en-US"/>
                </w:rPr>
                <w:t xml:space="preserve">Primary γ (%)</w:t>
              </w:r>
            </w:ins>
          </w:p>
        </w:tc>
        <w:tc>
          <w:tcPr>
            <w:tcW w:w="1150" w:type="dxa"/>
          </w:tcPr>
          <w:p>
            <w:pPr>
              <w:jc w:val="center"/>
              <w:rPr>
                <w:ins w:id="9246" w:author="Guillermo Fandos" w:date="2026-08-27T12:00:00Z"/>
                <w:sz w:val="16"/>
              </w:rPr>
            </w:pPr>
            <w:ins w:id="9247" w:author="Guillermo Fandos" w:date="2026-08-27T12:00:00Z">
              <w:r>
                <w:rPr>
                  <w:b/>
                  <w:sz w:val="16"/>
                  <w:lang w:val="en-US"/>
                </w:rPr>
                <w:t xml:space="preserve">Primary ε (%)</w:t>
              </w:r>
            </w:ins>
          </w:p>
        </w:tc>
        <w:tc>
          <w:tcPr>
            <w:tcW w:w="1150" w:type="dxa"/>
          </w:tcPr>
          <w:p>
            <w:pPr>
              <w:jc w:val="center"/>
              <w:rPr>
                <w:ins w:id="9248" w:author="Guillermo Fandos" w:date="2026-08-27T12:00:00Z"/>
                <w:sz w:val="16"/>
              </w:rPr>
            </w:pPr>
            <w:ins w:id="9249" w:author="Guillermo Fandos" w:date="2026-08-27T12:00:00Z">
              <w:r>
                <w:rPr>
                  <w:b/>
                  <w:sz w:val="16"/>
                  <w:lang w:val="en-US"/>
                </w:rPr>
                <w:t xml:space="preserve">Primary ε/γ</w:t>
              </w:r>
            </w:ins>
          </w:p>
        </w:tc>
        <w:tc>
          <w:tcPr>
            <w:tcW w:w="1150" w:type="dxa"/>
          </w:tcPr>
          <w:p>
            <w:pPr>
              <w:jc w:val="center"/>
              <w:rPr>
                <w:ins w:id="9250" w:author="Guillermo Fandos" w:date="2026-08-27T12:00:00Z"/>
                <w:sz w:val="16"/>
              </w:rPr>
            </w:pPr>
            <w:ins w:id="9251" w:author="Guillermo Fandos" w:date="2026-08-27T12:00:00Z">
              <w:r>
                <w:rPr>
                  <w:b/>
                  <w:sz w:val="16"/>
                  <w:lang w:val="en-US"/>
                </w:rPr>
                <w:t xml:space="preserve">Corrected γ (%)</w:t>
              </w:r>
            </w:ins>
          </w:p>
        </w:tc>
        <w:tc>
          <w:tcPr>
            <w:tcW w:w="1150" w:type="dxa"/>
          </w:tcPr>
          <w:p>
            <w:pPr>
              <w:jc w:val="center"/>
              <w:rPr>
                <w:ins w:id="9252" w:author="Guillermo Fandos" w:date="2026-08-27T12:00:00Z"/>
                <w:sz w:val="16"/>
              </w:rPr>
            </w:pPr>
            <w:ins w:id="9253" w:author="Guillermo Fandos" w:date="2026-08-27T12:00:00Z">
              <w:r>
                <w:rPr>
                  <w:b/>
                  <w:sz w:val="16"/>
                  <w:lang w:val="en-US"/>
                </w:rPr>
                <w:t xml:space="preserve">Corrected ε (%)</w:t>
              </w:r>
            </w:ins>
          </w:p>
        </w:tc>
        <w:tc>
          <w:tcPr>
            <w:tcW w:w="1150" w:type="dxa"/>
          </w:tcPr>
          <w:p>
            <w:pPr>
              <w:jc w:val="center"/>
              <w:rPr>
                <w:ins w:id="9254" w:author="Guillermo Fandos" w:date="2026-08-27T12:00:00Z"/>
                <w:sz w:val="16"/>
              </w:rPr>
            </w:pPr>
            <w:ins w:id="9255" w:author="Guillermo Fandos" w:date="2026-08-27T12:00:00Z">
              <w:r>
                <w:rPr>
                  <w:b/>
                  <w:sz w:val="16"/>
                  <w:lang w:val="en-US"/>
                </w:rPr>
                <w:t xml:space="preserve">95 % CI on corrected ε</w:t>
              </w:r>
            </w:ins>
          </w:p>
        </w:tc>
        <w:tc>
          <w:tcPr>
            <w:tcW w:w="1150" w:type="dxa"/>
          </w:tcPr>
          <w:p>
            <w:pPr>
              <w:jc w:val="center"/>
              <w:rPr>
                <w:ins w:id="9256" w:author="Guillermo Fandos" w:date="2026-08-27T12:00:00Z"/>
                <w:sz w:val="16"/>
              </w:rPr>
            </w:pPr>
            <w:ins w:id="9257" w:author="Guillermo Fandos" w:date="2026-08-27T12:00:00Z">
              <w:r>
                <w:rPr>
                  <w:b/>
                  <w:sz w:val="16"/>
                  <w:lang w:val="en-US"/>
                </w:rPr>
                <w:t xml:space="preserve">Corrected ε/γ</w:t>
              </w:r>
            </w:ins>
          </w:p>
        </w:tc>
      </w:tr>
      <w:tr>
        <w:trPr>
          <w:ins w:id="9258" w:author="Guillermo Fandos" w:date="2026-08-27T12:00:00Z"/>
        </w:trPr>
        <w:tc>
          <w:tcPr>
            <w:tcW w:w="1150" w:type="dxa"/>
          </w:tcPr>
          <w:p>
            <w:pPr>
              <w:jc w:val="center"/>
              <w:rPr>
                <w:ins w:id="9259" w:author="Guillermo Fandos" w:date="2026-08-27T12:00:00Z"/>
                <w:sz w:val="16"/>
              </w:rPr>
            </w:pPr>
            <w:ins w:id="9260" w:author="Guillermo Fandos" w:date="2026-08-27T12:00:00Z">
              <w:r>
                <w:rPr>
                  <w:sz w:val="16"/>
                  <w:i/>
                  <w:iCs/>
                  <w:lang w:val="en-US"/>
                </w:rPr>
                <w:t xml:space="preserve">Otis tarda</w:t>
              </w:r>
            </w:ins>
          </w:p>
        </w:tc>
        <w:tc>
          <w:tcPr>
            <w:tcW w:w="1150" w:type="dxa"/>
          </w:tcPr>
          <w:p>
            <w:pPr>
              <w:jc w:val="center"/>
              <w:rPr>
                <w:ins w:id="9261" w:author="Guillermo Fandos" w:date="2026-08-27T12:00:00Z"/>
                <w:sz w:val="16"/>
              </w:rPr>
            </w:pPr>
            <w:ins w:id="9262" w:author="Guillermo Fandos" w:date="2026-08-27T12:00:00Z">
              <w:r>
                <w:rPr>
                  <w:sz w:val="16"/>
                  <w:lang w:val="en-US"/>
                </w:rPr>
                <w:t xml:space="preserve">0.0045</w:t>
              </w:r>
            </w:ins>
          </w:p>
        </w:tc>
        <w:tc>
          <w:tcPr>
            <w:tcW w:w="1150" w:type="dxa"/>
          </w:tcPr>
          <w:p>
            <w:pPr>
              <w:jc w:val="center"/>
              <w:rPr>
                <w:ins w:id="9263" w:author="Guillermo Fandos" w:date="2026-08-27T12:00:00Z"/>
                <w:sz w:val="16"/>
              </w:rPr>
            </w:pPr>
            <w:ins w:id="9264" w:author="Guillermo Fandos" w:date="2026-08-27T12:00:00Z">
              <w:r>
                <w:rPr>
                  <w:sz w:val="16"/>
                  <w:lang w:val="en-US"/>
                </w:rPr>
                <w:t xml:space="preserve">22.2</w:t>
              </w:r>
            </w:ins>
          </w:p>
        </w:tc>
        <w:tc>
          <w:tcPr>
            <w:tcW w:w="1150" w:type="dxa"/>
          </w:tcPr>
          <w:p>
            <w:pPr>
              <w:jc w:val="center"/>
              <w:rPr>
                <w:ins w:id="9265" w:author="Guillermo Fandos" w:date="2026-08-27T12:00:00Z"/>
                <w:sz w:val="16"/>
              </w:rPr>
            </w:pPr>
            <w:ins w:id="9266" w:author="Guillermo Fandos" w:date="2026-08-27T12:00:00Z">
              <w:r>
                <w:rPr>
                  <w:sz w:val="16"/>
                  <w:lang w:val="en-US"/>
                </w:rPr>
                <w:t xml:space="preserve">4 870</w:t>
              </w:r>
            </w:ins>
          </w:p>
        </w:tc>
        <w:tc>
          <w:tcPr>
            <w:tcW w:w="1150" w:type="dxa"/>
          </w:tcPr>
          <w:p>
            <w:pPr>
              <w:jc w:val="center"/>
              <w:rPr>
                <w:ins w:id="9267" w:author="Guillermo Fandos" w:date="2026-08-27T12:00:00Z"/>
                <w:sz w:val="16"/>
              </w:rPr>
            </w:pPr>
            <w:ins w:id="9268" w:author="Guillermo Fandos" w:date="2026-08-27T12:00:00Z">
              <w:r>
                <w:rPr>
                  <w:sz w:val="16"/>
                  <w:lang w:val="en-US"/>
                </w:rPr>
                <w:t xml:space="preserve">0.13</w:t>
              </w:r>
            </w:ins>
          </w:p>
        </w:tc>
        <w:tc>
          <w:tcPr>
            <w:tcW w:w="1150" w:type="dxa"/>
          </w:tcPr>
          <w:p>
            <w:pPr>
              <w:jc w:val="center"/>
              <w:rPr>
                <w:ins w:id="9269" w:author="Guillermo Fandos" w:date="2026-08-27T12:00:00Z"/>
                <w:sz w:val="16"/>
              </w:rPr>
            </w:pPr>
            <w:ins w:id="9270" w:author="Guillermo Fandos" w:date="2026-08-27T12:00:00Z">
              <w:r>
                <w:rPr>
                  <w:sz w:val="16"/>
                  <w:lang w:val="en-US"/>
                </w:rPr>
                <w:t xml:space="preserve">5.0</w:t>
              </w:r>
            </w:ins>
          </w:p>
        </w:tc>
        <w:tc>
          <w:tcPr>
            <w:tcW w:w="1150" w:type="dxa"/>
          </w:tcPr>
          <w:p>
            <w:pPr>
              <w:jc w:val="center"/>
              <w:rPr>
                <w:ins w:id="9271" w:author="Guillermo Fandos" w:date="2026-08-27T12:00:00Z"/>
                <w:sz w:val="16"/>
              </w:rPr>
            </w:pPr>
            <w:ins w:id="9272" w:author="Guillermo Fandos" w:date="2026-08-27T12:00:00Z">
              <w:r>
                <w:rPr>
                  <w:sz w:val="16"/>
                  <w:lang w:val="en-US"/>
                </w:rPr>
                <w:t xml:space="preserve">1.5 – 14.9</w:t>
              </w:r>
            </w:ins>
          </w:p>
        </w:tc>
        <w:tc>
          <w:tcPr>
            <w:tcW w:w="1150" w:type="dxa"/>
          </w:tcPr>
          <w:p>
            <w:pPr>
              <w:jc w:val="center"/>
              <w:rPr>
                <w:ins w:id="9273" w:author="Guillermo Fandos" w:date="2026-08-27T12:00:00Z"/>
                <w:sz w:val="16"/>
              </w:rPr>
            </w:pPr>
            <w:ins w:id="9274" w:author="Guillermo Fandos" w:date="2026-08-27T12:00:00Z">
              <w:r>
                <w:rPr>
                  <w:sz w:val="16"/>
                  <w:lang w:val="en-US"/>
                </w:rPr>
                <w:t xml:space="preserve">40</w:t>
              </w:r>
            </w:ins>
          </w:p>
        </w:tc>
      </w:tr>
      <w:tr>
        <w:trPr>
          <w:ins w:id="9275" w:author="Guillermo Fandos" w:date="2026-08-27T12:00:00Z"/>
        </w:trPr>
        <w:tc>
          <w:tcPr>
            <w:tcW w:w="1150" w:type="dxa"/>
          </w:tcPr>
          <w:p>
            <w:pPr>
              <w:jc w:val="center"/>
              <w:rPr>
                <w:ins w:id="9276" w:author="Guillermo Fandos" w:date="2026-08-27T12:00:00Z"/>
                <w:sz w:val="16"/>
              </w:rPr>
            </w:pPr>
            <w:ins w:id="9277" w:author="Guillermo Fandos" w:date="2026-08-27T12:00:00Z">
              <w:r>
                <w:rPr>
                  <w:sz w:val="16"/>
                  <w:i/>
                  <w:iCs/>
                  <w:lang w:val="en-US"/>
                </w:rPr>
                <w:t xml:space="preserve">Pterocles alchata</w:t>
              </w:r>
            </w:ins>
          </w:p>
        </w:tc>
        <w:tc>
          <w:tcPr>
            <w:tcW w:w="1150" w:type="dxa"/>
          </w:tcPr>
          <w:p>
            <w:pPr>
              <w:jc w:val="center"/>
              <w:rPr>
                <w:ins w:id="9278" w:author="Guillermo Fandos" w:date="2026-08-27T12:00:00Z"/>
                <w:sz w:val="16"/>
              </w:rPr>
            </w:pPr>
            <w:ins w:id="9279" w:author="Guillermo Fandos" w:date="2026-08-27T12:00:00Z">
              <w:r>
                <w:rPr>
                  <w:sz w:val="16"/>
                  <w:lang w:val="en-US"/>
                </w:rPr>
                <w:t xml:space="preserve">0.137</w:t>
              </w:r>
            </w:ins>
          </w:p>
        </w:tc>
        <w:tc>
          <w:tcPr>
            <w:tcW w:w="1150" w:type="dxa"/>
          </w:tcPr>
          <w:p>
            <w:pPr>
              <w:jc w:val="center"/>
              <w:rPr>
                <w:ins w:id="9280" w:author="Guillermo Fandos" w:date="2026-08-27T12:00:00Z"/>
                <w:sz w:val="16"/>
              </w:rPr>
            </w:pPr>
            <w:ins w:id="9281" w:author="Guillermo Fandos" w:date="2026-08-27T12:00:00Z">
              <w:r>
                <w:rPr>
                  <w:sz w:val="16"/>
                  <w:lang w:val="en-US"/>
                </w:rPr>
                <w:t xml:space="preserve">48.9</w:t>
              </w:r>
            </w:ins>
          </w:p>
        </w:tc>
        <w:tc>
          <w:tcPr>
            <w:tcW w:w="1150" w:type="dxa"/>
          </w:tcPr>
          <w:p>
            <w:pPr>
              <w:jc w:val="center"/>
              <w:rPr>
                <w:ins w:id="9282" w:author="Guillermo Fandos" w:date="2026-08-27T12:00:00Z"/>
                <w:sz w:val="16"/>
              </w:rPr>
            </w:pPr>
            <w:ins w:id="9283" w:author="Guillermo Fandos" w:date="2026-08-27T12:00:00Z">
              <w:r>
                <w:rPr>
                  <w:sz w:val="16"/>
                  <w:lang w:val="en-US"/>
                </w:rPr>
                <w:t xml:space="preserve">319</w:t>
              </w:r>
            </w:ins>
          </w:p>
        </w:tc>
        <w:tc>
          <w:tcPr>
            <w:tcW w:w="1150" w:type="dxa"/>
          </w:tcPr>
          <w:p>
            <w:pPr>
              <w:jc w:val="center"/>
              <w:rPr>
                <w:ins w:id="9284" w:author="Guillermo Fandos" w:date="2026-08-27T12:00:00Z"/>
                <w:sz w:val="16"/>
              </w:rPr>
            </w:pPr>
            <w:ins w:id="9285" w:author="Guillermo Fandos" w:date="2026-08-27T12:00:00Z">
              <w:r>
                <w:rPr>
                  <w:sz w:val="16"/>
                  <w:lang w:val="en-US"/>
                </w:rPr>
                <w:t xml:space="preserve">boundary</w:t>
              </w:r>
            </w:ins>
          </w:p>
        </w:tc>
        <w:tc>
          <w:tcPr>
            <w:tcW w:w="1150" w:type="dxa"/>
          </w:tcPr>
          <w:p>
            <w:pPr>
              <w:jc w:val="center"/>
              <w:rPr>
                <w:ins w:id="9286" w:author="Guillermo Fandos" w:date="2026-08-27T12:00:00Z"/>
                <w:sz w:val="16"/>
              </w:rPr>
            </w:pPr>
            <w:ins w:id="9287" w:author="Guillermo Fandos" w:date="2026-08-27T12:00:00Z">
              <w:r>
                <w:rPr>
                  <w:sz w:val="16"/>
                  <w:lang w:val="en-US"/>
                </w:rPr>
                <w:t xml:space="preserve">3.7</w:t>
              </w:r>
            </w:ins>
          </w:p>
        </w:tc>
        <w:tc>
          <w:tcPr>
            <w:tcW w:w="1150" w:type="dxa"/>
          </w:tcPr>
          <w:p>
            <w:pPr>
              <w:jc w:val="center"/>
              <w:rPr>
                <w:ins w:id="9288" w:author="Guillermo Fandos" w:date="2026-08-27T12:00:00Z"/>
                <w:sz w:val="16"/>
              </w:rPr>
            </w:pPr>
            <w:ins w:id="9289" w:author="Guillermo Fandos" w:date="2026-08-27T12:00:00Z">
              <w:r>
                <w:rPr>
                  <w:sz w:val="16"/>
                  <w:lang w:val="en-US"/>
                </w:rPr>
                <w:t xml:space="preserve">1.0 – 12.3</w:t>
              </w:r>
            </w:ins>
          </w:p>
        </w:tc>
        <w:tc>
          <w:tcPr>
            <w:tcW w:w="1150" w:type="dxa"/>
          </w:tcPr>
          <w:p>
            <w:pPr>
              <w:jc w:val="center"/>
              <w:rPr>
                <w:ins w:id="9290" w:author="Guillermo Fandos" w:date="2026-08-27T12:00:00Z"/>
                <w:sz w:val="16"/>
              </w:rPr>
            </w:pPr>
            <w:ins w:id="9291" w:author="Guillermo Fandos" w:date="2026-08-27T12:00:00Z">
              <w:r>
                <w:rPr>
                  <w:sz w:val="16"/>
                  <w:lang w:val="en-US"/>
                </w:rPr>
                <w:t xml:space="preserve">—</w:t>
              </w:r>
            </w:ins>
          </w:p>
        </w:tc>
      </w:tr>
      <w:tr>
        <w:trPr>
          <w:ins w:id="9292" w:author="Guillermo Fandos" w:date="2026-08-27T12:00:00Z"/>
        </w:trPr>
        <w:tc>
          <w:tcPr>
            <w:tcW w:w="1150" w:type="dxa"/>
          </w:tcPr>
          <w:p>
            <w:pPr>
              <w:jc w:val="center"/>
              <w:rPr>
                <w:ins w:id="9293" w:author="Guillermo Fandos" w:date="2026-08-27T12:00:00Z"/>
                <w:sz w:val="16"/>
              </w:rPr>
            </w:pPr>
            <w:ins w:id="9294" w:author="Guillermo Fandos" w:date="2026-08-27T12:00:00Z">
              <w:r>
                <w:rPr>
                  <w:sz w:val="16"/>
                  <w:i/>
                  <w:iCs/>
                  <w:lang w:val="en-US"/>
                </w:rPr>
                <w:t xml:space="preserve">Pterocles orientalis</w:t>
              </w:r>
            </w:ins>
          </w:p>
        </w:tc>
        <w:tc>
          <w:tcPr>
            <w:tcW w:w="1150" w:type="dxa"/>
          </w:tcPr>
          <w:p>
            <w:pPr>
              <w:jc w:val="center"/>
              <w:rPr>
                <w:ins w:id="9295" w:author="Guillermo Fandos" w:date="2026-08-27T12:00:00Z"/>
                <w:sz w:val="16"/>
              </w:rPr>
            </w:pPr>
            <w:ins w:id="9296" w:author="Guillermo Fandos" w:date="2026-08-27T12:00:00Z">
              <w:r>
                <w:rPr>
                  <w:sz w:val="16"/>
                  <w:lang w:val="en-US"/>
                </w:rPr>
                <w:t xml:space="preserve">boundary</w:t>
              </w:r>
            </w:ins>
          </w:p>
        </w:tc>
        <w:tc>
          <w:tcPr>
            <w:tcW w:w="1150" w:type="dxa"/>
          </w:tcPr>
          <w:p>
            <w:pPr>
              <w:jc w:val="center"/>
              <w:rPr>
                <w:ins w:id="9297" w:author="Guillermo Fandos" w:date="2026-08-27T12:00:00Z"/>
                <w:sz w:val="16"/>
              </w:rPr>
            </w:pPr>
            <w:ins w:id="9298" w:author="Guillermo Fandos" w:date="2026-08-27T12:00:00Z">
              <w:r>
                <w:rPr>
                  <w:sz w:val="16"/>
                  <w:lang w:val="en-US"/>
                </w:rPr>
                <w:t xml:space="preserve">44.1</w:t>
              </w:r>
            </w:ins>
          </w:p>
        </w:tc>
        <w:tc>
          <w:tcPr>
            <w:tcW w:w="1150" w:type="dxa"/>
          </w:tcPr>
          <w:p>
            <w:pPr>
              <w:jc w:val="center"/>
              <w:rPr>
                <w:ins w:id="9299" w:author="Guillermo Fandos" w:date="2026-08-27T12:00:00Z"/>
                <w:sz w:val="16"/>
              </w:rPr>
            </w:pPr>
            <w:ins w:id="9300" w:author="Guillermo Fandos" w:date="2026-08-27T12:00:00Z">
              <w:r>
                <w:rPr>
                  <w:sz w:val="16"/>
                  <w:lang w:val="en-US"/>
                </w:rPr>
                <w:t xml:space="preserve">1 054 932</w:t>
              </w:r>
            </w:ins>
          </w:p>
        </w:tc>
        <w:tc>
          <w:tcPr>
            <w:tcW w:w="1150" w:type="dxa"/>
          </w:tcPr>
          <w:p>
            <w:pPr>
              <w:jc w:val="center"/>
              <w:rPr>
                <w:ins w:id="9301" w:author="Guillermo Fandos" w:date="2026-08-27T12:00:00Z"/>
                <w:sz w:val="16"/>
              </w:rPr>
            </w:pPr>
            <w:ins w:id="9302" w:author="Guillermo Fandos" w:date="2026-08-27T12:00:00Z">
              <w:r>
                <w:rPr>
                  <w:sz w:val="16"/>
                  <w:lang w:val="en-US"/>
                </w:rPr>
                <w:t xml:space="preserve">boundary</w:t>
              </w:r>
            </w:ins>
          </w:p>
        </w:tc>
        <w:tc>
          <w:tcPr>
            <w:tcW w:w="1150" w:type="dxa"/>
          </w:tcPr>
          <w:p>
            <w:pPr>
              <w:jc w:val="center"/>
              <w:rPr>
                <w:ins w:id="9303" w:author="Guillermo Fandos" w:date="2026-08-27T12:00:00Z"/>
                <w:sz w:val="16"/>
              </w:rPr>
            </w:pPr>
            <w:ins w:id="9304" w:author="Guillermo Fandos" w:date="2026-08-27T12:00:00Z">
              <w:r>
                <w:rPr>
                  <w:sz w:val="16"/>
                  <w:lang w:val="en-US"/>
                </w:rPr>
                <w:t xml:space="preserve">5.8</w:t>
              </w:r>
            </w:ins>
          </w:p>
        </w:tc>
        <w:tc>
          <w:tcPr>
            <w:tcW w:w="1150" w:type="dxa"/>
          </w:tcPr>
          <w:p>
            <w:pPr>
              <w:jc w:val="center"/>
              <w:rPr>
                <w:ins w:id="9305" w:author="Guillermo Fandos" w:date="2026-08-27T12:00:00Z"/>
                <w:sz w:val="16"/>
              </w:rPr>
            </w:pPr>
            <w:ins w:id="9306" w:author="Guillermo Fandos" w:date="2026-08-27T12:00:00Z">
              <w:r>
                <w:rPr>
                  <w:sz w:val="16"/>
                  <w:lang w:val="en-US"/>
                </w:rPr>
                <w:t xml:space="preserve">2.6 – 12.3</w:t>
              </w:r>
            </w:ins>
          </w:p>
        </w:tc>
        <w:tc>
          <w:tcPr>
            <w:tcW w:w="1150" w:type="dxa"/>
          </w:tcPr>
          <w:p>
            <w:pPr>
              <w:jc w:val="center"/>
              <w:rPr>
                <w:ins w:id="9307" w:author="Guillermo Fandos" w:date="2026-08-27T12:00:00Z"/>
                <w:sz w:val="16"/>
              </w:rPr>
            </w:pPr>
            <w:ins w:id="9308" w:author="Guillermo Fandos" w:date="2026-08-27T12:00:00Z">
              <w:r>
                <w:rPr>
                  <w:sz w:val="16"/>
                  <w:lang w:val="en-US"/>
                </w:rPr>
                <w:t xml:space="preserve">—</w:t>
              </w:r>
            </w:ins>
          </w:p>
        </w:tc>
      </w:tr>
      <w:tr>
        <w:trPr>
          <w:ins w:id="9309" w:author="Guillermo Fandos" w:date="2026-08-27T12:00:00Z"/>
        </w:trPr>
        <w:tc>
          <w:tcPr>
            <w:tcW w:w="1150" w:type="dxa"/>
          </w:tcPr>
          <w:p>
            <w:pPr>
              <w:jc w:val="center"/>
              <w:rPr>
                <w:ins w:id="9310" w:author="Guillermo Fandos" w:date="2026-08-27T12:00:00Z"/>
                <w:sz w:val="16"/>
              </w:rPr>
            </w:pPr>
            <w:ins w:id="9311" w:author="Guillermo Fandos" w:date="2026-08-27T12:00:00Z">
              <w:r>
                <w:rPr>
                  <w:sz w:val="16"/>
                  <w:i/>
                  <w:iCs/>
                  <w:lang w:val="en-US"/>
                </w:rPr>
                <w:t xml:space="preserve">Tetrax tetrax</w:t>
              </w:r>
            </w:ins>
          </w:p>
        </w:tc>
        <w:tc>
          <w:tcPr>
            <w:tcW w:w="1150" w:type="dxa"/>
          </w:tcPr>
          <w:p>
            <w:pPr>
              <w:jc w:val="center"/>
              <w:rPr>
                <w:ins w:id="9312" w:author="Guillermo Fandos" w:date="2026-08-27T12:00:00Z"/>
                <w:sz w:val="16"/>
              </w:rPr>
            </w:pPr>
            <w:ins w:id="9313" w:author="Guillermo Fandos" w:date="2026-08-27T12:00:00Z">
              <w:r>
                <w:rPr>
                  <w:sz w:val="16"/>
                  <w:lang w:val="en-US"/>
                </w:rPr>
                <w:t xml:space="preserve">0.068</w:t>
              </w:r>
            </w:ins>
          </w:p>
        </w:tc>
        <w:tc>
          <w:tcPr>
            <w:tcW w:w="1150" w:type="dxa"/>
          </w:tcPr>
          <w:p>
            <w:pPr>
              <w:jc w:val="center"/>
              <w:rPr>
                <w:ins w:id="9314" w:author="Guillermo Fandos" w:date="2026-08-27T12:00:00Z"/>
                <w:sz w:val="16"/>
              </w:rPr>
            </w:pPr>
            <w:ins w:id="9315" w:author="Guillermo Fandos" w:date="2026-08-27T12:00:00Z">
              <w:r>
                <w:rPr>
                  <w:sz w:val="16"/>
                  <w:lang w:val="en-US"/>
                </w:rPr>
                <w:t xml:space="preserve">13.8</w:t>
              </w:r>
            </w:ins>
          </w:p>
        </w:tc>
        <w:tc>
          <w:tcPr>
            <w:tcW w:w="1150" w:type="dxa"/>
          </w:tcPr>
          <w:p>
            <w:pPr>
              <w:jc w:val="center"/>
              <w:rPr>
                <w:ins w:id="9316" w:author="Guillermo Fandos" w:date="2026-08-27T12:00:00Z"/>
                <w:sz w:val="16"/>
              </w:rPr>
            </w:pPr>
            <w:ins w:id="9317" w:author="Guillermo Fandos" w:date="2026-08-27T12:00:00Z">
              <w:r>
                <w:rPr>
                  <w:sz w:val="16"/>
                  <w:lang w:val="en-US"/>
                </w:rPr>
                <w:t xml:space="preserve">201</w:t>
              </w:r>
            </w:ins>
          </w:p>
        </w:tc>
        <w:tc>
          <w:tcPr>
            <w:tcW w:w="1150" w:type="dxa"/>
          </w:tcPr>
          <w:p>
            <w:pPr>
              <w:jc w:val="center"/>
              <w:rPr>
                <w:ins w:id="9318" w:author="Guillermo Fandos" w:date="2026-08-27T12:00:00Z"/>
                <w:sz w:val="16"/>
              </w:rPr>
            </w:pPr>
            <w:ins w:id="9319" w:author="Guillermo Fandos" w:date="2026-08-27T12:00:00Z">
              <w:r>
                <w:rPr>
                  <w:sz w:val="16"/>
                  <w:lang w:val="en-US"/>
                </w:rPr>
                <w:t xml:space="preserve">0.093</w:t>
              </w:r>
            </w:ins>
          </w:p>
        </w:tc>
        <w:tc>
          <w:tcPr>
            <w:tcW w:w="1150" w:type="dxa"/>
          </w:tcPr>
          <w:p>
            <w:pPr>
              <w:jc w:val="center"/>
              <w:rPr>
                <w:ins w:id="9320" w:author="Guillermo Fandos" w:date="2026-08-27T12:00:00Z"/>
                <w:sz w:val="16"/>
              </w:rPr>
            </w:pPr>
            <w:ins w:id="9321" w:author="Guillermo Fandos" w:date="2026-08-27T12:00:00Z">
              <w:r>
                <w:rPr>
                  <w:sz w:val="16"/>
                  <w:lang w:val="en-US"/>
                </w:rPr>
                <w:t xml:space="preserve">8.1</w:t>
              </w:r>
            </w:ins>
          </w:p>
        </w:tc>
        <w:tc>
          <w:tcPr>
            <w:tcW w:w="1150" w:type="dxa"/>
          </w:tcPr>
          <w:p>
            <w:pPr>
              <w:jc w:val="center"/>
              <w:rPr>
                <w:ins w:id="9322" w:author="Guillermo Fandos" w:date="2026-08-27T12:00:00Z"/>
                <w:sz w:val="16"/>
              </w:rPr>
            </w:pPr>
            <w:ins w:id="9323" w:author="Guillermo Fandos" w:date="2026-08-27T12:00:00Z">
              <w:r>
                <w:rPr>
                  <w:sz w:val="16"/>
                  <w:lang w:val="en-US"/>
                </w:rPr>
                <w:t xml:space="preserve">3.8 – 16.5</w:t>
              </w:r>
            </w:ins>
          </w:p>
        </w:tc>
        <w:tc>
          <w:tcPr>
            <w:tcW w:w="1150" w:type="dxa"/>
          </w:tcPr>
          <w:p>
            <w:pPr>
              <w:jc w:val="center"/>
              <w:rPr>
                <w:ins w:id="9324" w:author="Guillermo Fandos" w:date="2026-08-27T12:00:00Z"/>
                <w:sz w:val="16"/>
              </w:rPr>
            </w:pPr>
            <w:ins w:id="9325" w:author="Guillermo Fandos" w:date="2026-08-27T12:00:00Z">
              <w:r>
                <w:rPr>
                  <w:sz w:val="16"/>
                  <w:lang w:val="en-US"/>
                </w:rPr>
                <w:t xml:space="preserve">87</w:t>
              </w:r>
            </w:ins>
          </w:p>
        </w:tc>
      </w:tr>
    </w:tbl>
    <w:p>
      <w:pPr>
        <w:rPr>
          <w:ins w:id="9326" w:author="Guillermo Fandos" w:date="2026-08-27T12:00:00Z"/>
          <w:lang w:val="en-US"/>
        </w:rPr>
      </w:pPr>
      <w:ins w:id="9327" w:author="Guillermo Fandos" w:date="2026-08-27T12:00:00Z">
        <w:r>
          <w:rPr>
            <w:i/>
            <w:sz w:val="18"/>
            <w:b/>
            <w:lang w:val="en-US"/>
          </w:rPr>
          <w:t xml:space="preserve">Table S29.</w:t>
        </w:r>
        <w:r>
          <w:rPr>
            <w:i/>
            <w:sz w:val="18"/>
            <w:lang w:val="en-US"/>
          </w:rPr>
          <w:t xml:space="preserve"> Baseline colonisation (γ) and extinction (ε) per year, in per cent, under the primary model (reproduced from Table 1 of the main text) and under the bias-corrected model with stepRep_obs in detection and reduced γ ~ 1 / ε ~ 1 transition sub-models. Bias-corrected baselines are intercept-only and reported with 95 % confidence intervals from the logit-scale standard error. Asymmetry is the ε / γ ratio at baseline; "boundary" denotes γ at the lower bound of the optimiser.</w:t>
        </w:r>
      </w:ins>
    </w:p>
    <w:p>
      <w:pPr>
        <w:jc w:val="both"/>
        <w:rPr>
          <w:ins w:id="9328" w:author="Guillermo Fandos" w:date="2026-08-27T12:00:00Z"/>
          <w:lang w:val="en-US"/>
        </w:rPr>
      </w:pPr>
      <w:ins w:id="9329" w:author="Guillermo Fandos" w:date="2026-08-27T12:00:00Z">
        <w:r>
          <w:rPr>
            <w:lang w:val="en-US"/>
          </w:rPr>
          <w:t xml:space="preserve">Three patterns emerge. First, baseline extinction is substantially lower under the bias-corrected model than under the primary model in every species, falling from 13.8–48.9 % per year to 3.7–8.1 % per year. The bias-corrected baselines are recognisably consistent with field-based expectations of slow local extinction for long-lived steppe specialists (Alonso &amp; Palacín, 2022; Silva et al., 2023; Traba &amp; Morales, 2019), whereas the primary-model estimates implied site-level half-lives of 1.4–4.7 years that are difficult to reconcile with the observed persistence of breeding populations at known sites across the study period. Second, baseline colonisation under the bias-corrected model is essentially indistinguishable from zero in every species: 0.13 % per year for </w:t>
        </w:r>
        <w:r>
          <w:rPr>
            <w:i/>
            <w:iCs/>
            <w:lang w:val="en-US"/>
          </w:rPr>
          <w:t xml:space="preserve">Otis tarda</w:t>
        </w:r>
        <w:r>
          <w:rPr>
            <w:lang w:val="en-US"/>
          </w:rPr>
          <w:t xml:space="preserve"> and 0.093 % per year for </w:t>
        </w:r>
        <w:r>
          <w:rPr>
            <w:i/>
            <w:iCs/>
            <w:lang w:val="en-US"/>
          </w:rPr>
          <w:t xml:space="preserve">Tetrax tetrax</w:t>
        </w:r>
        <w:r>
          <w:rPr>
            <w:lang w:val="en-US"/>
          </w:rPr>
          <w:t xml:space="preserve"> with finite standard errors, and below 10⁻⁹ for the two </w:t>
        </w:r>
        <w:r>
          <w:rPr>
            <w:i/>
            <w:iCs/>
            <w:lang w:val="en-US"/>
          </w:rPr>
          <w:t xml:space="preserve">Pterocles</w:t>
        </w:r>
        <w:r>
          <w:rPr>
            <w:lang w:val="en-US"/>
          </w:rPr>
          <w:t xml:space="preserve"> species, at which point the optimiser sits at the parameter lower bound and the estimate is most informatively interpreted as "γ &lt; 0.001 % per year" rather than as a point value. Third, despite the substantial reduction in absolute ε, the asymmetry γ ≪ ε is preserved at every magnitude that the data can resolve. For </w:t>
        </w:r>
        <w:r>
          <w:rPr>
            <w:i/>
            <w:iCs/>
            <w:lang w:val="en-US"/>
          </w:rPr>
          <w:t xml:space="preserve">Otis tarda</w:t>
        </w:r>
        <w:r>
          <w:rPr>
            <w:lang w:val="en-US"/>
          </w:rPr>
          <w:t xml:space="preserve">, ε exceeds γ by a factor of 40 at the bias-corrected baseline; for </w:t>
        </w:r>
        <w:r>
          <w:rPr>
            <w:i/>
            <w:iCs/>
            <w:lang w:val="en-US"/>
          </w:rPr>
          <w:t xml:space="preserve">Tetrax tetrax</w:t>
        </w:r>
        <w:r>
          <w:rPr>
            <w:lang w:val="en-US"/>
          </w:rPr>
          <w:t xml:space="preserve">, by a factor of 87. For the two </w:t>
        </w:r>
        <w:r>
          <w:rPr>
            <w:i/>
            <w:iCs/>
            <w:lang w:val="en-US"/>
          </w:rPr>
          <w:t xml:space="preserve">Pterocles</w:t>
        </w:r>
        <w:r>
          <w:rPr>
            <w:lang w:val="en-US"/>
          </w:rPr>
          <w:t xml:space="preserve"> species, the ratio remains effectively infinite because γ is at the optimiser boundary.</w:t>
        </w:r>
      </w:ins>
    </w:p>
    <w:p>
      <w:pPr>
        <w:pStyle w:val="Ttulo2"/>
        <w:rPr>
          <w:ins w:id="9330" w:author="Guillermo Fandos" w:date="2026-08-27T12:00:00Z"/>
          <w:lang w:val="en-US"/>
        </w:rPr>
      </w:pPr>
      <w:ins w:id="9331" w:author="Guillermo Fandos" w:date="2026-08-27T12:00:00Z">
        <w:r>
          <w:rPr>
            <w:lang w:val="en-US"/>
          </w:rPr>
          <w:t xml:space="preserve">S19.6 Interpretation: the headline extinction estimates are not deflated by within-cell sampling bias</w:t>
        </w:r>
      </w:ins>
    </w:p>
    <w:p>
      <w:pPr>
        <w:jc w:val="both"/>
        <w:rPr>
          <w:ins w:id="9332" w:author="Guillermo Fandos" w:date="2026-08-27T12:00:00Z"/>
          <w:lang w:val="en-US"/>
        </w:rPr>
      </w:pPr>
      <w:ins w:id="9333" w:author="Guillermo Fandos" w:date="2026-08-27T12:00:00Z">
        <w:r>
          <w:rPr>
            <w:lang w:val="en-US"/>
          </w:rPr>
          <w:t xml:space="preserve">The intuitive expectation, set out in §S19.1, was that rising within-cell sampling efficiency over time would deflate apparent extinction in a model that did not control for it. The numerical result reported in §S19.5 is the opposite: under the bias-corrected model, with stepRep_obs carrying the time-varying detection structure explicitly, baseline ε falls below the primary-model estimates, not above them. Two consequences follow.</w:t>
        </w:r>
      </w:ins>
    </w:p>
    <w:p>
      <w:pPr>
        <w:jc w:val="both"/>
        <w:rPr>
          <w:ins w:id="9334" w:author="Guillermo Fandos" w:date="2026-08-27T12:00:00Z"/>
          <w:lang w:val="en-US"/>
        </w:rPr>
      </w:pPr>
      <w:ins w:id="9335" w:author="Guillermo Fandos" w:date="2026-08-27T12:00:00Z">
        <w:r>
          <w:rPr>
            <w:lang w:val="en-US"/>
          </w:rPr>
          <w:t xml:space="preserve">First, the primary-model ε estimates were not deflated by the within-cell sampling bias we identified. If anything, they were inflated by the joint distribution of the four covariates retained in the primary-model extinction sub-models, which placed appreciable probability mass at extreme covariate values where the predicted ε saturated near one. Once those covariates are removed and ε is reduced to its baseline intercept, the underlying rate is recovered, and it is low (3.7–8.1 % per year). The colonisation-extinction asymmetry of the main text therefore survives the most direct test for unmodelled detection bias that can be constructed from these data. The pattern is the opposite of the conservative-direction concern: the better-specified detection model does not weaken the demographic-trap inference, it sharpens it.</w:t>
        </w:r>
      </w:ins>
    </w:p>
    <w:p>
      <w:pPr>
        <w:jc w:val="both"/>
        <w:rPr>
          <w:ins w:id="9336" w:author="Guillermo Fandos" w:date="2026-08-27T12:00:00Z"/>
          <w:lang w:val="en-US"/>
        </w:rPr>
      </w:pPr>
      <w:ins w:id="9337" w:author="Guillermo Fandos" w:date="2026-08-27T12:00:00Z">
        <w:r>
          <w:rPr>
            <w:lang w:val="en-US"/>
          </w:rPr>
          <w:t xml:space="preserve">Second, the absolute magnitude of the asymmetry under the bias-corrected model (ratios of 40 for </w:t>
        </w:r>
        <w:r>
          <w:rPr>
            <w:i/>
            <w:iCs/>
            <w:lang w:val="en-US"/>
          </w:rPr>
          <w:t xml:space="preserve">Otis tarda</w:t>
        </w:r>
        <w:r>
          <w:rPr>
            <w:lang w:val="en-US"/>
          </w:rPr>
          <w:t xml:space="preserve">, 87 for </w:t>
        </w:r>
        <w:r>
          <w:rPr>
            <w:i/>
            <w:iCs/>
            <w:lang w:val="en-US"/>
          </w:rPr>
          <w:t xml:space="preserve">Tetrax tetrax</w:t>
        </w:r>
        <w:r>
          <w:rPr>
            <w:lang w:val="en-US"/>
          </w:rPr>
          <w:t xml:space="preserve">, and effectively unbounded for the two </w:t>
        </w:r>
        <w:r>
          <w:rPr>
            <w:i/>
            <w:iCs/>
            <w:lang w:val="en-US"/>
          </w:rPr>
          <w:t xml:space="preserve">Pterocles</w:t>
        </w:r>
        <w:r>
          <w:rPr>
            <w:lang w:val="en-US"/>
          </w:rPr>
          <w:t xml:space="preserve"> species) remains well above the threshold of metapopulation viability for any reasonable assumption about residence time. A population in which extinction occurs at 5 % of occupied sites per year and colonisation at 0.1 % of unoccupied sites per year is in non-equilibrium decline, irrespective of whether ε is 5 % or 22 %. The conservation conclusion is robust to model specification.</w:t>
        </w:r>
      </w:ins>
    </w:p>
    <w:p>
      <w:pPr>
        <w:jc w:val="both"/>
        <w:rPr>
          <w:ins w:id="9338" w:author="Guillermo Fandos" w:date="2026-08-27T12:00:00Z"/>
          <w:lang w:val="en-US"/>
        </w:rPr>
      </w:pPr>
      <w:ins w:id="9339" w:author="Guillermo Fandos" w:date="2026-08-27T12:00:00Z">
        <w:r>
          <w:rPr>
            <w:lang w:val="en-US"/>
          </w:rPr>
          <w:t xml:space="preserve">Three caveats apply. First, the bias stepRep_obs captures is one of several plausible within-cell sampling biases. Observer skill, time of year within the breeding season, accessibility by road, and the existence of paid wildlife reserves all generate within-cell sampling structure that this covariate does not address. The robustness check performed here cannot rule out the existence of other unmodelled detection biases; it can only rule out the specific bias for which a quantification was feasible. Second, the imputation of stepRep values for cells that were sampled in some years but not others (approximately 38 % of cell-years in the modelling table) uses the cell-specific mean across observed years, which compresses temporal variation in poorly-sampled cells and may attenuate the estimated coefficient. The true effect of within-cell sampling structure on detection probability is therefore at least as large as the +0.61 to +0.89 logit-scale values we report. Third, the reduction of γ to an intercept-only sub-model is a consequence of the identifiability limits of the data, not a substantive ecological claim: drivers of colonisation may well exist and act on these species, but their estimation requires either more transitions than this seven-year window contains or a different model class (e.g., hierarchical multi-species occupancy with information borrowing across species, Devarajan et al., 2020).</w:t>
        </w:r>
      </w:ins>
    </w:p>
    <w:p>
      <w:pPr>
        <w:jc w:val="both"/>
        <w:rPr>
          <w:ins w:id="9340" w:author="Guillermo Fandos" w:date="2026-08-27T12:00:00Z"/>
          <w:lang w:val="en-US"/>
        </w:rPr>
      </w:pPr>
      <w:ins w:id="9341" w:author="Guillermo Fandos" w:date="2026-08-27T12:00:00Z">
        <w:r>
          <w:rPr>
            <w:lang w:val="en-US"/>
          </w:rPr>
          <w:t xml:space="preserve">In sum, controlling explicitly for the time-varying within-cell sampling structure of eBird checklists does not alter the qualitative conclusion of the main text. The colonisation-extinction asymmetry that supports the demographic-trap interpretation is robust to the most direct attempt we could mount to falsify it. The main-text estimates of extinction probability are higher in absolute terms than the bias-corrected baselines reported here, but the asymmetry, the diagnostic that drives the conservation inference, is preserved across both specifications.</w:t>
        </w:r>
      </w:ins>
    </w:p>
    <w:p>
      <w:pPr>
        <w:pStyle w:val="Ttulo2"/>
        <w:rPr>
          <w:ins w:id="9342" w:author="Guillermo Fandos" w:date="2026-08-27T12:00:00Z"/>
          <w:lang w:val="en-US"/>
        </w:rPr>
      </w:pPr>
      <w:ins w:id="9343" w:author="Guillermo Fandos" w:date="2026-08-27T12:00:00Z">
        <w:r>
          <w:rPr>
            <w:lang w:val="en-US"/>
          </w:rPr>
          <w:t xml:space="preserve">References cited only in this Appendix</w:t>
        </w:r>
      </w:ins>
    </w:p>
    <w:p>
      <w:pPr>
        <w:rPr>
          <w:ins w:id="9344" w:author="Guillermo Fandos" w:date="2026-08-27T12:00:00Z"/>
          <w:lang w:val="en-US"/>
        </w:rPr>
      </w:pPr>
      <w:ins w:id="9345" w:author="Guillermo Fandos" w:date="2026-08-27T12:00:00Z">
        <w:r>
          <w:rPr>
            <w:sz w:val="18"/>
            <w:lang w:val="en-US"/>
          </w:rPr>
          <w:t xml:space="preserve">Bailey, L. L., MacKenzie, D. I., &amp; Nichols, J. D. (2014). Advances and applications of occupancy models. </w:t>
        </w:r>
        <w:r>
          <w:rPr>
            <w:sz w:val="18"/>
            <w:i/>
            <w:iCs/>
            <w:lang w:val="en-US"/>
          </w:rPr>
          <w:t xml:space="preserve">Methods in Ecology and Evolution</w:t>
        </w:r>
        <w:r>
          <w:rPr>
            <w:sz w:val="18"/>
            <w:lang w:val="en-US"/>
          </w:rPr>
          <w:t xml:space="preserve">, </w:t>
        </w:r>
        <w:r>
          <w:rPr>
            <w:sz w:val="18"/>
            <w:i/>
            <w:iCs/>
            <w:lang w:val="en-US"/>
          </w:rPr>
          <w:t xml:space="preserve">5</w:t>
        </w:r>
        <w:r>
          <w:rPr>
            <w:sz w:val="18"/>
            <w:lang w:val="en-US"/>
          </w:rPr>
          <w:t xml:space="preserve">(12), 1269–1279.</w:t>
        </w:r>
      </w:ins>
    </w:p>
    <w:p>
      <w:pPr>
        <w:rPr>
          <w:ins w:id="9346" w:author="Guillermo Fandos" w:date="2026-08-27T12:00:00Z"/>
          <w:lang w:val="en-US"/>
        </w:rPr>
      </w:pPr>
      <w:ins w:id="9347" w:author="Guillermo Fandos" w:date="2026-08-27T12:00:00Z">
        <w:r>
          <w:rPr>
            <w:sz w:val="18"/>
            <w:lang w:val="en-US"/>
          </w:rPr>
          <w:t xml:space="preserve">Brotons, L., Mañosa, S., &amp; Estrada, J. (2004). Modelling the effects of irrigation schemes on the distribution of steppe birds in Mediterranean farmland. </w:t>
        </w:r>
        <w:r>
          <w:rPr>
            <w:sz w:val="18"/>
            <w:i/>
            <w:iCs/>
            <w:lang w:val="en-US"/>
          </w:rPr>
          <w:t xml:space="preserve">Biodiversity and Conservation</w:t>
        </w:r>
        <w:r>
          <w:rPr>
            <w:sz w:val="18"/>
            <w:lang w:val="en-US"/>
          </w:rPr>
          <w:t xml:space="preserve">, </w:t>
        </w:r>
        <w:r>
          <w:rPr>
            <w:sz w:val="18"/>
            <w:i/>
            <w:iCs/>
            <w:lang w:val="en-US"/>
          </w:rPr>
          <w:t xml:space="preserve">13</w:t>
        </w:r>
        <w:r>
          <w:rPr>
            <w:sz w:val="18"/>
            <w:lang w:val="en-US"/>
          </w:rPr>
          <w:t xml:space="preserve">(5), 1039–1058.</w:t>
        </w:r>
      </w:ins>
    </w:p>
    <w:p>
      <w:pPr>
        <w:rPr>
          <w:ins w:id="9348" w:author="Guillermo Fandos" w:date="2026-08-27T12:00:00Z"/>
          <w:lang w:val="en-US"/>
        </w:rPr>
      </w:pPr>
      <w:ins w:id="9349" w:author="Guillermo Fandos" w:date="2026-08-27T12:00:00Z">
        <w:r>
          <w:rPr>
            <w:sz w:val="18"/>
            <w:lang w:val="en-US"/>
          </w:rPr>
          <w:t xml:space="preserve">Burnham, K. P., &amp; Anderson, D. R. (2002). </w:t>
        </w:r>
        <w:r>
          <w:rPr>
            <w:sz w:val="18"/>
            <w:i/>
            <w:iCs/>
            <w:lang w:val="en-US"/>
          </w:rPr>
          <w:t xml:space="preserve">Model selection and multimodel inference: a practical information-theoretic approach</w:t>
        </w:r>
        <w:r>
          <w:rPr>
            <w:sz w:val="18"/>
            <w:lang w:val="en-US"/>
          </w:rPr>
          <w:t xml:space="preserve"> (2nd ed.). Springer.</w:t>
        </w:r>
      </w:ins>
    </w:p>
    <w:p>
      <w:pPr>
        <w:rPr>
          <w:ins w:id="9350" w:author="Guillermo Fandos" w:date="2026-08-27T12:00:00Z"/>
          <w:lang w:val="en-US"/>
        </w:rPr>
      </w:pPr>
      <w:ins w:id="9351" w:author="Guillermo Fandos" w:date="2026-08-27T12:00:00Z">
        <w:r>
          <w:rPr>
            <w:sz w:val="18"/>
            <w:lang w:val="en-US"/>
          </w:rPr>
          <w:t xml:space="preserve">Büttner, G., Kosztra, B., Maucha, G., Pataki, R., Kleeschulte, S., Hazeu, G., Vittek, M., Schröder, C., &amp; Littkopf, A. (2021). </w:t>
        </w:r>
        <w:r>
          <w:rPr>
            <w:sz w:val="18"/>
            <w:i/>
            <w:iCs/>
            <w:lang w:val="en-US"/>
          </w:rPr>
          <w:t xml:space="preserve">Copernicus Land Monitoring Service. CORINE Land Cover. User Manual</w:t>
        </w:r>
        <w:r>
          <w:rPr>
            <w:sz w:val="18"/>
            <w:lang w:val="en-US"/>
          </w:rPr>
          <w:t xml:space="preserve"> (Version v.2020_20u1). European Environment Agency.</w:t>
        </w:r>
      </w:ins>
    </w:p>
    <w:p>
      <w:pPr>
        <w:rPr>
          <w:ins w:id="9352" w:author="Guillermo Fandos" w:date="2026-08-27T12:00:00Z"/>
          <w:lang w:val="en-US"/>
        </w:rPr>
      </w:pPr>
      <w:ins w:id="9353" w:author="Guillermo Fandos" w:date="2026-08-27T12:00:00Z">
        <w:r>
          <w:rPr>
            <w:sz w:val="18"/>
            <w:lang w:val="en-US"/>
          </w:rPr>
          <w:t xml:space="preserve">Delgado, A., &amp; Moreira, F. (2000). Bird assemblages of an Iberian cereal steppe. </w:t>
        </w:r>
        <w:r>
          <w:rPr>
            <w:sz w:val="18"/>
            <w:i/>
            <w:iCs/>
            <w:lang w:val="en-US"/>
          </w:rPr>
          <w:t xml:space="preserve">Agriculture, Ecosystems &amp; Environment</w:t>
        </w:r>
        <w:r>
          <w:rPr>
            <w:sz w:val="18"/>
            <w:lang w:val="en-US"/>
          </w:rPr>
          <w:t xml:space="preserve">, </w:t>
        </w:r>
        <w:r>
          <w:rPr>
            <w:sz w:val="18"/>
            <w:i/>
            <w:iCs/>
            <w:lang w:val="en-US"/>
          </w:rPr>
          <w:t xml:space="preserve">78</w:t>
        </w:r>
        <w:r>
          <w:rPr>
            <w:sz w:val="18"/>
            <w:lang w:val="en-US"/>
          </w:rPr>
          <w:t xml:space="preserve">(1), 65–76.</w:t>
        </w:r>
      </w:ins>
    </w:p>
    <w:p>
      <w:pPr>
        <w:rPr>
          <w:ins w:id="9354" w:author="Guillermo Fandos" w:date="2026-08-27T12:00:00Z"/>
          <w:lang w:val="en-US"/>
        </w:rPr>
      </w:pPr>
      <w:ins w:id="9355" w:author="Guillermo Fandos" w:date="2026-08-27T12:00:00Z">
        <w:r>
          <w:rPr>
            <w:sz w:val="18"/>
            <w:lang w:val="en-US"/>
          </w:rPr>
          <w:t xml:space="preserve">Devarajan, K., Morelli, T. L., &amp; Tenan, S. (2020). Multi-species occupancy models: Review, roadmap, and recommendations. </w:t>
        </w:r>
        <w:r>
          <w:rPr>
            <w:sz w:val="18"/>
            <w:i/>
            <w:iCs/>
            <w:lang w:val="en-US"/>
          </w:rPr>
          <w:t xml:space="preserve">Ecography</w:t>
        </w:r>
        <w:r>
          <w:rPr>
            <w:sz w:val="18"/>
            <w:lang w:val="en-US"/>
          </w:rPr>
          <w:t xml:space="preserve">, </w:t>
        </w:r>
        <w:r>
          <w:rPr>
            <w:sz w:val="18"/>
            <w:i/>
            <w:iCs/>
            <w:lang w:val="en-US"/>
          </w:rPr>
          <w:t xml:space="preserve">43</w:t>
        </w:r>
        <w:r>
          <w:rPr>
            <w:sz w:val="18"/>
            <w:lang w:val="en-US"/>
          </w:rPr>
          <w:t xml:space="preserve">(11), 1612–1624.</w:t>
        </w:r>
      </w:ins>
    </w:p>
    <w:p>
      <w:pPr>
        <w:rPr>
          <w:ins w:id="9356" w:author="Guillermo Fandos" w:date="2026-08-27T12:00:00Z"/>
          <w:lang w:val="en-US"/>
        </w:rPr>
      </w:pPr>
      <w:ins w:id="9357" w:author="Guillermo Fandos" w:date="2026-08-27T12:00:00Z">
        <w:r>
          <w:rPr>
            <w:sz w:val="18"/>
            <w:lang w:val="en-US"/>
          </w:rPr>
          <w:t xml:space="preserve">Hijmans, R. J. (2024). </w:t>
        </w:r>
        <w:r>
          <w:rPr>
            <w:sz w:val="18"/>
            <w:i/>
            <w:iCs/>
            <w:lang w:val="en-US"/>
          </w:rPr>
          <w:t xml:space="preserve">terra: Spatial data analysis</w:t>
        </w:r>
        <w:r>
          <w:rPr>
            <w:sz w:val="18"/>
            <w:lang w:val="en-US"/>
          </w:rPr>
          <w:t xml:space="preserve">. R package version 1.9-1. https://CRAN.R-project.org/package=terra</w:t>
        </w:r>
      </w:ins>
    </w:p>
    <w:p>
      <w:pPr>
        <w:rPr>
          <w:ins w:id="9358" w:author="Guillermo Fandos" w:date="2026-08-27T12:00:00Z"/>
          <w:lang w:val="en-US"/>
        </w:rPr>
      </w:pPr>
      <w:ins w:id="9359" w:author="Guillermo Fandos" w:date="2026-08-27T12:00:00Z">
        <w:r>
          <w:rPr>
            <w:sz w:val="18"/>
            <w:lang w:val="en-US"/>
          </w:rPr>
          <w:t xml:space="preserve">Suárez, F., Naveso, M. A., &amp; De Juana, E. (1997). Farming in the drylands of Spain: Birds of the pseudosteppes. In </w:t>
        </w:r>
        <w:r>
          <w:rPr>
            <w:sz w:val="18"/>
            <w:i/>
            <w:iCs/>
            <w:lang w:val="en-US"/>
          </w:rPr>
          <w:t xml:space="preserve">Farming and Birds in Europe: The Common Agricultural Policy and its Implications for Bird Conservation</w:t>
        </w:r>
        <w:r>
          <w:rPr>
            <w:sz w:val="18"/>
            <w:lang w:val="en-US"/>
          </w:rPr>
          <w:t xml:space="preserve"> (pp. 297–330). Academic Press.</w:t>
        </w:r>
      </w:ins>
    </w:p>
    <w:p w14:paraId="5BAA4606" w14:textId="77777777" w:rsidR="0019042E" w:rsidRDefault="002F414F">
      <w:pPr>
        <w:pStyle w:val="Ttulo1"/>
      </w:pPr>
      <w:r>
        <w:t>Reproducibility</w:t>
      </w:r>
    </w:p>
    <w:p w14:paraId="2E4D3A4F" w14:textId="77777777" w:rsidR="0019042E" w:rsidRDefault="002F414F">
      <w:r>
        <w:t>All analyses were conducted in R 4.4.1 using the unmarked package (v1.5.1) for dynamic occupancy models and spOccupancy (v0.7.6) for spatio-temporal models. Package versions are locked via renv. Random seeds were fixed at 42 (goodness-of-fit), 123 (cross-validation and prevalence simulations), and 2024 (simulation robustness study). The complete analysis pipeline can be reproduced via: Rscript R/run_all.R. Data and code are available at [repository URL].</w:t>
      </w:r>
    </w:p>
    <w:sectPr w:rsidR="0019042E"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aúl Contreras Martín" w:date="2026-03-31T13:11:00Z" w:initials="RCM">
    <w:p w14:paraId="6023AE06" w14:textId="076AD102" w:rsidR="00F02805" w:rsidRPr="00F02805" w:rsidRDefault="00F02805">
      <w:pPr>
        <w:pStyle w:val="Textocomentario"/>
        <w:rPr>
          <w:lang w:val="es-ES"/>
        </w:rPr>
      </w:pPr>
      <w:r>
        <w:rPr>
          <w:rStyle w:val="Refdecomentario"/>
        </w:rPr>
        <w:annotationRef/>
      </w:r>
      <w:r w:rsidRPr="00F02805">
        <w:rPr>
          <w:lang w:val="es-ES"/>
        </w:rPr>
        <w:t>Habría que poner leyenda de los col</w:t>
      </w:r>
      <w:r>
        <w:rPr>
          <w:lang w:val="es-ES"/>
        </w:rPr>
        <w:t>ores de la (b) también, no?</w:t>
      </w:r>
    </w:p>
  </w:comment>
  <w:comment w:id="1" w:author="CARLOS ALFONSO MARTIN DE LA CALLE" w:date="2026-05-06T13:05:00Z" w:initials="CM">
    <w:p w14:paraId="7CEAD1C5" w14:textId="77777777" w:rsidR="00520E23" w:rsidRDefault="00520E23" w:rsidP="00520E23">
      <w:pPr>
        <w:pStyle w:val="Textocomentario"/>
      </w:pPr>
      <w:r>
        <w:rPr>
          <w:rStyle w:val="Refdecomentario"/>
        </w:rPr>
        <w:annotationRef/>
      </w:r>
      <w:r>
        <w:t xml:space="preserve">Según consulta en </w:t>
      </w:r>
      <w:hyperlink r:id="rId1" w:history="1">
        <w:r w:rsidRPr="00775C60">
          <w:rPr>
            <w:rStyle w:val="Hipervnculo"/>
          </w:rPr>
          <w:t>https://www.iucnredlist.org/</w:t>
        </w:r>
      </w:hyperlink>
    </w:p>
  </w:comment>
  <w:comment w:id="2" w:author="Guillermo Fandos" w:date="2026-07-06T18:27:00Z" w:initials="GF">
    <w:p w14:paraId="08AD263A" w14:textId="77777777" w:rsidR="007A6F49" w:rsidRDefault="00000000">
      <w:r>
        <w:annotationRef/>
      </w:r>
      <w:r>
        <w:rPr>
          <w:color w:val="000000"/>
          <w:sz w:val="20"/>
          <w:szCs w:val="20"/>
        </w:rPr>
        <w:t>Sí, el estado sale del Libro Rojo 2021; ya lo cito en el pie de la tabla.</w:t>
      </w:r>
    </w:p>
  </w:comment>
  <w:comment w:id="4" w:author="CARLOS ALFONSO MARTIN DE LA CALLE" w:date="2026-05-06T13:06:00Z" w:initials="CM">
    <w:p w14:paraId="422034B9" w14:textId="77777777" w:rsidR="00520E23" w:rsidRDefault="00520E23" w:rsidP="00520E23">
      <w:pPr>
        <w:pStyle w:val="Textocomentario"/>
      </w:pPr>
      <w:r>
        <w:rPr>
          <w:rStyle w:val="Refdecomentario"/>
        </w:rPr>
        <w:annotationRef/>
      </w:r>
      <w:r>
        <w:t>Según Libro Rojo 2021:</w:t>
      </w:r>
    </w:p>
    <w:p w14:paraId="06423C5F" w14:textId="77777777" w:rsidR="00520E23" w:rsidRDefault="00520E23" w:rsidP="00520E23">
      <w:pPr>
        <w:pStyle w:val="Textocomentario"/>
      </w:pPr>
      <w:r>
        <w:t>SEO/BirdLife (López-Jiménez N. Ed). 2021. Libro Rojo de las aves de España.</w:t>
      </w:r>
    </w:p>
  </w:comment>
  <w:comment w:id="3" w:author="Guillermo Fandos" w:date="2026-07-06T18:27:00Z" w:initials="GF">
    <w:p w14:paraId="15A335C4" w14:textId="77777777" w:rsidR="007A6F49" w:rsidRDefault="00000000">
      <w:r>
        <w:annotationRef/>
      </w:r>
      <w:r>
        <w:rPr>
          <w:color w:val="000000"/>
          <w:sz w:val="20"/>
          <w:szCs w:val="20"/>
        </w:rPr>
        <w:t>Citado el Libro Rojo (SEO/BirdLife 2021) en el pie de la Table S1.</w:t>
      </w:r>
    </w:p>
  </w:comment>
  <w:comment w:id="6" w:author="CARLOS ALFONSO MARTIN DE LA CALLE" w:date="2026-05-06T13:15:00Z" w:initials="CM">
    <w:p w14:paraId="58FB9521" w14:textId="77777777" w:rsidR="005D0714" w:rsidRDefault="00136A70" w:rsidP="005D0714">
      <w:pPr>
        <w:pStyle w:val="Textocomentario"/>
      </w:pPr>
      <w:r>
        <w:rPr>
          <w:rStyle w:val="Refdecomentario"/>
        </w:rPr>
        <w:annotationRef/>
      </w:r>
      <w:r w:rsidR="005D0714">
        <w:t xml:space="preserve">Indicar referencia. </w:t>
      </w:r>
    </w:p>
    <w:p w14:paraId="301CAD52" w14:textId="77777777" w:rsidR="005D0714" w:rsidRDefault="005D0714" w:rsidP="005D0714">
      <w:pPr>
        <w:pStyle w:val="Textocomentario"/>
      </w:pPr>
      <w:r>
        <w:t xml:space="preserve">Yo he usado </w:t>
      </w:r>
      <w:hyperlink r:id="rId2" w:history="1">
        <w:r w:rsidRPr="000A6154">
          <w:rPr>
            <w:rStyle w:val="Hipervnculo"/>
          </w:rPr>
          <w:t>https://www.iucnredlist.org/</w:t>
        </w:r>
      </w:hyperlink>
    </w:p>
  </w:comment>
  <w:comment w:id="5" w:author="Guillermo Fandos" w:date="2026-07-06T18:27:00Z" w:initials="GF">
    <w:p w14:paraId="5EA50C01" w14:textId="77777777" w:rsidR="007A6F49" w:rsidRDefault="00000000">
      <w:r>
        <w:annotationRef/>
      </w:r>
      <w:r>
        <w:rPr>
          <w:color w:val="000000"/>
          <w:sz w:val="20"/>
          <w:szCs w:val="20"/>
        </w:rPr>
        <w:t>Añadido: el porcentaje de población europea sale de la IUCN Red List, lo puse en el pie.</w:t>
      </w:r>
    </w:p>
  </w:comment>
  <w:comment w:id="7" w:author="CARLOS ALFONSO MARTIN DE LA CALLE" w:date="2026-05-06T13:18:00Z" w:initials="CM">
    <w:p w14:paraId="3C0C34FC" w14:textId="5EE5FDCB" w:rsidR="00136A70" w:rsidRDefault="00136A70" w:rsidP="00136A70">
      <w:pPr>
        <w:pStyle w:val="Textocomentario"/>
      </w:pPr>
      <w:r>
        <w:rPr>
          <w:rStyle w:val="Refdecomentario"/>
        </w:rPr>
        <w:annotationRef/>
      </w:r>
      <w:r>
        <w:t>Poco me parece esa cifra...</w:t>
      </w:r>
    </w:p>
  </w:comment>
  <w:comment w:id="8" w:author="Guillermo Fandos" w:date="2026-07-06T18:27:00Z" w:initials="GF">
    <w:p w14:paraId="2565C583" w14:textId="77777777" w:rsidR="007A6F49" w:rsidRDefault="00000000">
      <w:r>
        <w:annotationRef/>
      </w:r>
      <w:r>
        <w:rPr>
          <w:color w:val="000000"/>
          <w:sz w:val="20"/>
          <w:szCs w:val="20"/>
        </w:rPr>
        <w:t>Lo reviso; puede que haya que ajustar esa cifra del ~60%.</w:t>
      </w:r>
    </w:p>
  </w:comment>
  <w:comment w:id="9" w:author="CARLOS ALFONSO MARTIN DE LA CALLE" w:date="2026-05-05T20:17:00Z" w:initials="CM">
    <w:p w14:paraId="6DF6552D" w14:textId="77777777" w:rsidR="003519AB" w:rsidRDefault="003519AB" w:rsidP="003519AB">
      <w:pPr>
        <w:pStyle w:val="Textocomentario"/>
      </w:pPr>
      <w:r>
        <w:rPr>
          <w:rStyle w:val="Refdecomentario"/>
        </w:rPr>
        <w:annotationRef/>
      </w:r>
      <w:r>
        <w:t>Explicar mejor?</w:t>
      </w:r>
    </w:p>
  </w:comment>
  <w:comment w:id="10" w:author="Guillermo Fandos" w:date="2026-07-06T18:27:00Z" w:initials="GF">
    <w:p w14:paraId="6DFF258F" w14:textId="77777777" w:rsidR="007A6F49" w:rsidRDefault="00000000">
      <w:r>
        <w:annotationRef/>
      </w:r>
      <w:r>
        <w:rPr>
          <w:color w:val="000000"/>
          <w:sz w:val="20"/>
          <w:szCs w:val="20"/>
        </w:rPr>
        <w:t>He añadido una frase explicando qué cuenta como transición naïve.</w:t>
      </w:r>
    </w:p>
  </w:comment>
  <w:comment w:id="11" w:author="Raúl Contreras Martín" w:date="2026-03-31T13:18:00Z" w:initials="RCM">
    <w:p w14:paraId="60576F41" w14:textId="60CFCDC7" w:rsidR="00F02805" w:rsidRPr="00F02805" w:rsidRDefault="00F02805">
      <w:pPr>
        <w:pStyle w:val="Textocomentario"/>
        <w:rPr>
          <w:lang w:val="es-ES"/>
        </w:rPr>
      </w:pPr>
      <w:r>
        <w:rPr>
          <w:rStyle w:val="Refdecomentario"/>
        </w:rPr>
        <w:annotationRef/>
      </w:r>
      <w:r w:rsidRPr="00F02805">
        <w:rPr>
          <w:lang w:val="es-ES"/>
        </w:rPr>
        <w:t xml:space="preserve">No me deja editar la table, hay que </w:t>
      </w:r>
      <w:r>
        <w:rPr>
          <w:lang w:val="es-ES"/>
        </w:rPr>
        <w:t>poner en inglés lo que está en español</w:t>
      </w:r>
    </w:p>
  </w:comment>
  <w:comment w:id="12" w:author="CARLOS ALFONSO MARTIN DE LA CALLE" w:date="2026-05-11T15:47:00Z" w:initials="CM">
    <w:p w14:paraId="60E2BC72" w14:textId="77777777" w:rsidR="005F2B17" w:rsidRDefault="005F2B17" w:rsidP="005F2B17">
      <w:pPr>
        <w:pStyle w:val="Textocomentario"/>
      </w:pPr>
      <w:r>
        <w:rPr>
          <w:rStyle w:val="Refdecomentario"/>
        </w:rPr>
        <w:annotationRef/>
      </w:r>
      <w:r>
        <w:t>Solo se muestran dos especies?</w:t>
      </w:r>
    </w:p>
  </w:comment>
  <w:comment w:id="13" w:author="Guillermo Fandos" w:date="2026-07-06T18:27:00Z" w:initials="GF">
    <w:p w14:paraId="68B3FB6E" w14:textId="77777777" w:rsidR="007A6F49" w:rsidRDefault="00000000">
      <w:r>
        <w:annotationRef/>
      </w:r>
      <w:r>
        <w:rPr>
          <w:color w:val="000000"/>
          <w:sz w:val="20"/>
          <w:szCs w:val="20"/>
        </w:rPr>
        <w:t>Son las cuatro, pero las dos avutardas y las dos gangas comparten las mismas listas y las líneas se solapan; lo aclaro en el pie.</w:t>
      </w:r>
    </w:p>
  </w:comment>
  <w:comment w:id="20" w:author="Guillermo Fandos" w:date="2026-08-27T13:15:40Z" w:initials="C">
    <w:p w14:paraId="2C7A9E0A" w14:textId="77777777">
      <w:r>
        <w:rPr>
          <w:rStyle w:val="CommentReference"/>
        </w:rPr>
        <w:annotationRef/>
      </w:r>
      <w:r>
        <w:rPr>
          <w:color w:val="000000"/>
          <w:sz w:val="20"/>
          <w:szCs w:val="20"/>
        </w:rPr>
        <w:t>Hecho: añadida al pie la leyenda del panel (b) (rangos europeos de las cuatro especies, mismos colores que en a, y recuadro del área de estudio). Borrado también el texto en español que quedó incrustado en el pie.</w:t>
      </w:r>
    </w:p>
  </w:comment>
  <w:comment w:id="21" w:author="Guillermo Fandos" w:date="2026-08-27T13:15:40Z" w:initials="C">
    <w:p w14:paraId="5F37EC74" w14:textId="77777777">
      <w:r>
        <w:rPr>
          <w:rStyle w:val="CommentReference"/>
        </w:rPr>
        <w:annotationRef/>
      </w:r>
      <w:r>
        <w:rPr>
          <w:color w:val="000000"/>
          <w:sz w:val="20"/>
          <w:szCs w:val="20"/>
        </w:rPr>
        <w:t>Tenías razón: España alberga ~74% de la población MUNDIAL (Alonso &amp; Palacín; BirdLife), así que el ~60% europeo era demasiado bajo. Eliminado; queda el ~83%. Verificado en la ficha del European Red List of Birds 2021 (BirdLife): España 29.400–34.300 aves = 83% de la población europea reproductora (total Europa 35.200–41.800).</w:t>
      </w:r>
    </w:p>
  </w:comment>
  <w:comment w:id="22" w:author="Guillermo Fandos" w:date="2026-08-27T13:15:40Z" w:initials="C">
    <w:p w14:paraId="602DC06E" w14:textId="77777777">
      <w:r>
        <w:rPr>
          <w:rStyle w:val="CommentReference"/>
        </w:rPr>
        <w:annotationRef/>
      </w:r>
      <w:r>
        <w:rPr>
          <w:color w:val="000000"/>
          <w:sz w:val="20"/>
          <w:szCs w:val="20"/>
        </w:rPr>
        <w:t>Traducidas al inglés las seis descripciones de modelos de la Table S10.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23AE06" w15:done="0"/>
  <w15:commentEx w15:paraId="7CEAD1C5" w15:done="0"/>
  <w15:commentEx w15:paraId="08AD263A" w15:paraIdParent="7CEAD1C5" w15:done="0"/>
  <w15:commentEx w15:paraId="06423C5F" w15:done="0"/>
  <w15:commentEx w15:paraId="15A335C4" w15:done="0"/>
  <w15:commentEx w15:paraId="301CAD52" w15:done="0"/>
  <w15:commentEx w15:paraId="5EA50C01" w15:done="0"/>
  <w15:commentEx w15:paraId="3C0C34FC" w15:done="0"/>
  <w15:commentEx w15:paraId="2565C583" w15:paraIdParent="3C0C34FC" w15:done="0"/>
  <w15:commentEx w15:paraId="6DF6552D" w15:done="0"/>
  <w15:commentEx w15:paraId="6DFF258F" w15:paraIdParent="6DF6552D" w15:done="0"/>
  <w15:commentEx w15:paraId="60576F41" w15:done="0"/>
  <w15:commentEx w15:paraId="60E2BC72" w15:done="0"/>
  <w15:commentEx w15:paraId="68B3FB6E" w15:paraIdParent="60E2BC72" w15:done="0"/>
  <w15:commentEx w15:paraId="2C7A9E0A" w15:paraIdParent="6023AE06" w15:done="0"/>
  <w15:commentEx w15:paraId="5F37EC74" w15:paraIdParent="3C0C34FC" w15:done="0"/>
  <w15:commentEx w15:paraId="602DC06E" w15:paraIdParent="60576F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FC4157C" w16cex:dateUtc="2026-03-31T11:11:00Z"/>
  <w16cex:commentExtensible w16cex:durableId="6274F46A" w16cex:dateUtc="2026-05-06T11:05:00Z"/>
  <w16cex:commentExtensible w16cex:durableId="7A32238B" w16cex:dateUtc="2026-07-06T18:27:00Z"/>
  <w16cex:commentExtensible w16cex:durableId="6FBA5BE0" w16cex:dateUtc="2026-05-06T11:06:00Z"/>
  <w16cex:commentExtensible w16cex:durableId="4E36DD58" w16cex:dateUtc="2026-07-06T18:27:00Z"/>
  <w16cex:commentExtensible w16cex:durableId="349B185F" w16cex:dateUtc="2026-05-06T11:15:00Z"/>
  <w16cex:commentExtensible w16cex:durableId="3A93C975" w16cex:dateUtc="2026-07-06T18:27:00Z"/>
  <w16cex:commentExtensible w16cex:durableId="0BC7C356" w16cex:dateUtc="2026-05-06T11:18:00Z"/>
  <w16cex:commentExtensible w16cex:durableId="693B984A" w16cex:dateUtc="2026-07-06T18:27:00Z"/>
  <w16cex:commentExtensible w16cex:durableId="01AC53F2" w16cex:dateUtc="2026-05-05T18:17:00Z"/>
  <w16cex:commentExtensible w16cex:durableId="66C36299" w16cex:dateUtc="2026-07-06T18:27:00Z"/>
  <w16cex:commentExtensible w16cex:durableId="7569E14A" w16cex:dateUtc="2026-03-31T11:18:00Z"/>
  <w16cex:commentExtensible w16cex:durableId="0DF09F6A" w16cex:dateUtc="2026-05-11T13:47:00Z"/>
  <w16cex:commentExtensible w16cex:durableId="048FBF3A" w16cex:dateUtc="2026-07-06T18:27:00Z"/>
  <w16cex:commentExtensible w16cex:durableId="73C3324E" w16cex:dateUtc="2026-08-27T13:15:40Z"/>
  <w16cex:commentExtensible w16cex:durableId="29772DEC" w16cex:dateUtc="2026-08-27T13:15:40Z"/>
  <w16cex:commentExtensible w16cex:durableId="0683246C" w16cex:dateUtc="2026-08-27T13:15:4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23AE06" w16cid:durableId="2FC4157C"/>
  <w16cid:commentId w16cid:paraId="7CEAD1C5" w16cid:durableId="6274F46A"/>
  <w16cid:commentId w16cid:paraId="08AD263A" w16cid:durableId="7A32238B"/>
  <w16cid:commentId w16cid:paraId="06423C5F" w16cid:durableId="6FBA5BE0"/>
  <w16cid:commentId w16cid:paraId="15A335C4" w16cid:durableId="4E36DD58"/>
  <w16cid:commentId w16cid:paraId="301CAD52" w16cid:durableId="349B185F"/>
  <w16cid:commentId w16cid:paraId="5EA50C01" w16cid:durableId="3A93C975"/>
  <w16cid:commentId w16cid:paraId="3C0C34FC" w16cid:durableId="0BC7C356"/>
  <w16cid:commentId w16cid:paraId="2565C583" w16cid:durableId="693B984A"/>
  <w16cid:commentId w16cid:paraId="6DF6552D" w16cid:durableId="01AC53F2"/>
  <w16cid:commentId w16cid:paraId="6DFF258F" w16cid:durableId="66C36299"/>
  <w16cid:commentId w16cid:paraId="60576F41" w16cid:durableId="7569E14A"/>
  <w16cid:commentId w16cid:paraId="60E2BC72" w16cid:durableId="0DF09F6A"/>
  <w16cid:commentId w16cid:paraId="68B3FB6E" w16cid:durableId="048FBF3A"/>
  <w16cid:commentId w16cid:paraId="2C7A9E0A" w16cid:durableId="73C3324E"/>
  <w16cid:commentId w16cid:paraId="5F37EC74" w16cid:durableId="29772DEC"/>
  <w16cid:commentId w16cid:paraId="602DC06E" w16cid:durableId="068324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2065011">
    <w:abstractNumId w:val="8"/>
  </w:num>
  <w:num w:numId="2" w16cid:durableId="1830555815">
    <w:abstractNumId w:val="6"/>
  </w:num>
  <w:num w:numId="3" w16cid:durableId="874390887">
    <w:abstractNumId w:val="5"/>
  </w:num>
  <w:num w:numId="4" w16cid:durableId="388113544">
    <w:abstractNumId w:val="4"/>
  </w:num>
  <w:num w:numId="5" w16cid:durableId="1139301275">
    <w:abstractNumId w:val="7"/>
  </w:num>
  <w:num w:numId="6" w16cid:durableId="86199804">
    <w:abstractNumId w:val="3"/>
  </w:num>
  <w:num w:numId="7" w16cid:durableId="466313871">
    <w:abstractNumId w:val="2"/>
  </w:num>
  <w:num w:numId="8" w16cid:durableId="1866170204">
    <w:abstractNumId w:val="1"/>
  </w:num>
  <w:num w:numId="9" w16cid:durableId="16765720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úl Contreras Martín">
    <w15:presenceInfo w15:providerId="None" w15:userId="Raúl Contreras Martín"/>
  </w15:person>
  <w15:person w15:author="CARLOS ALFONSO MARTIN DE LA CALLE">
    <w15:presenceInfo w15:providerId="AD" w15:userId="S::camart03@ucm.es::bc2130e0-12e2-4ca2-82b5-3385a6603515"/>
  </w15:person>
  <w15:person w15:author="Guillermo Fandos">
    <w15:presenceInfo w15:providerId="AD" w15:userId="S::fandos-guzman@uni-potsdam.de::7414e3c4-7aff-49f8-bc22-ad5013e27c9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53"/>
    <w:rsid w:val="00136A70"/>
    <w:rsid w:val="0015074B"/>
    <w:rsid w:val="0019042E"/>
    <w:rsid w:val="00201844"/>
    <w:rsid w:val="0029639D"/>
    <w:rsid w:val="002F414F"/>
    <w:rsid w:val="002F4908"/>
    <w:rsid w:val="00326F90"/>
    <w:rsid w:val="003519AB"/>
    <w:rsid w:val="004E62E6"/>
    <w:rsid w:val="00520E23"/>
    <w:rsid w:val="00541878"/>
    <w:rsid w:val="005D0714"/>
    <w:rsid w:val="005F2B17"/>
    <w:rsid w:val="00671198"/>
    <w:rsid w:val="00725E13"/>
    <w:rsid w:val="007A6F49"/>
    <w:rsid w:val="008F3A2F"/>
    <w:rsid w:val="00A16DAB"/>
    <w:rsid w:val="00AA1D8D"/>
    <w:rsid w:val="00B27F3C"/>
    <w:rsid w:val="00B47730"/>
    <w:rsid w:val="00B66F3A"/>
    <w:rsid w:val="00CB0664"/>
    <w:rsid w:val="00DD5316"/>
    <w:rsid w:val="00F02805"/>
    <w:rsid w:val="00F51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356C9"/>
  <w14:defaultImageDpi w14:val="300"/>
  <w15:docId w15:val="{9C6E9257-5220-954B-B96E-00C3C079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F02805"/>
    <w:pPr>
      <w:spacing w:after="0" w:line="240" w:lineRule="auto"/>
    </w:pPr>
    <w:rPr>
      <w:rFonts w:ascii="Times New Roman" w:hAnsi="Times New Roman"/>
    </w:rPr>
  </w:style>
  <w:style w:type="character" w:styleId="Refdecomentario">
    <w:name w:val="annotation reference"/>
    <w:basedOn w:val="Fuentedeprrafopredeter"/>
    <w:uiPriority w:val="99"/>
    <w:semiHidden/>
    <w:unhideWhenUsed/>
    <w:rsid w:val="00F02805"/>
    <w:rPr>
      <w:sz w:val="16"/>
      <w:szCs w:val="16"/>
    </w:rPr>
  </w:style>
  <w:style w:type="paragraph" w:styleId="Textocomentario">
    <w:name w:val="annotation text"/>
    <w:basedOn w:val="Normal"/>
    <w:link w:val="TextocomentarioCar"/>
    <w:uiPriority w:val="99"/>
    <w:unhideWhenUsed/>
    <w:rsid w:val="00F02805"/>
    <w:pPr>
      <w:spacing w:line="240" w:lineRule="auto"/>
    </w:pPr>
    <w:rPr>
      <w:sz w:val="20"/>
      <w:szCs w:val="20"/>
    </w:rPr>
  </w:style>
  <w:style w:type="character" w:customStyle="1" w:styleId="TextocomentarioCar">
    <w:name w:val="Texto comentario Car"/>
    <w:basedOn w:val="Fuentedeprrafopredeter"/>
    <w:link w:val="Textocomentario"/>
    <w:uiPriority w:val="99"/>
    <w:rsid w:val="00F02805"/>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F02805"/>
    <w:rPr>
      <w:b/>
      <w:bCs/>
    </w:rPr>
  </w:style>
  <w:style w:type="character" w:customStyle="1" w:styleId="AsuntodelcomentarioCar">
    <w:name w:val="Asunto del comentario Car"/>
    <w:basedOn w:val="TextocomentarioCar"/>
    <w:link w:val="Asuntodelcomentario"/>
    <w:uiPriority w:val="99"/>
    <w:semiHidden/>
    <w:rsid w:val="00F02805"/>
    <w:rPr>
      <w:rFonts w:ascii="Times New Roman" w:hAnsi="Times New Roman"/>
      <w:b/>
      <w:bCs/>
      <w:sz w:val="20"/>
      <w:szCs w:val="20"/>
    </w:rPr>
  </w:style>
  <w:style w:type="character" w:styleId="Hipervnculo">
    <w:name w:val="Hyperlink"/>
    <w:basedOn w:val="Fuentedeprrafopredeter"/>
    <w:uiPriority w:val="99"/>
    <w:unhideWhenUsed/>
    <w:rsid w:val="00520E23"/>
    <w:rPr>
      <w:color w:val="0000FF" w:themeColor="hyperlink"/>
      <w:u w:val="single"/>
    </w:rPr>
  </w:style>
  <w:style w:type="character" w:styleId="Mencinsinresolver">
    <w:name w:val="Unresolved Mention"/>
    <w:basedOn w:val="Fuentedeprrafopredeter"/>
    <w:uiPriority w:val="99"/>
    <w:semiHidden/>
    <w:unhideWhenUsed/>
    <w:rsid w:val="00520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Relationships xmlns="http://schemas.openxmlformats.org/package/2006/relationships"><Relationship Id="rId2" Type="http://schemas.openxmlformats.org/officeDocument/2006/relationships/hyperlink" Target="https://www.iucnredlist.org/" TargetMode="External"/><Relationship Id="rId1" Type="http://schemas.openxmlformats.org/officeDocument/2006/relationships/hyperlink" Target="https://www.iucnredlist.org/" TargetMode="External"/></Relationships>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18/08/relationships/commentsExtensible" Target="commentsExtensible.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microsoft.com/office/2011/relationships/commentsExtended" Target="commentsExtended.xml"/><Relationship Id="rId3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7263</Words>
  <Characters>39948</Characters>
  <Application>Microsoft Office Word</Application>
  <DocSecurity>0</DocSecurity>
  <Lines>332</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Fandos</cp:lastModifiedBy>
  <cp:revision>2</cp:revision>
  <dcterms:created xsi:type="dcterms:W3CDTF">2026-07-07T12:19:00Z</dcterms:created>
  <dcterms:modified xsi:type="dcterms:W3CDTF">2026-07-07T12:19:00Z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153ba0340f84b2220c3f3c0d9e66b159e67ad7280b107471c7bb3248e16ae033</vt:lpwstr>
  </property>
</Properties>
</file>