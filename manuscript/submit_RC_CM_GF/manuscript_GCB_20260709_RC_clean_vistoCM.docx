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C03C" w14:textId="2C7ECE64" w:rsidR="002F0426" w:rsidRPr="00AD304B" w:rsidRDefault="00070F70" w:rsidP="00672FC6">
      <w:pPr>
        <w:spacing w:after="240" w:line="360" w:lineRule="auto"/>
        <w:jc w:val="both"/>
        <w:rPr>
          <w:lang w:val="en-US"/>
        </w:rPr>
      </w:pPr>
      <w:commentRangeStart w:id="0"/>
      <w:commentRangeStart w:id="1"/>
      <w:commentRangeStart w:id="2"/>
      <w:r>
        <w:rPr>
          <w:b/>
          <w:bCs/>
          <w:sz w:val="30"/>
          <w:szCs w:val="30"/>
          <w:lang w:val="en-US"/>
        </w:rPr>
        <w:t>Colonisation failure, not habitat loss, drives range contraction in steppe birds</w:t>
      </w:r>
      <w:commentRangeEnd w:id="2"/>
      <w:r w:rsidRPr="00AD304B">
        <w:rPr>
          <w:rStyle w:val="Refdecomentario"/>
          <w:sz w:val="22"/>
          <w:szCs w:val="22"/>
          <w:lang w:val="en-US"/>
        </w:rPr>
        <w:commentReference w:id="2"/>
      </w:r>
      <w:commentRangeEnd w:id="0"/>
      <w:r w:rsidRPr="00AD304B">
        <w:rPr>
          <w:rStyle w:val="Refdecomentario"/>
          <w:sz w:val="22"/>
          <w:szCs w:val="22"/>
          <w:lang w:val="en-US"/>
        </w:rPr>
        <w:commentReference w:id="0"/>
      </w:r>
      <w:commentRangeEnd w:id="1"/>
      <w:r w:rsidR="00263330" w:rsidRPr="00AD304B">
        <w:rPr>
          <w:rStyle w:val="Refdecomentario"/>
          <w:sz w:val="22"/>
          <w:szCs w:val="22"/>
          <w:lang w:val="en-US"/>
        </w:rPr>
        <w:commentReference w:id="1"/>
      </w:r>
    </w:p>
    <w:p w14:paraId="3642B84E" w14:textId="77777777" w:rsidR="002F0426" w:rsidRPr="00AD304B" w:rsidRDefault="002F0426" w:rsidP="00672FC6">
      <w:pPr>
        <w:spacing w:after="80" w:line="360" w:lineRule="auto"/>
        <w:jc w:val="both"/>
        <w:rPr>
          <w:lang w:val="en-US"/>
        </w:rPr>
      </w:pPr>
    </w:p>
    <w:p w14:paraId="38A56180" w14:textId="17C0ACFE" w:rsidR="002F0426" w:rsidRDefault="00070F70" w:rsidP="00672FC6">
      <w:pPr>
        <w:spacing w:after="80" w:line="360" w:lineRule="auto"/>
        <w:jc w:val="both"/>
      </w:pPr>
      <w:r>
        <w:rPr>
          <w:i/>
          <w:iCs/>
          <w:sz w:val="20"/>
          <w:szCs w:val="20"/>
        </w:rPr>
        <w:t>Raúl Contreras-Martín¹</w:t>
      </w:r>
      <w:r w:rsidRPr="00FB794F">
        <w:rPr>
          <w:i/>
          <w:iCs/>
          <w:sz w:val="20"/>
          <w:szCs w:val="20"/>
          <w:vertAlign w:val="superscript"/>
        </w:rPr>
        <w:t>,</w:t>
      </w:r>
      <w:r>
        <w:rPr>
          <w:i/>
          <w:iCs/>
          <w:sz w:val="20"/>
          <w:szCs w:val="20"/>
        </w:rPr>
        <w:t>²*, Carlos A. Martín ¹, Guillermo Fandos¹*</w:t>
      </w:r>
    </w:p>
    <w:p w14:paraId="3B9A4B2F" w14:textId="77777777" w:rsidR="002F0426" w:rsidRDefault="00070F70" w:rsidP="00672FC6">
      <w:pPr>
        <w:spacing w:line="360" w:lineRule="auto"/>
        <w:jc w:val="both"/>
      </w:pPr>
      <w:r>
        <w:rPr>
          <w:sz w:val="20"/>
        </w:rPr>
        <w:t>¹ Departamento de Biodiversidad, Ecología y Evolución, Universidad Complutense de Madrid, 28040 Madrid, Spain</w:t>
      </w:r>
    </w:p>
    <w:p w14:paraId="29432231" w14:textId="6DC1484E" w:rsidR="002F0426" w:rsidRDefault="00070F70" w:rsidP="00672FC6">
      <w:pPr>
        <w:spacing w:line="360" w:lineRule="auto"/>
        <w:jc w:val="both"/>
      </w:pPr>
      <w:r>
        <w:rPr>
          <w:sz w:val="20"/>
        </w:rPr>
        <w:t xml:space="preserve">² </w:t>
      </w:r>
      <w:ins w:id="3" w:author="Raúl Contreras Martín" w:date="2026-07-08T13:17:00Z">
        <w:r w:rsidR="0006076E">
          <w:rPr>
            <w:sz w:val="20"/>
          </w:rPr>
          <w:t xml:space="preserve">Departamento de Biodiversidad y Biología Evolutiva, </w:t>
        </w:r>
      </w:ins>
      <w:r>
        <w:rPr>
          <w:sz w:val="20"/>
        </w:rPr>
        <w:t>Museo Nacional de Ciencias Naturales (MNCN-CSIC), C/ José Gutiérrez Abascal 2, 28006 Madrid, Spain</w:t>
      </w:r>
    </w:p>
    <w:p w14:paraId="0F837CA8" w14:textId="77777777" w:rsidR="002F0426" w:rsidRDefault="002F0426" w:rsidP="00672FC6">
      <w:pPr>
        <w:spacing w:line="360" w:lineRule="auto"/>
        <w:jc w:val="both"/>
      </w:pPr>
    </w:p>
    <w:p w14:paraId="4251FE1E" w14:textId="77777777" w:rsidR="002F0426" w:rsidRDefault="00070F70" w:rsidP="00672FC6">
      <w:pPr>
        <w:spacing w:line="360" w:lineRule="auto"/>
        <w:jc w:val="both"/>
      </w:pPr>
      <w:r>
        <w:rPr>
          <w:sz w:val="20"/>
        </w:rPr>
        <w:t>* Corresponding authors: Raúl Contreras-Martín; Guillermo Fandos (gfandos@ucm.es)</w:t>
      </w:r>
    </w:p>
    <w:p w14:paraId="5E8E8A81" w14:textId="77777777" w:rsidR="002F0426" w:rsidRDefault="002F0426" w:rsidP="00672FC6">
      <w:pPr>
        <w:spacing w:line="360" w:lineRule="auto"/>
        <w:jc w:val="both"/>
      </w:pPr>
    </w:p>
    <w:p w14:paraId="1D646D41" w14:textId="77777777" w:rsidR="002F0426" w:rsidRDefault="00070F70" w:rsidP="00672FC6">
      <w:pPr>
        <w:spacing w:line="360" w:lineRule="auto"/>
        <w:jc w:val="both"/>
      </w:pPr>
      <w:r>
        <w:rPr>
          <w:sz w:val="20"/>
        </w:rPr>
        <w:t>ORCID:</w:t>
      </w:r>
    </w:p>
    <w:p w14:paraId="30C009CA" w14:textId="77777777" w:rsidR="002F0426" w:rsidRDefault="00070F70" w:rsidP="00672FC6">
      <w:pPr>
        <w:spacing w:line="360" w:lineRule="auto"/>
        <w:jc w:val="both"/>
      </w:pPr>
      <w:r>
        <w:rPr>
          <w:sz w:val="20"/>
        </w:rPr>
        <w:t>Guillermo Fandos: https://orcid.org/0000-0003-1579-9444</w:t>
      </w:r>
    </w:p>
    <w:p w14:paraId="5244668B" w14:textId="77777777" w:rsidR="002F0426" w:rsidRDefault="00070F70" w:rsidP="00672FC6">
      <w:pPr>
        <w:spacing w:line="360" w:lineRule="auto"/>
        <w:jc w:val="both"/>
      </w:pPr>
      <w:r>
        <w:rPr>
          <w:sz w:val="20"/>
        </w:rPr>
        <w:t>Raúl Contreras-Martín: https://orcid.org/0009-0008-8707-9562</w:t>
      </w:r>
    </w:p>
    <w:p w14:paraId="251ECC5F" w14:textId="55B95DDF" w:rsidR="002F0426" w:rsidRDefault="00070F70" w:rsidP="00672FC6">
      <w:pPr>
        <w:spacing w:line="360" w:lineRule="auto"/>
        <w:jc w:val="both"/>
        <w:rPr>
          <w:sz w:val="20"/>
        </w:rPr>
      </w:pPr>
      <w:r>
        <w:rPr>
          <w:sz w:val="20"/>
        </w:rPr>
        <w:t>Carlos A. Martín: https://orcid.org/0000-0002-6865-9376</w:t>
      </w:r>
    </w:p>
    <w:p w14:paraId="2993253D" w14:textId="77777777" w:rsidR="00F41D3F" w:rsidRDefault="00F41D3F" w:rsidP="00672FC6">
      <w:pPr>
        <w:spacing w:line="360" w:lineRule="auto"/>
        <w:jc w:val="both"/>
      </w:pPr>
    </w:p>
    <w:p w14:paraId="0D086F01" w14:textId="6E02EDD8" w:rsidR="002F0426" w:rsidRPr="00ED07E5" w:rsidRDefault="00070F70" w:rsidP="00672FC6">
      <w:pPr>
        <w:spacing w:after="80" w:line="360" w:lineRule="auto"/>
        <w:jc w:val="both"/>
        <w:rPr>
          <w:lang w:val="en-US"/>
        </w:rPr>
      </w:pPr>
      <w:r>
        <w:rPr>
          <w:sz w:val="20"/>
          <w:szCs w:val="20"/>
          <w:lang w:val="en-US"/>
        </w:rPr>
        <w:t>Running head: Demographic trap in Iberian steppe birds</w:t>
      </w:r>
    </w:p>
    <w:p w14:paraId="179724AD" w14:textId="77777777" w:rsidR="002F0426" w:rsidRPr="00ED07E5" w:rsidRDefault="00070F70" w:rsidP="00672FC6">
      <w:pPr>
        <w:spacing w:after="80" w:line="360" w:lineRule="auto"/>
        <w:jc w:val="both"/>
        <w:rPr>
          <w:lang w:val="en-US"/>
        </w:rPr>
      </w:pPr>
      <w:r>
        <w:rPr>
          <w:sz w:val="20"/>
          <w:szCs w:val="20"/>
          <w:lang w:val="en-US"/>
        </w:rPr>
        <w:t>Target journal: Global Change Biology</w:t>
      </w:r>
    </w:p>
    <w:p w14:paraId="1C66B3E0" w14:textId="77777777" w:rsidR="002F0426" w:rsidRPr="00ED07E5" w:rsidRDefault="00070F70" w:rsidP="00672FC6">
      <w:pPr>
        <w:spacing w:after="80" w:line="360" w:lineRule="auto"/>
        <w:jc w:val="both"/>
        <w:rPr>
          <w:lang w:val="en-US"/>
        </w:rPr>
      </w:pPr>
      <w:r>
        <w:rPr>
          <w:i/>
          <w:iCs/>
          <w:sz w:val="20"/>
          <w:szCs w:val="20"/>
          <w:lang w:val="en-US"/>
        </w:rPr>
        <w:t>Keywords: dynamic occupancy models, colonisation–extinction asymmetry, eBird, imperfect detection, range dynamics, steppe birds, citizen science, extinction debt</w:t>
      </w:r>
    </w:p>
    <w:p w14:paraId="2B0F669A" w14:textId="77777777" w:rsidR="002F0426" w:rsidRPr="00ED07E5" w:rsidRDefault="00070F70" w:rsidP="00672FC6">
      <w:pPr>
        <w:spacing w:after="360" w:line="360" w:lineRule="auto"/>
        <w:jc w:val="both"/>
        <w:rPr>
          <w:lang w:val="en-US"/>
        </w:rPr>
      </w:pPr>
      <w:r>
        <w:rPr>
          <w:sz w:val="20"/>
          <w:szCs w:val="20"/>
          <w:lang w:val="en-US"/>
        </w:rPr>
        <w:t>Word count (main text): ~6,300</w:t>
      </w:r>
    </w:p>
    <w:p w14:paraId="08DFEDB4" w14:textId="77777777" w:rsidR="002F0426" w:rsidRPr="00ED07E5" w:rsidRDefault="00070F70" w:rsidP="00672FC6">
      <w:pPr>
        <w:pStyle w:val="Ttulo1"/>
        <w:spacing w:line="360" w:lineRule="auto"/>
        <w:jc w:val="both"/>
        <w:rPr>
          <w:lang w:val="en-US"/>
        </w:rPr>
      </w:pPr>
      <w:commentRangeStart w:id="4"/>
      <w:commentRangeStart w:id="5"/>
      <w:r>
        <w:rPr>
          <w:sz w:val="26"/>
          <w:szCs w:val="26"/>
          <w:lang w:val="en-US"/>
        </w:rPr>
        <w:t>Abstract</w:t>
      </w:r>
      <w:commentRangeEnd w:id="4"/>
      <w:r w:rsidRPr="00ED07E5">
        <w:rPr>
          <w:rStyle w:val="Refdecomentario"/>
          <w:sz w:val="28"/>
          <w:szCs w:val="28"/>
          <w:lang w:val="en-US"/>
        </w:rPr>
        <w:commentReference w:id="4"/>
      </w:r>
      <w:commentRangeEnd w:id="5"/>
      <w:r w:rsidRPr="00ED07E5">
        <w:rPr>
          <w:rStyle w:val="Refdecomentario"/>
          <w:sz w:val="28"/>
          <w:szCs w:val="28"/>
          <w:lang w:val="en-US"/>
        </w:rPr>
        <w:commentReference w:id="5"/>
      </w:r>
    </w:p>
    <w:p w14:paraId="11AEB802" w14:textId="29974575" w:rsidR="002F0426" w:rsidRPr="00ED07E5" w:rsidRDefault="00070F70" w:rsidP="00672FC6">
      <w:pPr>
        <w:spacing w:before="80" w:after="80" w:line="360" w:lineRule="auto"/>
        <w:jc w:val="both"/>
        <w:rPr>
          <w:lang w:val="en-US"/>
        </w:rPr>
      </w:pPr>
      <w:r>
        <w:rPr>
          <w:lang w:val="en-US"/>
        </w:rPr>
        <w:t xml:space="preserve">Range contractions may persist even when </w:t>
      </w:r>
      <w:del w:id="6" w:author="CARLOS ALFONSO MARTIN DE LA CALLE" w:date="2026-07-14T09:24:00Z" w16du:dateUtc="2026-07-14T07:24:00Z">
        <w:r w:rsidDel="00B64B6B">
          <w:rPr>
            <w:lang w:val="en-US"/>
          </w:rPr>
          <w:delText xml:space="preserve">suitable </w:delText>
        </w:r>
      </w:del>
      <w:ins w:id="7" w:author="CARLOS ALFONSO MARTIN DE LA CALLE" w:date="2026-07-14T09:24:00Z" w16du:dateUtc="2026-07-14T07:24:00Z">
        <w:r w:rsidR="00B64B6B">
          <w:rPr>
            <w:lang w:val="en-US"/>
          </w:rPr>
          <w:t xml:space="preserve">available </w:t>
        </w:r>
      </w:ins>
      <w:r>
        <w:rPr>
          <w:lang w:val="en-US"/>
        </w:rPr>
        <w:t>habitat remains</w:t>
      </w:r>
      <w:del w:id="8" w:author="Raúl Contreras Martín" w:date="2026-07-08T13:19:00Z">
        <w:r w:rsidDel="0006076E">
          <w:rPr>
            <w:lang w:val="en-US"/>
          </w:rPr>
          <w:delText>,</w:delText>
        </w:r>
      </w:del>
      <w:r>
        <w:rPr>
          <w:lang w:val="en-US"/>
        </w:rPr>
        <w:t xml:space="preserve"> if recolonisation is insufficient to offset local extinction. Standard monitoring frameworks record occupancy patterns but not the underlying colonisation and extinction rates and therefore cannot determine whether observed ranges are demographically sustainable and remain stable over time.</w:t>
      </w:r>
    </w:p>
    <w:p w14:paraId="76D5DF3E" w14:textId="4CCE01D4" w:rsidR="002F0426" w:rsidRPr="00ED07E5" w:rsidRDefault="00070F70" w:rsidP="00672FC6">
      <w:pPr>
        <w:spacing w:before="80" w:after="80" w:line="360" w:lineRule="auto"/>
        <w:jc w:val="both"/>
        <w:rPr>
          <w:lang w:val="en-US"/>
        </w:rPr>
      </w:pPr>
      <w:r>
        <w:rPr>
          <w:lang w:val="en-US"/>
        </w:rPr>
        <w:t xml:space="preserve">We fitted dynamic occupancy models to seven years of citizen-science data collected across more than 4,000 </w:t>
      </w:r>
      <w:commentRangeStart w:id="9"/>
      <w:commentRangeStart w:id="10"/>
      <w:r>
        <w:rPr>
          <w:lang w:val="en-US"/>
        </w:rPr>
        <w:t>5 × 5 km</w:t>
      </w:r>
      <w:commentRangeEnd w:id="9"/>
      <w:r>
        <w:rPr>
          <w:rStyle w:val="Refdecomentario"/>
          <w:sz w:val="22"/>
          <w:szCs w:val="22"/>
          <w:lang w:val="en-US"/>
        </w:rPr>
        <w:commentReference w:id="9"/>
      </w:r>
      <w:commentRangeEnd w:id="10"/>
      <w:r>
        <w:rPr>
          <w:rStyle w:val="Refdecomentario"/>
          <w:sz w:val="22"/>
          <w:szCs w:val="22"/>
          <w:lang w:val="en-US"/>
        </w:rPr>
        <w:commentReference w:id="10"/>
      </w:r>
      <w:r>
        <w:rPr>
          <w:lang w:val="en-US"/>
        </w:rPr>
        <w:t xml:space="preserve"> grid cells for four threatened steppe birds in </w:t>
      </w:r>
      <w:commentRangeStart w:id="11"/>
      <w:r>
        <w:rPr>
          <w:lang w:val="en-US"/>
        </w:rPr>
        <w:t>mainland Spain</w:t>
      </w:r>
      <w:commentRangeEnd w:id="11"/>
      <w:r>
        <w:rPr>
          <w:rStyle w:val="Refdecomentario"/>
          <w:sz w:val="22"/>
          <w:szCs w:val="22"/>
          <w:lang w:val="en-US"/>
        </w:rPr>
        <w:commentReference w:id="11"/>
      </w:r>
      <w:r>
        <w:rPr>
          <w:lang w:val="en-US"/>
        </w:rPr>
        <w:t xml:space="preserve"> (</w:t>
      </w:r>
      <w:commentRangeStart w:id="12"/>
      <w:r>
        <w:rPr>
          <w:lang w:val="en-US"/>
        </w:rPr>
        <w:t>the great bustard, little bustard, and pin-tailed and black-bellied sandgrouse</w:t>
      </w:r>
      <w:commentRangeEnd w:id="12"/>
      <w:r w:rsidR="00263330">
        <w:rPr>
          <w:rStyle w:val="Refdecomentario"/>
          <w:sz w:val="22"/>
          <w:szCs w:val="22"/>
          <w:lang w:val="en-US"/>
        </w:rPr>
        <w:commentReference w:id="12"/>
      </w:r>
      <w:r>
        <w:rPr>
          <w:lang w:val="en-US"/>
        </w:rPr>
        <w:t>), which holds 19–97% of their European breeding populations. Models estimated colonisation (</w:t>
      </w:r>
      <w:r>
        <w:t>γ</w:t>
      </w:r>
      <w:r>
        <w:rPr>
          <w:lang w:val="en-US"/>
        </w:rPr>
        <w:t>) and extinction (</w:t>
      </w:r>
      <w:r>
        <w:t>ε</w:t>
      </w:r>
      <w:r>
        <w:rPr>
          <w:lang w:val="en-US"/>
        </w:rPr>
        <w:t xml:space="preserve">) explicitly while correcting for imperfect detection. </w:t>
      </w:r>
      <w:ins w:id="13" w:author="Raúl Contreras Martín" w:date="2026-07-08T13:20:00Z">
        <w:r w:rsidR="0006076E" w:rsidRPr="0006076E">
          <w:rPr>
            <w:lang w:val="en-US"/>
          </w:rPr>
          <w:t xml:space="preserve">Estimates revealed colonisation rates that were too low </w:t>
        </w:r>
        <w:r w:rsidR="0006076E" w:rsidRPr="0006076E">
          <w:rPr>
            <w:lang w:val="en-US"/>
          </w:rPr>
          <w:lastRenderedPageBreak/>
          <w:t>to offset extinction across all four species, and this asymmetry held across the full uncertainty distribution.</w:t>
        </w:r>
      </w:ins>
      <w:del w:id="14" w:author="Raúl Contreras Martín" w:date="2026-07-08T13:20:00Z">
        <w:r w:rsidDel="0006076E">
          <w:rPr>
            <w:lang w:val="en-US"/>
          </w:rPr>
          <w:delText>Estimates revealed colonisation rates so low that extinction cannot be offset across all four species, and this asymmetry held across the full uncertainty distribution.</w:delText>
        </w:r>
      </w:del>
      <w:r>
        <w:rPr>
          <w:lang w:val="en-US"/>
        </w:rPr>
        <w:t xml:space="preserve"> Equilibrium occupancies implied by current colonization and extinction rates fall far below observed distributions, indicating substantial extinction debt. </w:t>
      </w:r>
      <w:commentRangeStart w:id="15"/>
      <w:commentRangeStart w:id="16"/>
      <w:r>
        <w:rPr>
          <w:lang w:val="en-US"/>
        </w:rPr>
        <w:t>These conclusions were robust to survey design and to spatial autocorrelation in the data.</w:t>
      </w:r>
      <w:commentRangeEnd w:id="15"/>
      <w:r w:rsidRPr="00ED07E5">
        <w:rPr>
          <w:rStyle w:val="Refdecomentario"/>
          <w:sz w:val="22"/>
          <w:szCs w:val="22"/>
          <w:lang w:val="en-US"/>
        </w:rPr>
        <w:commentReference w:id="15"/>
      </w:r>
      <w:commentRangeEnd w:id="16"/>
      <w:r w:rsidRPr="00ED07E5">
        <w:rPr>
          <w:rStyle w:val="Refdecomentario"/>
          <w:sz w:val="22"/>
          <w:szCs w:val="22"/>
          <w:lang w:val="en-US"/>
        </w:rPr>
        <w:commentReference w:id="16"/>
      </w:r>
    </w:p>
    <w:p w14:paraId="05E24869" w14:textId="27112AC2" w:rsidR="002F0426" w:rsidRPr="00ED07E5" w:rsidRDefault="00070F70" w:rsidP="00672FC6">
      <w:pPr>
        <w:spacing w:before="80" w:after="80" w:line="360" w:lineRule="auto"/>
        <w:jc w:val="both"/>
        <w:rPr>
          <w:lang w:val="en-US"/>
        </w:rPr>
      </w:pPr>
      <w:r>
        <w:rPr>
          <w:lang w:val="en-US"/>
        </w:rPr>
        <w:t xml:space="preserve">Current demographic rates cannot sustain the observed ranges of the species studied. Where colonisation is this low, range contraction may continue even if habitat loss slows, because remaining </w:t>
      </w:r>
      <w:del w:id="17" w:author="CARLOS ALFONSO MARTIN DE LA CALLE" w:date="2026-07-14T09:24:00Z" w16du:dateUtc="2026-07-14T07:24:00Z">
        <w:r w:rsidDel="00B64B6B">
          <w:rPr>
            <w:lang w:val="en-US"/>
          </w:rPr>
          <w:delText xml:space="preserve">suitable </w:delText>
        </w:r>
      </w:del>
      <w:ins w:id="18" w:author="CARLOS ALFONSO MARTIN DE LA CALLE" w:date="2026-07-14T09:24:00Z" w16du:dateUtc="2026-07-14T07:24:00Z">
        <w:r w:rsidR="00B64B6B">
          <w:rPr>
            <w:lang w:val="en-US"/>
          </w:rPr>
          <w:t>avai</w:t>
        </w:r>
      </w:ins>
      <w:ins w:id="19" w:author="CARLOS ALFONSO MARTIN DE LA CALLE" w:date="2026-07-14T11:07:00Z" w16du:dateUtc="2026-07-14T09:07:00Z">
        <w:r w:rsidR="00D279FF">
          <w:rPr>
            <w:lang w:val="en-US"/>
          </w:rPr>
          <w:t>la</w:t>
        </w:r>
      </w:ins>
      <w:ins w:id="20" w:author="CARLOS ALFONSO MARTIN DE LA CALLE" w:date="2026-07-14T09:24:00Z" w16du:dateUtc="2026-07-14T07:24:00Z">
        <w:r w:rsidR="00B64B6B">
          <w:rPr>
            <w:lang w:val="en-US"/>
          </w:rPr>
          <w:t xml:space="preserve">ble </w:t>
        </w:r>
      </w:ins>
      <w:r>
        <w:rPr>
          <w:lang w:val="en-US"/>
        </w:rPr>
        <w:t xml:space="preserve">habitat is too isolated to be reoccupied on management-relevant timescales. Preventing local extinction at occupied sites therefore would have a greater demographic outcome than promoting recolonisation under current conditions. More broadly, this kind of colonisation limitation, detectable only with detection-corrected demographic decomposition, may represent an under-recognised driver of biodiversity decline </w:t>
      </w:r>
      <w:commentRangeStart w:id="21"/>
      <w:commentRangeStart w:id="22"/>
      <w:r>
        <w:rPr>
          <w:lang w:val="en-US"/>
        </w:rPr>
        <w:t>even under slow or moderate environmental change</w:t>
      </w:r>
      <w:commentRangeEnd w:id="21"/>
      <w:r>
        <w:rPr>
          <w:rStyle w:val="Refdecomentario"/>
          <w:sz w:val="22"/>
          <w:szCs w:val="22"/>
          <w:lang w:val="en-US"/>
        </w:rPr>
        <w:commentReference w:id="21"/>
      </w:r>
      <w:commentRangeEnd w:id="22"/>
      <w:r>
        <w:rPr>
          <w:rStyle w:val="Refdecomentario"/>
          <w:sz w:val="22"/>
          <w:szCs w:val="22"/>
          <w:lang w:val="en-US"/>
        </w:rPr>
        <w:commentReference w:id="22"/>
      </w:r>
      <w:r>
        <w:rPr>
          <w:lang w:val="en-US"/>
        </w:rPr>
        <w:t>.</w:t>
      </w:r>
    </w:p>
    <w:p w14:paraId="5500936C" w14:textId="77777777" w:rsidR="002F0426" w:rsidRPr="00ED07E5" w:rsidRDefault="002F0426" w:rsidP="00672FC6">
      <w:pPr>
        <w:spacing w:before="40" w:after="40" w:line="360" w:lineRule="auto"/>
        <w:jc w:val="both"/>
        <w:rPr>
          <w:lang w:val="en-US"/>
        </w:rPr>
      </w:pPr>
    </w:p>
    <w:p w14:paraId="122487AE" w14:textId="77777777" w:rsidR="002F0426" w:rsidRPr="00ED07E5" w:rsidRDefault="00070F70" w:rsidP="00672FC6">
      <w:pPr>
        <w:pStyle w:val="Ttulo1"/>
        <w:spacing w:line="360" w:lineRule="auto"/>
        <w:jc w:val="both"/>
        <w:rPr>
          <w:lang w:val="en-US"/>
        </w:rPr>
      </w:pPr>
      <w:r>
        <w:rPr>
          <w:sz w:val="26"/>
          <w:szCs w:val="26"/>
          <w:lang w:val="en-US"/>
        </w:rPr>
        <w:t>1. Introduction</w:t>
      </w:r>
    </w:p>
    <w:p w14:paraId="1E75D1D7" w14:textId="014B5C36" w:rsidR="002F0426" w:rsidRPr="00ED07E5" w:rsidRDefault="00070F70" w:rsidP="00672FC6">
      <w:pPr>
        <w:spacing w:before="80" w:after="80" w:line="360" w:lineRule="auto"/>
        <w:jc w:val="both"/>
        <w:rPr>
          <w:lang w:val="en-US"/>
        </w:rPr>
      </w:pPr>
      <w:r>
        <w:rPr>
          <w:lang w:val="en-US"/>
        </w:rPr>
        <w:t xml:space="preserve">Under rapid environmental change, colonisation can weaken faster than habitat disappears. When that happens, species persist in ranges whose demography they can no longer sustain: local extinctions accumulate, empty patches go unreoccupied, and the range distribution drifts toward an equilibrium far below what current habitat could support </w:t>
      </w:r>
      <w:r>
        <w:rPr>
          <w:lang w:val="en-US"/>
        </w:rPr>
        <w:fldChar w:fldCharType="begin"/>
      </w:r>
      <w:r w:rsidR="00A83668">
        <w:rPr>
          <w:lang w:val="en-US"/>
        </w:rPr>
        <w:instrText xml:space="preserve"> ADDIN ZOTERO_ITEM CSL_CITATION {"citationID":"GprNkiwS","properties":{"formattedCitation":"(Hanski et al., 2006; Kuussaari et al., 2009)","plainCitation":"(Hanski et al., 2006; Kuussaari et al., 2009)","noteIndex":0},"citationItems":[{"id":"pbK1OzMh/TRzGcl6g","uris":["http://zotero.org/users/1446070/items/DRLZRCUV"],"itemData":{"id":1254,"type":"article-journal","abstract":"1 Recent studies on butterflies have documented apparent evolutionary changes in dispersal rate in response to climate change and habitat change. These studies often assume a trade-off between dispersal rate (or flight capacity) and reproduction, which is the rule in wing-dimorphic species but might not occur equally in wing-monomorphic species such as butterflies. 2 To investigate the relationship between dispersal rate and fecundity in the Glanville fritillary butterfly Melitaea cinxia we recorded lifetime individual movements, matings, ovipositions, and maximal life span in a large (32 × 26 m) population cage in the field. Experimental material was obtained from 20 newly established and 20 old local populations within a large metapopulation in the Åland Islands in Finland. 3 Females of the Glanville fritillary from newly established populations are known to be more dispersive in the field, and in the cage they showed significantly greater mobility, mated earlier, and laid more egg clutches than females from old populations. The dispersive females from new populations exhibited no reduced lifetime fecundity in the cage, but they had a shorter maximal life span than old-population females. 4 These results challenge the dispersal–fecundity trade-off for nonmigratory butterflies but instead suggest a physiological trade-off between high metabolic performance and reduced maximal life span. High metabolic performance may explain high rates of dispersal and oviposition in early life. 5 In fragmented landscapes, an ecological trade-off exists between being more dispersive and hence spending more time in the landscape matrix vs. having more time for reproduction in the habitat. We estimate with a dispersal model parameterized for the Glanville fritillary that the lifetime egg production is 4% smaller on average in the more dispersive butterflies in a representative landscape, with much variation depending on landscape structure in the neighbourhood of the natal patch, from −26 to 45% in the landscape analysed in this paper.","container-title":"Journal of Animal Ecology","DOI":"10.1111/j.1365-2656.2005.01024.x","ISSN":"1365-2656","issue":"1","language":"en","note":"_eprint: https://besjournals.onlinelibrary.wiley.com/doi/pdf/10.1111/j.1365-2656.2005.01024.x","page":"91-100","source":"Wiley Online Library","title":"Dispersal-related life-history trade-offs in a butterfly metapopulation","volume":"75","author":[{"family":"Hanski","given":"Ilkka"},{"family":"Saastamoinen","given":"Marjo"},{"family":"Ovaskainen","given":"Otso"}],"issued":{"date-parts":[["2006"]]}}},{"id":"pbK1OzMh/UHmCHOLk","uris":["http://zotero.org/users/1446070/items/QPLWPJQE"],"itemData":{"id":4978,"type":"article-journal","container-title":"Trends in Ecology &amp; Evolution","DOI":"10.1016/j.tree.2009.04.011","ISSN":"01695347","issue":"10","journalAbbreviation":"Trends in Ecology &amp; Evolution","language":"en","page":"564-571","title":"Extinction debt: a challenge for biodiversity conservation","volume":"24","author":[{"family":"Kuussaari","given":"Mikko"},{"family":"Bommarco","given":"Riccardo"},{"family":"Heikkinen","given":"Risto K."},{"family":"Helm","given":"Aveliina"},{"family":"Krauss","given":"Jochen"},{"family":"Lindborg","given":"Regina"},{"family":"Öckinger","given":"Erik"},{"family":"Pärtel","given":"Meelis"},{"family":"Pino","given":"Joan"},{"family":"Rodà","given":"Ferran"},{"family":"Stefanescu","given":"Constantí"},{"family":"Teder","given":"Tiit"},{"family":"Zobel","given":"Martin"},{"family":"Steffan-Dewenter","given":"Ingolf"}],"issued":{"date-parts":[["2009"]]}}}],"schema":"https://github.com/citation-style-language/schema/raw/master/csl-citation.json"} </w:instrText>
      </w:r>
      <w:r>
        <w:rPr>
          <w:lang w:val="en-US"/>
        </w:rPr>
        <w:fldChar w:fldCharType="separate"/>
      </w:r>
      <w:r>
        <w:rPr>
          <w:noProof/>
          <w:lang w:val="en-US"/>
        </w:rPr>
        <w:t>(Hanski et al., 2006; Kuussaari et al., 2009)</w:t>
      </w:r>
      <w:r>
        <w:rPr>
          <w:lang w:val="en-US"/>
        </w:rPr>
        <w:fldChar w:fldCharType="end"/>
      </w:r>
      <w:r>
        <w:rPr>
          <w:lang w:val="en-US"/>
        </w:rPr>
        <w:t xml:space="preserve">. Whether a declining species is in this non-equilibrium state or is still tracking habitat availability and can be </w:t>
      </w:r>
      <w:commentRangeStart w:id="23"/>
      <w:commentRangeStart w:id="24"/>
      <w:r>
        <w:rPr>
          <w:lang w:val="en-US"/>
        </w:rPr>
        <w:t xml:space="preserve">recovered </w:t>
      </w:r>
      <w:commentRangeEnd w:id="23"/>
      <w:r>
        <w:rPr>
          <w:rStyle w:val="Refdecomentario"/>
          <w:sz w:val="22"/>
          <w:szCs w:val="22"/>
          <w:lang w:val="en-US"/>
        </w:rPr>
        <w:commentReference w:id="23"/>
      </w:r>
      <w:commentRangeEnd w:id="24"/>
      <w:r>
        <w:rPr>
          <w:rStyle w:val="Refdecomentario"/>
          <w:sz w:val="22"/>
          <w:szCs w:val="22"/>
          <w:lang w:val="en-US"/>
        </w:rPr>
        <w:commentReference w:id="24"/>
      </w:r>
      <w:r>
        <w:rPr>
          <w:lang w:val="en-US"/>
        </w:rPr>
        <w:t xml:space="preserve">through protection and restoration, is not detectable from occupancy patterns alone. Yet, the two regimes require different conservation </w:t>
      </w:r>
      <w:commentRangeStart w:id="25"/>
      <w:commentRangeStart w:id="26"/>
      <w:r>
        <w:rPr>
          <w:lang w:val="en-US"/>
        </w:rPr>
        <w:t xml:space="preserve">approaches </w:t>
      </w:r>
      <w:commentRangeEnd w:id="25"/>
      <w:r>
        <w:rPr>
          <w:rStyle w:val="Refdecomentario"/>
          <w:sz w:val="22"/>
          <w:szCs w:val="22"/>
          <w:lang w:val="en-US"/>
        </w:rPr>
        <w:commentReference w:id="25"/>
      </w:r>
      <w:commentRangeEnd w:id="26"/>
      <w:r>
        <w:rPr>
          <w:rStyle w:val="Refdecomentario"/>
          <w:sz w:val="22"/>
          <w:szCs w:val="22"/>
          <w:lang w:val="en-US"/>
        </w:rPr>
        <w:commentReference w:id="26"/>
      </w:r>
      <w:r>
        <w:rPr>
          <w:lang w:val="en-US"/>
        </w:rPr>
        <w:fldChar w:fldCharType="begin"/>
      </w:r>
      <w:r w:rsidR="00A83668">
        <w:rPr>
          <w:lang w:val="en-US"/>
        </w:rPr>
        <w:instrText xml:space="preserve"> ADDIN ZOTERO_ITEM CSL_CITATION {"citationID":"HnyjbtHH","properties":{"formattedCitation":"(Briscoe et al., 2021; Tilman, 1994)","plainCitation":"(Briscoe et al., 2021; Tilman, 1994)","noteIndex":0},"citationItems":[{"id":"pbK1OzMh/r8NZixA7","uris":["http://zotero.org/users/1446070/items/6AAHBZUJ"],"itemData":{"id":1467,"type":"article-journal","abstract":"Predictions of species' current and future ranges are needed to effectively manage species under environmental change. Species ranges are typically estimated using correlative species distribution models (SDMs), which have been criticized for their static nature. In contrast, dynamic occupancy models (DOMs) explicitily describe temporal changes in species’ occupancy via colonization and local extinction probabilities, estimated from time series of occurrence data. Yet, tests of whether these models improve predictive accuracy under current or future conditions are rare. Using a long-term data set on 69 Swiss birds, we tested whether DOMs improve the predictions of distribution changes over time compared to SDMs. We evaluated the accuracy of spatial predictions and their ability to detect population trends. We also explored how predictions differed when we accounted for imperfect detection and parameterized models using calibration data sets of different time series lengths. All model types had high spatial predictive performance when assessed across all sites (mean AUC &gt; 0.8), with flexible machine learning SDM algorithms outperforming parametric static and DOMs. However, none of the models performed well at identifying sites where range changes are likely to occur. In terms of estimating population trends, DOMs performed best, particularly for species with strong population changes and when fit with sufficient data, while static SDMs performed very poorly. Overall, our study highlights the importance of considering what aspects of performance matter most when selecting a modelling method for a particular application and the need for further research to improve model utility. While DOMs show promise for capturing range dynamics and inferring population trends when fitted with sufficient data, computational constraints on variable selection and model fitting can lead to reduced spatial accuracy of predictions, an area warranting more attention.","container-title":"Global Change Biology","DOI":"10.1111/gcb.15723","ISSN":"1365-2486","issue":"18","language":"en","note":"_eprint: https://onlinelibrary.wiley.com/doi/pdf/10.1111/gcb.15723","page":"4269-4282","source":"Wiley Online Library","title":"Can dynamic occupancy models improve predictions of species' range dynamics? A test using Swiss birds","title-short":"Can dynamic occupancy models improve predictions of species' range dynamics?","volume":"27","author":[{"family":"Briscoe","given":"Natalie J."},{"family":"Zurell","given":"Damaris"},{"family":"Elith","given":"Jane"},{"family":"König","given":"Christian"},{"family":"Fandos","given":"Guillermo"},{"family":"Malchow","given":"Anne-Kathleen"},{"family":"Kéry","given":"Marc"},{"family":"Schmid","given":"Hans"},{"family":"Guillera-Arroita","given":"Gurutzeta"}],"issued":{"date-parts":[["2021"]]}}},{"id":"pbK1OzMh/6aSaeVYi","uris":["http://zotero.org/users/1446070/items/LBZII8PM"],"itemData":{"id":5034,"type":"article-journal","abstract":"All organisms, especially terrestrial plants and other sessile species, interact mainly with their neighbors, but neighborhoods can differ in composition because of dispersal and mortality. There is increasingly strong evidence that the spatial structure created by these forces profoundly influences the dynamics, composition, and biodiversity of communities. Nonspatial models predict that no more consumer species can coexist at equilibrium than there are limiting resources. In contrast, a similar model that includes neighborhood competition and random dispersal among sites predicts stable coexistence of a potentially unlimited number of species on a single resource. Coexistence occurs because species with sufficiently high dispersal rates persist in sites not occupied by superior competitors. Coexistence requires limiting similarity and two—way or three—way interspecific trade—offs among competitive ability, colonization ability, and longevity. This spatial competition hypothesis seems to explain the coexistence of the numerous plant species that compete for a single limiting resource in the grasslands of Cedar Creek Natural History Area. It provides a testable, alternative explanation for other high diversity communities, such as tropical forests. The model can be tested (1) by determining if coexisting species have the requisite trade—offs in colonization, competition, and longevity, (2) by addition of propagules of propagules to determine if local species abundances are limited by dispersal, and (3) by comparisons of the effects on biodiversity of high rates of propagule addition for species that differ in competitive ability.","container-title":"Ecology","DOI":"10.2307/1939377","ISSN":"0012-9658, 1939-9170","issue":"1","journalAbbreviation":"Ecology","language":"en","license":"http://onlinelibrary.wiley.com/termsAndConditions#vor","page":"2-16","source":"DOI.org (Crossref)","title":"Competition and Biodiversity in Spatially Structured Habitats","volume":"75","author":[{"family":"Tilman","given":"David"}],"issued":{"date-parts":[["1994",1]]}}}],"schema":"https://github.com/citation-style-language/schema/raw/master/csl-citation.json"} </w:instrText>
      </w:r>
      <w:r>
        <w:rPr>
          <w:lang w:val="en-US"/>
        </w:rPr>
        <w:fldChar w:fldCharType="separate"/>
      </w:r>
      <w:r>
        <w:rPr>
          <w:noProof/>
          <w:lang w:val="en-US"/>
        </w:rPr>
        <w:t>(Briscoe et al., 2021; Tilman, 1994)</w:t>
      </w:r>
      <w:r>
        <w:rPr>
          <w:lang w:val="en-US"/>
        </w:rPr>
        <w:fldChar w:fldCharType="end"/>
      </w:r>
      <w:r>
        <w:rPr>
          <w:lang w:val="en-US"/>
        </w:rPr>
        <w:t>, and distinguishing them requires estimating colonisation and extinction separately, directly, not as a net outcome.</w:t>
      </w:r>
    </w:p>
    <w:p w14:paraId="28FFDE5A" w14:textId="043D4CE9" w:rsidR="002F0426" w:rsidRPr="00ED07E5" w:rsidRDefault="00070F70" w:rsidP="00672FC6">
      <w:pPr>
        <w:spacing w:before="80" w:after="80" w:line="360" w:lineRule="auto"/>
        <w:jc w:val="both"/>
        <w:rPr>
          <w:lang w:val="en-US"/>
        </w:rPr>
      </w:pPr>
      <w:r>
        <w:rPr>
          <w:lang w:val="en-US"/>
        </w:rPr>
        <w:t xml:space="preserve">Farmland and steppe birds in Europe are among the best-documented casualties of landscape change. European farmland bird populations collectively have declined by more than half since 1980, driven mainly by agricultural intensification </w:t>
      </w:r>
      <w:commentRangeStart w:id="27"/>
      <w:commentRangeStart w:id="28"/>
      <w:r>
        <w:rPr>
          <w:lang w:val="en-US"/>
        </w:rPr>
        <w:fldChar w:fldCharType="begin"/>
      </w:r>
      <w:r w:rsidR="00A83668">
        <w:rPr>
          <w:lang w:val="en-US"/>
        </w:rPr>
        <w:instrText xml:space="preserve"> ADDIN ZOTERO_ITEM CSL_CITATION {"citationID":"KIl05b7H","properties":{"unsorted":false,"formattedCitation":"(Brl\\uc0\\u237{}k et al., 2021; Chamizo et al., 2025; Donald et al., 2001; G\\uc0\\u243{}mez-Catas\\uc0\\u250{}s et al., 2025; Gregory et al., 2019; Rigal et al., 2023; Rosenberg et al., 2019; Traba &amp; Morales, 2019)","plainCitation":"(Brlík et al., 2021; Chamizo et al., 2025; Donald et al., 2001; Gómez-Catasús et al., 2025; Gregory et al., 2019; Rigal et al., 2023; Rosenberg et al., 2019; Traba &amp; Morales, 2019)","noteIndex":0},"citationItems":[{"id":"pbK1OzMh/eHhX3bZ3","uris":["http://zotero.org/users/1446070/items/P79MZ2CW"],"itemData":{"id":"n1uv1eyE/L1Gt4gMT","type":"article-journal","container-title":"Scientific data","issue":"1","page":"21","publisher":"Nature Publishing Group UK London","source":"Google Scholar","title":"Long-term and large-scale multispecies dataset tracking population changes of common European breeding birds","volume":"8","author":[{"family":"Brlík","given":"Vojtěch"},{"family":"Šilarová","given":"Eva"},{"family":"Škorpilová","given":"Jana"},{"family":"Alonso","given":"Hany"},{"family":"Anton","given":"Marc"},{"family":"Aunins","given":"Ainars"},{"family":"Benkö","given":"Zoltán"},{"family":"Biver","given":"Gilles"},{"family":"Busch","given":"Malte"},{"family":"Chodkiewicz","given":"Tomasz"}],"issued":{"date-parts":[["2021"]]}}},{"id":1049,"uris":["http://zotero.org/users/13914703/items/XDX38GVC"],"itemData":{"id":1049,"type":"article-journal","abstract":"Farmland birds have experienced severe declines across Europe and other world regions because of agricultural intensification. We assessed changes in the breeding-season distributions of farmland birds in Spain between 1998 and 2018, evaluating their responses to agricultural management at the scale of agricultural counties. Using generalized linear mixed models (GLMMs), we quantified distribution shifts and species richness changes for three bird guilds classified by their dependence on steppe-like farmland: strict steppe birds, farmland birds, and extended-farmland birds.","container-title":"Biological Conservation","DOI":"10.1016/j.biocon.2025.111437","ISSN":"00063207","journalAbbreviation":"Biological Conservation","language":"en","page":"111437","source":"DOI.org (Crossref)","title":"Range contractions of farmland and steppe birds over two decades in relation to agricultural management in Spain","volume":"311","author":[{"family":"Chamizo","given":"Diego"},{"family":"Tarjuelo","given":"Rocío"},{"family":"Morales","given":"Manuel B."},{"family":"Seoane","given":"Javier"}],"issued":{"date-parts":[["2025",11]]}}},{"id":"pbK1OzMh/W8zxoZF7","uris":["http://zotero.org/users/1446070/items/SRBNDLMY"],"itemData":{"id":"n1uv1eyE/3FNGWc8j","type":"article-journal","container-title":"Proceedings of the Royal Society of London. Series B: Biological Sciences","DOI":"10.1098/rspb.2000.1325","ISSN":"0962-8452, 1471-2954","issue":"1462","journalAbbreviation":"Proceedings of the Royal Society of London. Series B: Biological Sciences","language":"en","page":"25-29","title":"Agricultural intensification and the collapse of Europe's farmland bird populations","volume":"268","author":[{"family":"Donald","given":"P. F."},{"family":"Green","given":"R. E."},{"family":"Heath","given":"M. F."}],"issued":{"date-parts":[["2001"]]}}},{"id":"pbK1OzMh/LRzi8eEb","uris":["http://zotero.org/users/1446070/items/D2HBXUS7"],"itemData":{"id":"n1uv1eyE/sKpCeG71","type":"article-journal","abstract":"European steppe birds are facing unprecedented declines, positioning among the most threatened bird groups. We provide a comprehensive review and synthesis of the available knowledge on Western European (WE) steppe birds, focusing on their ecology, functional traits, population range trends and major threats. Using an expert-based participatory approach, we first created a consensual list of 37 WE species and reviewed the current knowledge on these key topics. Although 67.6 % of species show declining population ranges, only 18.9 % are classified as Endangered or Vulnerable according to the European IUCN Red List. Notably, several species exhibit range contractions over 5 % yet remain listed as Least Concern, indicating a need for re-evaluation based on the most up-to-date data. Threatened species have distinct functional traits compared to non-threatened species, typically being sedentary, large-bodied, long-lived, and exhibiting ground-foraging and ground-nesting behaviours. This highlights the potential for functional diversity loss if threatened species become extinct. Species experiencing the greatest range contractions share many of these traits or exhibit arboreal or aerial lifestyles, carnivorous diets and partial to fully migratory behaviours. Experts identified land use change and humancaused mortality as the main threats, followed by pollution and climate change, although the effects of the latter remain poorly understood for most species. Because significant knowledge gaps on climate and pollution effects remain for most species, these two threats should be the focus of future investigations. This synthesis enhances our understanding of the threats faced by WE steppe birds and provides guidance for prioritizing future research and conservation efforts.","container-title":"Biological Conservation","DOI":"10.1016/j.biocon.2025.111414","ISSN":"00063207","journalAbbreviation":"Biological Conservation","language":"en","page":"111414","title":"Alarming conservation status of Western European steppe birds and their habitats: An expert-based review of current threats, traits and knowledge gaps","volume":"311","author":[{"family":"Gómez-Catasús","given":"Julia"},{"family":"Benítez-López","given":"Ana"},{"family":"Díaz","given":"Mario"},{"family":"González Del Portillo","given":"David"},{"family":"Pérez-Granados","given":"Cristian"},{"family":"Alonso","given":"Juan Carlos"},{"family":"Arroyo","given":"Beatriz"},{"family":"Abril-Colón","given":"Inmaculada"},{"family":"Barrero","given":"Adrián"},{"family":"Barrientos","given":"Rafael"},{"family":"Bolonio","given":"Luis"},{"family":"Bota","given":"Gerard"},{"family":"Brambilla","given":"Mattia"},{"family":"Brotons","given":"Lluís"},{"family":"Bustillo-de La Rosa","given":"Daniel"},{"family":"Cabodevilla","given":"Xabier"},{"family":"Carrascal","given":"Luis M."},{"family":"Carricondo","given":"Ana"},{"family":"Casas","given":"Fabián"},{"family":"Catry","given":"Inês"},{"family":"Crispim-Mendes","given":"Tiago"},{"family":"Erciyas-Yavuz","given":"Kiraz"},{"family":"Galván","given":"Ismael"},{"family":"Gameiro","given":"João"},{"family":"García","given":"Jesús T."},{"family":"Giralt","given":"David"},{"family":"Illera","given":"Juan Carlos"},{"family":"Leiva","given":"Antonio"},{"family":"López-Iborra","given":"Germán M."},{"family":"Mañosa","given":"Santi"},{"family":"Marques","given":"Ana T."},{"family":"Martín","given":"Carlos A."},{"family":"Medrano-Vizcaíno","given":"Pablo"},{"family":"Morales","given":"Manuel B."},{"family":"Moreira","given":"Francisco"},{"family":"Mougeot","given":"François"},{"family":"Nikolov","given":"Boris"},{"family":"Olea","given":"Pedro P."},{"family":"Onrubia","given":"Alejandro"},{"family":"Oñate-Casado","given":"Javier"},{"family":"Palacín","given":"Carlos"},{"family":"Pearce-Higgins","given":"James W."},{"family":"Petrusková","given":"Tereza"},{"family":"Reverter","given":"Margarita"},{"family":"Revilla-Martín","given":"Natalia"},{"family":"Rigal","given":"Stanislas"},{"family":"Sáez-Gómez","given":"Pedro"},{"family":"Šálek","given":"Martin"},{"family":"Salgado","given":"Iván"},{"family":"Santangeli","given":"Andrea"},{"family":"Sanz-Pérez","given":"Ana"},{"family":"Seoane","given":"Javier"},{"family":"Serrano","given":"David"},{"family":"Silva","given":"João Paulo"},{"family":"Tarjuelo","given":"Rocío"},{"family":"Traba","given":"Juan"},{"family":"Tryjanowski","given":"Piotr"},{"family":"Ucero","given":"Alberto"},{"family":"Václav","given":"Radovan"},{"family":"Valera","given":"Francisco"},{"family":"Vögeli","given":"Matthias"},{"family":"Başkent","given":"Emin Zeki"},{"family":"Zurdo","given":"Julia"},{"family":"Bravo","given":"Carolina"}],"issued":{"date-parts":[["2025"]]}}},{"id":1048,"uris":["http://zotero.org/users/13914703/items/56836BV5"],"itemData":{"id":1048,"type":"article-journal","container-title":"Ecological Indicators","DOI":"10.1016/j.ecolind.2019.04.064","ISSN":"1470160X","journalAbbreviation":"Ecological Indicators","language":"en","page":"676-687","source":"DOI.org (Crossref)","title":"An analysis of trends, uncertainty and species selection shows contrasting trends of widespread forest and farmland birds in Europe","volume":"103","author":[{"family":"Gregory","given":"Richard D."},{"family":"Skorpilova","given":"Jana"},{"family":"Vorisek","given":"Petr"},{"family":"Butler","given":"Simon"}],"issued":{"date-parts":[["2019",8]]}}},{"id":"pbK1OzMh/87u7pRT4","uris":["http://zotero.org/users/1446070/items/69DW3PNF"],"itemData":{"id":"n1uv1eyE/aOX6KtrW","type":"article-journal","abstract":"Declines in European bird populations are reported for decades but the direct effect of major anthropogenic pressures on such declines remains unquantified. Causal relationships between pressures and bird population responses are difficult to identify as pressures interact at different spatial scales and responses vary among species. Here, we uncover direct relationships between population time-series of 170 common bird species, monitored at more than 20,000 sites in 28 European countries, over 37 y, and four widespread anthropogenic pressures: agricultural intensification, change in forest cover, urbanisation and temperature change over the last decades. We quantify the influence of each pressure on population time-series and its importance relative to other pressures, and we identify traits of most affected species. We find that agricultural intensification, in particular pesticides and fertiliser use, is the main pressure for most bird population declines, especially for invertebrate feeders. Responses to changes in forest cover, urbanisation and temperature are more species-specific. Specifically, forest cover is associated with a positive effect and growing urbanisation with a negative effect on population dynamics, while temperature change has an effect on the dynamics of a large number of bird populations, the magnitude and direction of which depend on species' thermal preferences. Our results not only confirm the pervasive and strong effects of anthropogenic pressures on common breeding birds, but quantify the relative strength of these effects stressing the urgent need for transformative changes in the way of inhabiting the world in European countries, if bird populations shall have a chance of recovering.","container-title":"Proceedings of the National Academy of Sciences","DOI":"10.1073/pnas.2216573120","issue":"21","page":"e2216573120","publisher":"Proceedings of the National Academy of Sciences","source":"pnas.org (Atypon)","title":"Farmland practices are driving bird population decline across Europe","volume":"120","author":[{"family":"Rigal","given":"Stanislas"},{"family":"Dakos","given":"Vasilis"},{"family":"Alonso","given":"Hany"},{"family":"Auniņš","given":"Ainārs"},{"family":"Benkő","given":"Zoltán"},{"family":"Brotons","given":"Lluís"},{"family":"Chodkiewicz","given":"Tomasz"},{"family":"Chylarecki","given":"Przemysław"},{"family":"Carli","given":"Elisabetta","non-dropping-particle":"de"},{"family":"Moral","given":"Juan Carlos","non-dropping-particle":"del"},{"family":"Domşa","given":"Cristian"},{"family":"Escandell","given":"Virginia"},{"family":"Fontaine","given":"Benoît"},{"family":"Foppen","given":"Ruud"},{"family":"Gregory","given":"Richard"},{"family":"Harris","given":"Sarah"},{"family":"Herrando","given":"Sergi"},{"family":"Husby","given":"Magne"},{"family":"Ieronymidou","given":"Christina"},{"family":"Jiguet","given":"Frédéric"},{"family":"Kennedy","given":"John"},{"family":"Klvaňová","given":"Alena"},{"family":"Kmecl","given":"Primož"},{"family":"Kuczyński","given":"Lechosław"},{"family":"Kurlavičius","given":"Petras"},{"family":"Kålås","given":"John Atle"},{"family":"Lehikoinen","given":"Aleksi"},{"family":"Lindström","given":"Åke"},{"family":"Lorrillière","given":"Romain"},{"family":"Moshøj","given":"Charlotte"},{"family":"Nellis","given":"Renno"},{"family":"Noble","given":"David"},{"family":"Eskildsen","given":"Daniel Palm"},{"family":"Paquet","given":"Jean-Yves"},{"family":"Pélissié","given":"Mathieu"},{"family":"Pladevall","given":"Clara"},{"family":"Portolou","given":"Danae"},{"family":"Reif","given":"Jiří"},{"family":"Schmid","given":"Hans"},{"family":"Seaman","given":"Benjamin"},{"family":"Szabo","given":"Zoltán D."},{"family":"Szép","given":"Tibor"},{"family":"Florenzano","given":"Guido Tellini"},{"family":"Teufelbauer","given":"Norbert"},{"family":"Trautmann","given":"Sven"},{"family":"Turnhout","given":"Chris","non-dropping-particle":"van"},{"family":"Vermouzek","given":"Zdeněk"},{"family":"Vikstrøm","given":"Thomas"},{"family":"Voříšek","given":"Petr"},{"family":"Weiserbs","given":"Anne"},{"family":"Devictor","given":"Vincent"}],"issued":{"date-parts":[["2023",5,23]]}}},{"id":"pbK1OzMh/PQELZ2Nh","uris":["http://zotero.org/users/1446070/items/CVQXQ5A5"],"itemData":{"id":"n1uv1eyE/NbXCtjKm","type":"article-journal","abstract":"The cumulative loss of nearly 3 billion birds since 1970 across North American biomes signals a continuing avifaunal crisis.\nThe cumulative loss of nearly 3 billion birds since 1970 across North American biomes signals a continuing avifaunal crisis.","container-title":"Science","DOI":"10.1126/science.aaw1313","ISSN":"0036-8075, 1095-9203","issue":"6461","language":"en","license":"Copyright © 2019 The Authors, some rights reserved; exclusive licensee American Association for the Advancement of Science. No claim to original U.S. Government Works. http://www.sciencemag.org/about/science-licenses-journal-article-reuseThis is an article distributed under the terms of the Science Journals Default License.","page":"120-124","PMID":"31604313","publisher":"American Association for the Advancement of Science","section":"Report","source":"science.sciencemag.org","title":"Decline of the North American avifauna","volume":"366","author":[{"family":"Rosenberg","given":"Kenneth V."},{"family":"Dokter","given":"Adriaan M."},{"family":"Blancher","given":"Peter J."},{"family":"Sauer","given":"John R."},{"family":"Smith","given":"Adam C."},{"family":"Smith","given":"Paul A."},{"family":"Stanton","given":"Jessica C."},{"family":"Panjabi","given":"Arvind"},{"family":"Helft","given":"Laura"},{"family":"Parr","given":"Michael"},{"family":"Marra","given":"Peter P."}],"issued":{"date-parts":[["2019",10,4]]}}},{"id":"pbK1OzMh/MRwf5F6T","uris":["http://zotero.org/users/1446070/items/INVFX8GI"],"itemData":{"id":"n1uv1eyE/rOtUQWBg","type":"article-journal","abstract":"Farmland bird populations have strongly declined across Europe over the last decades due to agriculture intensification, despite successive reforms of EU’s Common Agricultural Policy (CAP). In par</w:instrText>
      </w:r>
      <w:r w:rsidR="00A83668" w:rsidRPr="00A83668">
        <w:rPr>
          <w:rPrChange w:id="29" w:author="Raúl Contreras Martín" w:date="2026-07-09T13:09:00Z">
            <w:rPr>
              <w:lang w:val="en-US"/>
            </w:rPr>
          </w:rPrChange>
        </w:rPr>
        <w:instrText xml:space="preserve">allel, CAP has led to a reduction of fallow land, a critical habitat for biodiversity in agroecosystems. Fallow land in Spain, a country harboring the largest European populations of many endangered farmland birds, has decreased by 1.1 million ha in 15 years. The significant positive relationship between yearly change rates of the Spanish Farmland and Cereal Bird Indices (FBI and CBI) and fallow surface change highlights the adequacy of fallow land cover as an indicator of the state of farmland bird communities at country level. Moreover, the strong and positive association between the reduction in abundance of the fallow specialist little bustard and fallow surface suggests a potential causal link between these two factors. These results highlight the need for a new CAP that guarantees the maintenance of fallow land in European agroecosystems if farmland bird populations are to be conserved.","container-title":"Scientific Reports","DOI":"10.1038/s41598-019-45854-0","ISSN":"2045-2322","issue":"1","journalAbbreviation":"Sci Rep","language":"en","license":"2019 The Author(s)","page":"9473","publisher":"Nature Publishing Group","source":"www.nature.com","title":"The decline of farmland birds in Spain is strongly associated to the loss of fallowland","volume":"9","author":[{"family":"Traba","given":"Juan"},{"family":"Morales","given":"Manuel B."}],"issued":{"date-parts":[["2019",7,1]]}}}],"schema":"https://github.com/citation-style-language/schema/raw/master/csl-citation.json"} </w:instrText>
      </w:r>
      <w:r>
        <w:rPr>
          <w:lang w:val="en-US"/>
        </w:rPr>
        <w:fldChar w:fldCharType="separate"/>
      </w:r>
      <w:r w:rsidR="005005DA" w:rsidRPr="005005DA">
        <w:rPr>
          <w:szCs w:val="24"/>
          <w:lang w:val="es-ES_tradnl"/>
        </w:rPr>
        <w:t>(Brlík et al., 2021; Chamizo et al., 2025; Donald et al., 2001; Gómez-Catasús et al., 2025; Gregory et al., 2019; Rigal et al., 2023; Rosenberg et al., 2019; Traba &amp; Morales, 2019)</w:t>
      </w:r>
      <w:r>
        <w:rPr>
          <w:lang w:val="en-US"/>
        </w:rPr>
        <w:fldChar w:fldCharType="end"/>
      </w:r>
      <w:commentRangeEnd w:id="28"/>
      <w:r w:rsidRPr="00FB794F">
        <w:rPr>
          <w:rStyle w:val="Refdecomentario"/>
          <w:sz w:val="22"/>
          <w:szCs w:val="22"/>
        </w:rPr>
        <w:commentReference w:id="28"/>
      </w:r>
      <w:commentRangeEnd w:id="27"/>
      <w:r w:rsidRPr="00FB794F">
        <w:rPr>
          <w:rStyle w:val="Refdecomentario"/>
          <w:sz w:val="22"/>
          <w:szCs w:val="22"/>
        </w:rPr>
        <w:commentReference w:id="27"/>
      </w:r>
      <w:r w:rsidRPr="00FB794F">
        <w:t xml:space="preserve">. </w:t>
      </w:r>
      <w:r>
        <w:rPr>
          <w:lang w:val="en-US"/>
        </w:rPr>
        <w:t>Steppe specialists sit at the extreme end of this collapse. Four of them, great bustard (</w:t>
      </w:r>
      <w:r>
        <w:rPr>
          <w:i/>
          <w:iCs/>
          <w:lang w:val="en-US"/>
        </w:rPr>
        <w:t>Otis tarda</w:t>
      </w:r>
      <w:r>
        <w:rPr>
          <w:lang w:val="en-US"/>
        </w:rPr>
        <w:t>), pin-tailed sandgrouse (</w:t>
      </w:r>
      <w:r>
        <w:rPr>
          <w:i/>
          <w:iCs/>
          <w:lang w:val="en-US"/>
        </w:rPr>
        <w:t>Pterocles alchata</w:t>
      </w:r>
      <w:r>
        <w:rPr>
          <w:lang w:val="en-US"/>
        </w:rPr>
        <w:t>), black-bellied sandgrouse (</w:t>
      </w:r>
      <w:r>
        <w:rPr>
          <w:i/>
          <w:iCs/>
          <w:lang w:val="en-US"/>
        </w:rPr>
        <w:t>P. orientalis</w:t>
      </w:r>
      <w:r>
        <w:rPr>
          <w:lang w:val="en-US"/>
        </w:rPr>
        <w:t>) and little bustard (</w:t>
      </w:r>
      <w:r>
        <w:rPr>
          <w:i/>
          <w:iCs/>
          <w:lang w:val="en-US"/>
        </w:rPr>
        <w:t>Tetrax tetrax</w:t>
      </w:r>
      <w:r>
        <w:rPr>
          <w:lang w:val="en-US"/>
        </w:rPr>
        <w:t xml:space="preserve">) concentrate </w:t>
      </w:r>
      <w:commentRangeStart w:id="30"/>
      <w:commentRangeStart w:id="31"/>
      <w:r>
        <w:rPr>
          <w:lang w:val="en-US"/>
        </w:rPr>
        <w:t xml:space="preserve">19–97% </w:t>
      </w:r>
      <w:commentRangeEnd w:id="30"/>
      <w:r>
        <w:rPr>
          <w:rStyle w:val="Refdecomentario"/>
          <w:sz w:val="22"/>
          <w:szCs w:val="22"/>
          <w:lang w:val="en-US"/>
        </w:rPr>
        <w:commentReference w:id="30"/>
      </w:r>
      <w:commentRangeEnd w:id="31"/>
      <w:r>
        <w:rPr>
          <w:rStyle w:val="Refdecomentario"/>
          <w:sz w:val="22"/>
          <w:szCs w:val="22"/>
          <w:lang w:val="en-US"/>
        </w:rPr>
        <w:commentReference w:id="31"/>
      </w:r>
      <w:r>
        <w:rPr>
          <w:lang w:val="en-US"/>
        </w:rPr>
        <w:t xml:space="preserve">of their European </w:t>
      </w:r>
      <w:r>
        <w:rPr>
          <w:lang w:val="en-US"/>
        </w:rPr>
        <w:lastRenderedPageBreak/>
        <w:t xml:space="preserve">breeding populations in the agro-steppe landscapes of the Iberian Peninsula </w:t>
      </w:r>
      <w:r w:rsidRPr="00DE2275">
        <w:rPr>
          <w:color w:val="EE0000"/>
          <w:lang w:val="en-US"/>
          <w:rPrChange w:id="32" w:author="CARLOS ALFONSO MARTIN DE LA CALLE" w:date="2026-07-13T12:38:00Z" w16du:dateUtc="2026-07-13T10:38:00Z">
            <w:rPr>
              <w:lang w:val="en-US"/>
            </w:rPr>
          </w:rPrChange>
        </w:rPr>
        <w:t>(</w:t>
      </w:r>
      <w:ins w:id="33" w:author="CARLOS ALFONSO MARTIN DE LA CALLE" w:date="2026-07-13T12:38:00Z" w16du:dateUtc="2026-07-13T10:38:00Z">
        <w:r w:rsidR="00DE2275">
          <w:rPr>
            <w:color w:val="EE0000"/>
            <w:lang w:val="en-US"/>
          </w:rPr>
          <w:t>Table S1</w:t>
        </w:r>
      </w:ins>
      <w:del w:id="34" w:author="CARLOS ALFONSO MARTIN DE LA CALLE" w:date="2026-07-13T12:38:00Z" w16du:dateUtc="2026-07-13T10:38:00Z">
        <w:r w:rsidRPr="00DE2275" w:rsidDel="00DE2275">
          <w:rPr>
            <w:color w:val="EE0000"/>
            <w:lang w:val="en-US"/>
            <w:rPrChange w:id="35" w:author="CARLOS ALFONSO MARTIN DE LA CALLE" w:date="2026-07-13T12:38:00Z" w16du:dateUtc="2026-07-13T10:38:00Z">
              <w:rPr>
                <w:lang w:val="en-US"/>
              </w:rPr>
            </w:rPrChange>
          </w:rPr>
          <w:delText>dar referencia</w:delText>
        </w:r>
      </w:del>
      <w:r w:rsidRPr="00DE2275">
        <w:rPr>
          <w:color w:val="EE0000"/>
          <w:lang w:val="en-US"/>
          <w:rPrChange w:id="36" w:author="CARLOS ALFONSO MARTIN DE LA CALLE" w:date="2026-07-13T12:38:00Z" w16du:dateUtc="2026-07-13T10:38:00Z">
            <w:rPr>
              <w:lang w:val="en-US"/>
            </w:rPr>
          </w:rPrChange>
        </w:rPr>
        <w:t xml:space="preserve">). </w:t>
      </w:r>
      <w:r>
        <w:rPr>
          <w:lang w:val="en-US"/>
        </w:rPr>
        <w:t xml:space="preserve">Despite decades of </w:t>
      </w:r>
      <w:commentRangeStart w:id="37"/>
      <w:commentRangeStart w:id="38"/>
      <w:r>
        <w:rPr>
          <w:lang w:val="en-US"/>
        </w:rPr>
        <w:t xml:space="preserve">species </w:t>
      </w:r>
      <w:commentRangeEnd w:id="37"/>
      <w:r>
        <w:rPr>
          <w:rStyle w:val="Refdecomentario"/>
          <w:sz w:val="22"/>
          <w:szCs w:val="22"/>
          <w:lang w:val="en-US"/>
        </w:rPr>
        <w:commentReference w:id="37"/>
      </w:r>
      <w:commentRangeEnd w:id="38"/>
      <w:r>
        <w:rPr>
          <w:rStyle w:val="Refdecomentario"/>
          <w:sz w:val="22"/>
          <w:szCs w:val="22"/>
          <w:lang w:val="en-US"/>
        </w:rPr>
        <w:commentReference w:id="38"/>
      </w:r>
      <w:r>
        <w:rPr>
          <w:lang w:val="en-US"/>
        </w:rPr>
        <w:t xml:space="preserve">protection, their ranges have contracted by </w:t>
      </w:r>
      <w:commentRangeStart w:id="39"/>
      <w:commentRangeStart w:id="40"/>
      <w:r>
        <w:rPr>
          <w:lang w:val="en-US"/>
        </w:rPr>
        <w:t xml:space="preserve">20–60% </w:t>
      </w:r>
      <w:r>
        <w:rPr>
          <w:lang w:val="en-US"/>
        </w:rPr>
        <w:fldChar w:fldCharType="begin"/>
      </w:r>
      <w:r w:rsidR="00A83668">
        <w:rPr>
          <w:lang w:val="en-US"/>
        </w:rPr>
        <w:instrText xml:space="preserve"> ADDIN ZOTERO_ITEM CSL_CITATION {"citationID":"09WjfE3Q","properties":{"formattedCitation":"(Alonso &amp; Palac\\uc0\\u237{}n, 2022; SEO/BirdLife, 2022)","plainCitation":"(Alonso &amp; Palacín, 2022; SEO/BirdLife, 2022)","noteIndex":0},"citationItems":[{"id":"pbK1OzMh/01DRWV8N","uris":["http://zotero.org/users/1446070/items/SY3GS6KT"],"itemData":{"id":4982,"type":"article-journal","abstract":"Since 2005, the world population of Great Bustards Otis tarda has decreased at an annual rate of 3.23%. The current world total is estimated at 31,000–36,000 birds, 34% (range 30–38%) less than 16 years ago. The declines have been observed in nine of 17 countries with extant breeding populations, with highest values in China (-89%) and European Russia (-72%). Marked decreases have also occurred in the Iberian Peninsula, which is still the stronghold for the species with 70–75% of the world population. Within Iberia, declines are particularly alarming in Portugal (-50%), although perhaps even more concerning in Spain, where the -28% (range 25–30%) decrease implies a loss of more than 8,000 individuals. Increases have been only recorded in Germany, Austria, and at a smaller scale in Hungary (respectively, 202%, 91%, and 5%), thanks to continued and intensive conservation actions, and also in the small group breeding in Romania, likely due to dispersal from the increasing West Pannonian population. The isolated populations of Morocco and Iran are on the brink of extinction. More surveys are still needed in Russia, Ukraine, Kazakhstan, China, and Mongolia, to confirm numbers and trends. It is urgent to reinforce conservation actions worldwide to stop negative demographic trends and ensure the survival of the species. If current trends continue, IUCN should perhaps consider whether (a) conditions are met to upgrade the species’ Red List category from globally ‘Vulnerable’ to ‘Endangered’, and (b) the two subspecies should be treated as separate conservation units and require different conservation strategies.","container-title":"Bird Conservation International","DOI":"10.1017/S095927092200003X","ISSN":"0959-2709, 1474-0001","issue":"4","journalAbbreviation":"Bird Conservation International","language":"en","page":"523-530","title":"Alarming decline of the Great Bustard Otis tarda world population over the last two decades","volume":"32","author":[{"family":"Alonso","given":"Juan C."},{"family":"Palacín","given":"Carlos"}],"issued":{"date-parts":[["2022"]]}}},{"id":"pbK1OzMh/GEqhgDGX","uris":["http://zotero.org/users/1446070/items/ER8YWLB8"],"itemData":{"id":4721,"type":"book","publisher":"SEO/BirdLife","publisher-place":"Madrid","title":"III Atlas de aves en época de reproducción en España","URL":"https://atlasaves.seo.org/","author":[{"literal":"SEO/BirdLife"}],"editor":[{"family":"Molina","given":"B."},{"family":"Nebreda","given":"A."},{"family":"Muñoz","given":"A. R."},{"family":"Seoane","given":"J."},{"family":"Real","given":"R."},{"family":"Bustamante","given":"J."},{"family":"Del Moral","given":"J. C."}],"issued":{"date-parts":[["2022"]]}}}],"schema":"https://github.com/citation-style-language/schema/raw/master/csl-citation.json"} </w:instrText>
      </w:r>
      <w:r>
        <w:rPr>
          <w:lang w:val="en-US"/>
        </w:rPr>
        <w:fldChar w:fldCharType="separate"/>
      </w:r>
      <w:r w:rsidRPr="00FB794F">
        <w:rPr>
          <w:szCs w:val="24"/>
          <w:lang w:val="en-US"/>
        </w:rPr>
        <w:t>(Alonso &amp; Palacín, 2022; SEO/BirdLife, 2022)</w:t>
      </w:r>
      <w:r>
        <w:rPr>
          <w:lang w:val="en-US"/>
        </w:rPr>
        <w:fldChar w:fldCharType="end"/>
      </w:r>
      <w:commentRangeEnd w:id="40"/>
      <w:r>
        <w:rPr>
          <w:rStyle w:val="Refdecomentario"/>
          <w:sz w:val="22"/>
          <w:szCs w:val="22"/>
          <w:lang w:val="en-US"/>
        </w:rPr>
        <w:commentReference w:id="40"/>
      </w:r>
      <w:commentRangeEnd w:id="39"/>
      <w:r>
        <w:rPr>
          <w:rStyle w:val="Refdecomentario"/>
          <w:sz w:val="22"/>
          <w:szCs w:val="22"/>
          <w:lang w:val="en-US"/>
        </w:rPr>
        <w:commentReference w:id="39"/>
      </w:r>
      <w:r>
        <w:rPr>
          <w:lang w:val="en-US"/>
        </w:rPr>
        <w:t xml:space="preserve">, with </w:t>
      </w:r>
      <w:commentRangeStart w:id="41"/>
      <w:commentRangeStart w:id="42"/>
      <w:r>
        <w:rPr>
          <w:lang w:val="en-US"/>
        </w:rPr>
        <w:t xml:space="preserve">the Portuguese little bustard population collapsing by 77% between 2006 and 2022 </w:t>
      </w:r>
      <w:r>
        <w:rPr>
          <w:lang w:val="en-US"/>
        </w:rPr>
        <w:fldChar w:fldCharType="begin"/>
      </w:r>
      <w:r w:rsidR="00A83668">
        <w:rPr>
          <w:lang w:val="en-US"/>
        </w:rPr>
        <w:instrText xml:space="preserve"> ADDIN ZOTERO_ITEM CSL_CITATION {"citationID":"LgIpt2W8","properties":{"formattedCitation":"(Silva et al., 2023)","plainCitation":"(Silva et al., 2023)","noteIndex":0},"citationItems":[{"id":"pbK1OzMh/Phys4nzY","uris":["http://zotero.org/users/1446070/items/3HU8AVC7"],"itemData":{"id":5020,"type":"article-journal","abstract":"Abstract             Grassland birds are among the most threatened and fastest declining terrestrial vertebrate species in Europe, principally due to agricultural intensification and transformation. The little bustard is a priority grassland bird under the European Directive (2009/147/CE) that led to the classification of a network of Special Protected Areas (SPAs) in Portugal. A third national survey carried out in 2022 reveals a worsening of an ongoing population collapse at a national scale. The population declined by 77% and 56% compared to the previous surveys in 2006 and 2016, respectively. We found that the little bustard has greatly disappeared outside SPAs, while the remaining breeding population concentrated within the protected area network is showing a steep decline at a rate of 9% a year. This decline is now twice as fast when compared to the period 2006–2016. Analysis of the variation of the breeding densities between 2006 and 2022 at 49 survey sites revealed that those that initially had higher bustard densities and shifted toward a higher proportion of cattle among the total stocking rate experienced steeper declines. Areas where the density of roads increased also experienced declines over the course of the study period. Agricultural areas converted to or dominated by beef production likely relate to low breeding success and mortality of nesting females in fodder crops. Still, major habitat conversion outside SPAs to permanent crops led to overall habitat destruction, which contributed to the species decline and range contraction. Other threats are likely acting synergistically such as fragmentation, climate change and anthropogenic mortality. The extinction of the little bustard in Portugal is expected in the short term if no conservation actions are put in place.","container-title":"Scientific Reports","DOI":"10.1038/s41598-023-36751-8","ISSN":"2045-2322","issue":"1","journalAbbreviation":"Scientific Reports","language":"en","page":"10005","title":"A nationwide collapse of a priority grassland bird related to livestock conversion and intensification","volume":"13","author":[{"family":"Silva","given":"João Paulo"},{"family":"Marques","given":"Ana Teresa"},{"family":"Carrapato","given":"Carlos"},{"family":"Machado","given":"Rui"},{"family":"Alcazar","given":"Rita"},{"family":"Delgado","given":"Ana"},{"family":"Godinho","given":"Carlos"},{"family":"Elias","given":"Gonçalo"},{"family":"Gameiro","given":"João"}],"issued":{"date-parts":[["2023"]]}}}],"schema":"https://github.com/citation-style-language/schema/raw/master/csl-citation.json"} </w:instrText>
      </w:r>
      <w:r>
        <w:rPr>
          <w:lang w:val="en-US"/>
        </w:rPr>
        <w:fldChar w:fldCharType="separate"/>
      </w:r>
      <w:r>
        <w:rPr>
          <w:noProof/>
          <w:lang w:val="en-US"/>
        </w:rPr>
        <w:t>(Silva et al., 2023)</w:t>
      </w:r>
      <w:r>
        <w:rPr>
          <w:lang w:val="en-US"/>
        </w:rPr>
        <w:fldChar w:fldCharType="end"/>
      </w:r>
      <w:r>
        <w:rPr>
          <w:lang w:val="en-US"/>
        </w:rPr>
        <w:t xml:space="preserve">, the Spanish population roughly halving between 2005 and 2016 </w:t>
      </w:r>
      <w:r w:rsidR="00A83668">
        <w:rPr>
          <w:lang w:val="en-US"/>
        </w:rPr>
        <w:fldChar w:fldCharType="begin"/>
      </w:r>
      <w:r w:rsidR="00A83668">
        <w:rPr>
          <w:lang w:val="en-US"/>
        </w:rPr>
        <w:instrText xml:space="preserve"> ADDIN ZOTERO_ITEM CSL_CITATION {"citationID":"vkF1clz7","properties":{"unsorted":false,"formattedCitation":"(Garc\\uc0\\u237{}a De La Morena et al., 2018)","plainCitation":"(García De La Morena et al., 2018)","noteIndex":0},"citationItems":[{"id":1053,"uris":["http://zotero.org/users/13914703/items/EYKJP5GC"],"itemData":{"id":1053,"type":"book","DOI":"10.31170/0062","ISBN":"978-84-949854-0-9","language":"es","publisher":"SEO/BirdLife","source":"DOI.org (Crossref)","title":"El sisón común en España. II Censo Nacional (2016)","URL":"https://www.seo.org/boletin/seguimiento/censos/47 sison comun/","author":[{"family":"García De La Morena","given":"Eladio"},{"family":"Bota","given":"Gerard"},{"family":"Mañosa","given":"Santiago"},{"family":"Morales","given":"Manuel"}],"accessed":{"date-parts":[["2026",7,9]]},"issued":{"date-parts":[["2018"]]}}}],"schema":"https://github.com/citation-style-language/schema/raw/master/csl-citation.json"} </w:instrText>
      </w:r>
      <w:r w:rsidR="00A83668">
        <w:rPr>
          <w:lang w:val="en-US"/>
        </w:rPr>
        <w:fldChar w:fldCharType="separate"/>
      </w:r>
      <w:r w:rsidR="00A83668" w:rsidRPr="00A83668">
        <w:rPr>
          <w:szCs w:val="24"/>
          <w:lang w:val="en-US"/>
          <w:rPrChange w:id="43" w:author="Raúl Contreras Martín" w:date="2026-07-09T13:10:00Z">
            <w:rPr>
              <w:szCs w:val="24"/>
              <w:lang w:val="es-ES_tradnl"/>
            </w:rPr>
          </w:rPrChange>
        </w:rPr>
        <w:t>(García De La Morena et al., 2018)</w:t>
      </w:r>
      <w:r w:rsidR="00A83668">
        <w:rPr>
          <w:lang w:val="en-US"/>
        </w:rPr>
        <w:fldChar w:fldCharType="end"/>
      </w:r>
      <w:ins w:id="44" w:author="Raúl Contreras Martín" w:date="2026-07-09T13:10:00Z">
        <w:r w:rsidR="00A83668">
          <w:rPr>
            <w:lang w:val="en-US"/>
          </w:rPr>
          <w:t>,</w:t>
        </w:r>
      </w:ins>
      <w:del w:id="45" w:author="Raúl Contreras Martín" w:date="2026-07-09T13:10:00Z">
        <w:r w:rsidDel="00A83668">
          <w:rPr>
            <w:lang w:val="en-US"/>
          </w:rPr>
          <w:delText>(García de la Morena et al., 2018)</w:delText>
        </w:r>
        <w:commentRangeEnd w:id="42"/>
        <w:r w:rsidDel="00A83668">
          <w:rPr>
            <w:rStyle w:val="Refdecomentario"/>
            <w:sz w:val="22"/>
            <w:szCs w:val="22"/>
            <w:lang w:val="en-US"/>
          </w:rPr>
          <w:commentReference w:id="42"/>
        </w:r>
        <w:commentRangeEnd w:id="41"/>
        <w:r w:rsidDel="00A83668">
          <w:rPr>
            <w:rStyle w:val="Refdecomentario"/>
            <w:sz w:val="22"/>
            <w:szCs w:val="22"/>
            <w:lang w:val="en-US"/>
          </w:rPr>
          <w:commentReference w:id="41"/>
        </w:r>
        <w:r w:rsidDel="00A83668">
          <w:rPr>
            <w:lang w:val="en-US"/>
          </w:rPr>
          <w:delText xml:space="preserve"> </w:delText>
        </w:r>
      </w:del>
      <w:r>
        <w:rPr>
          <w:lang w:val="en-US"/>
        </w:rPr>
        <w:t xml:space="preserve">and the black-bellied sandgrouse showing sustained decline in Iberia, its main continental stronghold </w:t>
      </w:r>
      <w:commentRangeStart w:id="46"/>
      <w:commentRangeStart w:id="47"/>
      <w:r>
        <w:rPr>
          <w:lang w:val="en-US"/>
        </w:rPr>
        <w:fldChar w:fldCharType="begin"/>
      </w:r>
      <w:r w:rsidR="00A83668">
        <w:rPr>
          <w:lang w:val="en-US"/>
        </w:rPr>
        <w:instrText xml:space="preserve"> ADDIN ZOTERO_ITEM CSL_CITATION {"citationID":"E5huk8Ls","properties":{"formattedCitation":"(Ben\\uc0\\u237{}tez-L\\uc0\\u243{}pez et al., 2017; G\\uc0\\u243{}mez\\uc0\\u8208{}Catas\\uc0\\u250{}s et al., 2024)","plainCitation":"(Benítez-López et al., 2017; Gómez</w:instrText>
      </w:r>
      <w:r w:rsidR="00A83668">
        <w:rPr>
          <w:rFonts w:ascii="Cambria Math" w:hAnsi="Cambria Math" w:cs="Cambria Math"/>
          <w:lang w:val="en-US"/>
        </w:rPr>
        <w:instrText>‐</w:instrText>
      </w:r>
      <w:r w:rsidR="00A83668">
        <w:rPr>
          <w:lang w:val="en-US"/>
        </w:rPr>
        <w:instrText>Catasús et al., 2024)","noteIndex":0},"citationItems":[{"id":"pbK1OzMh/r0Z1eVS5","uris":["http://zotero.org/users/1446070/items/GLFNYA2L"],"itemData":{"id":5014,"type":"article-journal","container-title":"Biodiversity and Conservation","DOI":"10.1007/s10531-016-1222-7","ISSN":"0960-3115, 1572-9710","issue":"1","journalAbbreviation":"Biodiversity and Conservation","language":"en","page":"63-83","title":"A multi-scale approach for identifying conservation needs of two threatened sympatric steppe birds","volume":"26","author":[{"family":"Benítez-López","given":"Ana"},{"family":"Viñuela","given":"Javier"},{"family":"Mougeot","given":"François"},{"family":"García","given":"Jesús T."}],"issued":{"date-parts":[["2017"]]}}},{"id":"pbK1OzMh/LOdwmwLr","uris":["http://zotero.org/users/1446070/items/D3ADFRKC"],"itemData":{"id":4661,"type":"article-journal","abstract":"Abstract\n            \n              Solar photovoltaic (PV) has become the second renewable energy source, giving rise to potential conflicts with biodiversity conservation. However, the information available about the impacts and mitigation measures of solar PV energy is scarce and scattered, and a rigorous and comprehensive review on the topic is lacking. Here, we review the state of knowledge on its impacts and mitigation measures and identify main knowledge gaps. For that, we reviewed more than 2000 articles, out of which only 180 assessed the impacts of solar PV (\n              N\n               = 138) and/or propose mitigation measures (65). Even though Asia and Europe head the list of regions with the highest PV installed capacity (59% and 22%, respectively), a large portion of the existing knowledge is drawn from North American environmental contexts (48% of the studies), specifically from deserts (41%). Impacts were addressed on plants (26%), arthropods (14%), birds (10%), microorganisms (10%), reptiles (7%), mammals (4%), and bats (1%), but also on abiotic factors (e.g., humidity and temperature; 20%) and ecosystem services (3%). Most studies addressed the impact of PV on habitat alteration at landscape (33%) and microhabitat scale (20%), and on microclimate at microhabitat scale (17%), but other topics have been scarcely addressed (e.g., impact on microclimate at landscape scale or the potential of agrivoltaic systems). Lastly, 53% of the studies employed a single PV facility, and preconstruction situations were rarely reported (8%). There is a strong environmental context bias in the current understanding of PV impacts, which might not be extrapolable to other environmental situations like farmlands, where most of the solar PV capacity is being installed. Moreover, standardized and robust sampling designs are lacking to address cumulative, long</w:instrText>
      </w:r>
      <w:r w:rsidR="00A83668">
        <w:rPr>
          <w:rFonts w:ascii="Cambria Math" w:hAnsi="Cambria Math" w:cs="Cambria Math"/>
          <w:lang w:val="en-US"/>
        </w:rPr>
        <w:instrText>‐</w:instrText>
      </w:r>
      <w:r w:rsidR="00A83668">
        <w:rPr>
          <w:lang w:val="en-US"/>
        </w:rPr>
        <w:instrText>term, and long</w:instrText>
      </w:r>
      <w:r w:rsidR="00A83668">
        <w:rPr>
          <w:rFonts w:ascii="Cambria Math" w:hAnsi="Cambria Math" w:cs="Cambria Math"/>
          <w:lang w:val="en-US"/>
        </w:rPr>
        <w:instrText>‐</w:instrText>
      </w:r>
      <w:r w:rsidR="00A83668">
        <w:rPr>
          <w:lang w:val="en-US"/>
        </w:rPr>
        <w:instrText>scale impacts and produce comparable findings across contexts. Given the lack of empirical evidence and the irrepressible development of PV energy, it is advisable to apply an iterative monitoring and adaptive process to guarantee a safe energy transition. This review may provide useful guidance on prioritizing research efforts for a smooth shift to renewable energy.","container-title":"Conservation Letters","DOI":"10.1111/conl.13025","ISSN":"1755-263X, 1755-263X","issue":"4","journalAbbreviation":"Conservation Letters.","language":"en","page":"e13025","source":"DOI.org (Crossref)","title":"Solar photovoltaic energy development and biodiversity conservation: Current knowledge and research gaps","title-short":"Solar photovoltaic energy development and biodiversity conservation","volume":"17","author":[{"family":"Gómez</w:instrText>
      </w:r>
      <w:r w:rsidR="00A83668">
        <w:rPr>
          <w:rFonts w:ascii="Cambria Math" w:hAnsi="Cambria Math" w:cs="Cambria Math"/>
          <w:lang w:val="en-US"/>
        </w:rPr>
        <w:instrText>‐</w:instrText>
      </w:r>
      <w:r w:rsidR="00A83668">
        <w:rPr>
          <w:lang w:val="en-US"/>
        </w:rPr>
        <w:instrText>Catasús","given":"Julia"},{"family":"Morales","given":"Manuel B."},{"family":"Giralt","given":"David"},{"family":"Del Portillo","given":"David González"},{"family":"Manzano</w:instrText>
      </w:r>
      <w:r w:rsidR="00A83668">
        <w:rPr>
          <w:rFonts w:ascii="Cambria Math" w:hAnsi="Cambria Math" w:cs="Cambria Math"/>
          <w:lang w:val="en-US"/>
        </w:rPr>
        <w:instrText>‐</w:instrText>
      </w:r>
      <w:r w:rsidR="00A83668">
        <w:rPr>
          <w:lang w:val="en-US"/>
        </w:rPr>
        <w:instrText>Rubio","given":"Robert"},{"family":"Solé</w:instrText>
      </w:r>
      <w:r w:rsidR="00A83668">
        <w:rPr>
          <w:rFonts w:ascii="Cambria Math" w:hAnsi="Cambria Math" w:cs="Cambria Math"/>
          <w:lang w:val="en-US"/>
        </w:rPr>
        <w:instrText>‐</w:instrText>
      </w:r>
      <w:r w:rsidR="00A83668">
        <w:rPr>
          <w:lang w:val="en-US"/>
        </w:rPr>
        <w:instrText>Bujalance","given":"Laura"},{"family":"Sardà</w:instrText>
      </w:r>
      <w:r w:rsidR="00A83668">
        <w:rPr>
          <w:rFonts w:ascii="Cambria Math" w:hAnsi="Cambria Math" w:cs="Cambria Math"/>
          <w:lang w:val="en-US"/>
        </w:rPr>
        <w:instrText>‐</w:instrText>
      </w:r>
      <w:r w:rsidR="00A83668">
        <w:rPr>
          <w:lang w:val="en-US"/>
        </w:rPr>
        <w:instrText xml:space="preserve">Palomera","given":"Francesc"},{"family":"Traba","given":"Juan"},{"family":"Bota","given":"Gerard"}],"issued":{"date-parts":[["2024",7]]}}}],"schema":"https://github.com/citation-style-language/schema/raw/master/csl-citation.json"} </w:instrText>
      </w:r>
      <w:r>
        <w:rPr>
          <w:lang w:val="en-US"/>
        </w:rPr>
        <w:fldChar w:fldCharType="separate"/>
      </w:r>
      <w:r w:rsidRPr="00FB794F">
        <w:rPr>
          <w:szCs w:val="24"/>
          <w:lang w:val="en-US"/>
        </w:rPr>
        <w:t>(Benítez-López et al., 2017;</w:t>
      </w:r>
      <w:del w:id="48" w:author="CARLOS ALFONSO MARTIN DE LA CALLE" w:date="2026-07-13T12:45:00Z" w16du:dateUtc="2026-07-13T10:45:00Z">
        <w:r w:rsidRPr="00FB794F" w:rsidDel="00AC6E9D">
          <w:rPr>
            <w:szCs w:val="24"/>
            <w:lang w:val="en-US"/>
          </w:rPr>
          <w:delText xml:space="preserve"> Gómez‐Catasús et al., 2024</w:delText>
        </w:r>
      </w:del>
      <w:r w:rsidRPr="00FB794F">
        <w:rPr>
          <w:szCs w:val="24"/>
          <w:lang w:val="en-US"/>
        </w:rPr>
        <w:t>)</w:t>
      </w:r>
      <w:r>
        <w:rPr>
          <w:lang w:val="en-US"/>
        </w:rPr>
        <w:fldChar w:fldCharType="end"/>
      </w:r>
      <w:r>
        <w:rPr>
          <w:lang w:val="en-US"/>
        </w:rPr>
        <w:t xml:space="preserve">; the most recent national survey documents a 63% decline between 2005 and 2019 </w:t>
      </w:r>
      <w:r w:rsidR="00880265">
        <w:rPr>
          <w:lang w:val="en-US"/>
        </w:rPr>
        <w:fldChar w:fldCharType="begin"/>
      </w:r>
      <w:r w:rsidR="00880265">
        <w:rPr>
          <w:lang w:val="en-US"/>
        </w:rPr>
        <w:instrText xml:space="preserve"> ADDIN ZOTERO_ITEM CSL_CITATION {"citationID":"YRd2xpJt","properties":{"unsorted":false,"formattedCitation":"(Mougeot et al., 2024)","plainCitation":"(Mougeot et al., 2024)","noteIndex":0},"citationItems":[{"id":1032,"uris":["http://zotero.org/users/13914703/items/IB5UJVTN"],"itemData":{"id":1032,"type":"article-journal","abstract":"Many European farmland bird populations are rapidly declining because of agricultural intensification and land-use changes. Robust estimates of population sizes and trends, habitat use, and protected area coverage within the distribution range are crucial to inform the conservation and management of threatened species. Here we report on the results of the 2019 Black-bellied Sandgrouse Pterocles orientalis (BBS) survey promoted and coordinated by SEO/BirdLife to update its breeding distribution, population size, and trends in continental Spain. A total of 660 grid cells, 10 × 10 km, Universal Transverse Mercator (UTM), were surveyed (81% of the distribution area), with 2,257 visits to 1,750 walked transects (7,001 km in total; 10.6 km per UTM). BBS was detected in 43% of sampled UTMs. At transect level, occupancy was 11% higher inside protected areas. At UTM level, occupancy was estimated at 0.58 (Bayesian credible interval [BCI] 95%: 0.55–0.61), revealing that BBS occupied about half of its previous breeding range (2003–2005). Using hierarchical distance sampling modelling, we estimated an average density of 1.33 individuals/km2 in occupied areas, and a population of 4,025 individuals (confidence interval: 1,840–7,609) within sampled areas, with an additional 697 individuals (confidence interval 461–1,075) in areas that were not surveyed. Further, the relative abundance of BBS (Kilometric Abundance Index) declined by 63% between 2005 and 2019 (annual decline rate of 4.5%). BBS used agricultural habitats (73%) and unprotected areas (54%) despite a higher occupancy within protected areas. Given the recent decline rate and persistent threats, the BBS conservation status should be upgraded to “Endangered” in peninsular Spain. Its future depends on land-use changes and agricultural practices, in particular the maintenance of fallows, seminatural habitats, and pastures for extensive grazing. Better protection of important areas and targeted conservation initiatives should be promoted to halt and reverse the population decline in this key western Palearctic stronghold.","container-title":"Bird Conservation International","DOI":"10.1017/S0959270924000066","ISSN":"0959-2709, 1474-0001","journalAbbreviation":"Bird Conservation International","language":"en","license":"http://creativecommons.org/licenses/by/4.0","page":"e11","source":"DOI.org (Crossref)","title":"Population decline of the Black-bellied Sandgrouse &lt;i&gt;Pterocles orientalis&lt;/i&gt; in continental Spain, a main western Palearctic stronghold","volume":"34","author":[{"family":"Mougeot","given":"François"},{"family":"Fernández-Tizón","given":"Mario"},{"family":"Tarjuelo","given":"Rocío"},{"family":"Benítez-López","given":"Ana"},{"family":"Jiménez","given":"José"}],"issued":{"date-parts":[["2024"]]}}}],"schema":"https://github.com/citation-style-language/schema/raw/master/csl-citation.json"} </w:instrText>
      </w:r>
      <w:r w:rsidR="00880265">
        <w:rPr>
          <w:lang w:val="en-US"/>
        </w:rPr>
        <w:fldChar w:fldCharType="separate"/>
      </w:r>
      <w:r w:rsidR="00880265">
        <w:rPr>
          <w:noProof/>
          <w:lang w:val="en-US"/>
        </w:rPr>
        <w:t>(Mougeot et al., 2024)</w:t>
      </w:r>
      <w:r w:rsidR="00880265">
        <w:rPr>
          <w:lang w:val="en-US"/>
        </w:rPr>
        <w:fldChar w:fldCharType="end"/>
      </w:r>
      <w:del w:id="49" w:author="Raúl Contreras Martín" w:date="2026-07-07T15:40:00Z">
        <w:r w:rsidDel="00880265">
          <w:rPr>
            <w:lang w:val="en-US"/>
          </w:rPr>
          <w:delText>(Mougeot et al., 2024)</w:delText>
        </w:r>
      </w:del>
      <w:commentRangeEnd w:id="47"/>
      <w:r>
        <w:rPr>
          <w:rStyle w:val="Refdecomentario"/>
          <w:sz w:val="22"/>
          <w:szCs w:val="22"/>
          <w:lang w:val="en-US"/>
        </w:rPr>
        <w:commentReference w:id="47"/>
      </w:r>
      <w:commentRangeEnd w:id="46"/>
      <w:r>
        <w:rPr>
          <w:rStyle w:val="Refdecomentario"/>
          <w:sz w:val="22"/>
          <w:szCs w:val="22"/>
          <w:lang w:val="en-US"/>
        </w:rPr>
        <w:commentReference w:id="46"/>
      </w:r>
      <w:r>
        <w:rPr>
          <w:lang w:val="en-US"/>
        </w:rPr>
        <w:t xml:space="preserve">. </w:t>
      </w:r>
      <w:del w:id="50" w:author="CARLOS ALFONSO MARTIN DE LA CALLE" w:date="2026-07-14T09:25:00Z" w16du:dateUtc="2026-07-14T07:25:00Z">
        <w:r w:rsidDel="00B64B6B">
          <w:rPr>
            <w:lang w:val="en-US"/>
          </w:rPr>
          <w:delText xml:space="preserve">Suitable </w:delText>
        </w:r>
      </w:del>
      <w:ins w:id="51" w:author="CARLOS ALFONSO MARTIN DE LA CALLE" w:date="2026-07-14T09:25:00Z" w16du:dateUtc="2026-07-14T07:25:00Z">
        <w:r w:rsidR="00B64B6B">
          <w:rPr>
            <w:lang w:val="en-US"/>
          </w:rPr>
          <w:t xml:space="preserve">Available </w:t>
        </w:r>
      </w:ins>
      <w:r>
        <w:rPr>
          <w:lang w:val="en-US"/>
        </w:rPr>
        <w:t xml:space="preserve">steppe habitat persists across the Iberian meseta, and yet many patches remain unoccupied years after local extinction, a pattern consistent with widespread extinction debts and colonisation credits documented at continental scales </w:t>
      </w:r>
      <w:r>
        <w:rPr>
          <w:lang w:val="en-US"/>
        </w:rPr>
        <w:fldChar w:fldCharType="begin"/>
      </w:r>
      <w:r w:rsidR="00A83668">
        <w:rPr>
          <w:lang w:val="en-US"/>
        </w:rPr>
        <w:instrText xml:space="preserve"> ADDIN ZOTERO_ITEM CSL_CITATION {"citationID":"xG4kuv7V","properties":{"formattedCitation":"(Haddou et al., 2022)","plainCitation":"(Haddou et al., 2022)","noteIndex":0},"citationItems":[{"id":"pbK1OzMh/Ulo9R6qn","uris":["http://zotero.org/users/1446070/items/IBR6HMYS"],"itemData":{"id":4571,"type":"article-journal","container-title":"Nature Ecology &amp; Evolution","issue":"3","page":"324–331","publisher":"Nature Publishing Group UK London","source":"Google Scholar","title":"Widespread extinction debts and colonization credits in United States breeding bird communities","volume":"6","author":[{"family":"Haddou","given":"Yacob"},{"family":"Mancy","given":"Rebecca"},{"family":"Matthiopoulos","given":"Jason"},{"family":"Spatharis","given":"Sofie"},{"family":"Dominoni","given":"Davide M."}],"issued":{"date-parts":[["2022"]]}}}],"schema":"https://github.com/citation-style-language/schema/raw/master/csl-citation.json"} </w:instrText>
      </w:r>
      <w:r>
        <w:rPr>
          <w:lang w:val="en-US"/>
        </w:rPr>
        <w:fldChar w:fldCharType="separate"/>
      </w:r>
      <w:r>
        <w:rPr>
          <w:noProof/>
          <w:lang w:val="en-US"/>
        </w:rPr>
        <w:t>(Haddou et al., 2022)</w:t>
      </w:r>
      <w:r>
        <w:rPr>
          <w:lang w:val="en-US"/>
        </w:rPr>
        <w:fldChar w:fldCharType="end"/>
      </w:r>
      <w:r>
        <w:rPr>
          <w:lang w:val="en-US"/>
        </w:rPr>
        <w:t>. Whether this reflects ongoing habitat loss or a failure of recolonisation is unresolved.</w:t>
      </w:r>
    </w:p>
    <w:p w14:paraId="7B01F3D7" w14:textId="69F62567" w:rsidR="00015952" w:rsidRPr="00ED07E5" w:rsidRDefault="00070F70" w:rsidP="00672FC6">
      <w:pPr>
        <w:spacing w:before="80" w:after="80" w:line="360" w:lineRule="auto"/>
        <w:jc w:val="both"/>
        <w:rPr>
          <w:lang w:val="en-US"/>
        </w:rPr>
      </w:pPr>
      <w:r>
        <w:rPr>
          <w:lang w:val="en-US"/>
        </w:rPr>
        <w:t xml:space="preserve">Atlas surveys, trend indices and correlative distribution models record the net outcome of colonisation and extinction, not the processes themselves, and so cannot determine whether range recovery is demographically feasible </w:t>
      </w:r>
      <w:r>
        <w:rPr>
          <w:lang w:val="en-US"/>
        </w:rPr>
        <w:fldChar w:fldCharType="begin"/>
      </w:r>
      <w:r w:rsidR="00A83668">
        <w:rPr>
          <w:lang w:val="en-US"/>
        </w:rPr>
        <w:instrText xml:space="preserve"> ADDIN ZOTERO_ITEM CSL_CITATION {"citationID":"sXbk1ocT","properties":{"formattedCitation":"(K\\uc0\\u233{}ry &amp; Royle, 2021; Zurell et al., 2022)","plainCitation":"(Kéry &amp; Royle, 2021; Zurell et al., 2022)","noteIndex":0},"citationItems":[{"id":"pbK1OzMh/hB8owi0s","uris":["http://zotero.org/users/1446070/items/V98XG9XS"],"itemData":{"id":1169,"type":"book","publisher":"Academic Press","title":"Applied hierarchical modeling in ecology—Modeling distribution, abundance and species richness using R and BUGS. Volume 2: Dynamic and Advanced Models.","title-short":"Applied Hierarchical Modeling in Ecology","author":[{"family":"Kéry","given":"Marc"},{"family":"Royle","given":"J. Andrew"}],"issued":{"date-parts":[["2021"]]}}},{"id":"pbK1OzMh/ldm2Yj1F","uris":["http://zotero.org/users/1446070/items/R8A9ZBTE"],"itemData":{"id":4614,"type":"article-journal","container-title":"Ecography","DOI":"10.1111/ecog.05787","issue":"4","page":"e05787","title":"Spatially explicit models for decision-making in animal conservation and restoration","volume":"2022","author":[{"family":"Zurell","given":"Damaris"},{"family":"König","given":"Christian"},{"family":"Malchow","given":"Anne-Kathleen"},{"family":"Kapitza","given":"Sophia"},{"family":"Bocedi","given":"Greta"},{"family":"Travis","given":"Justin"},{"family":"Fandos","given":"Guillermo"}],"issued":{"date-parts":[["2022"]]}}}],"schema":"https://github.com/citation-style-language/schema/raw/master/csl-citation.json"} </w:instrText>
      </w:r>
      <w:r>
        <w:rPr>
          <w:lang w:val="en-US"/>
        </w:rPr>
        <w:fldChar w:fldCharType="separate"/>
      </w:r>
      <w:r>
        <w:rPr>
          <w:szCs w:val="24"/>
          <w:lang w:val="en-US"/>
        </w:rPr>
        <w:t>(Kéry &amp; Royle, 2021; Zurell et al., 2022)</w:t>
      </w:r>
      <w:r>
        <w:rPr>
          <w:lang w:val="en-US"/>
        </w:rPr>
        <w:fldChar w:fldCharType="end"/>
      </w:r>
      <w:r>
        <w:rPr>
          <w:lang w:val="en-US"/>
        </w:rPr>
        <w:t xml:space="preserve">. Empirical demonstrations of strong colonisation-extinction asymmetry from large-scale monitoring data remain rare (but see </w:t>
      </w:r>
      <w:r>
        <w:rPr>
          <w:lang w:val="en-US"/>
        </w:rPr>
        <w:fldChar w:fldCharType="begin"/>
      </w:r>
      <w:r w:rsidR="00A83668">
        <w:rPr>
          <w:lang w:val="en-US"/>
        </w:rPr>
        <w:instrText xml:space="preserve"> ADDIN ZOTERO_ITEM CSL_CITATION {"citationID":"jsU0NHjN","properties":{"formattedCitation":"(Briscoe et al., 2021)","plainCitation":"(Briscoe et al., 2021)","dontUpdate":true,"noteIndex":0},"citationItems":[{"id":"pbK1OzMh/r8NZixA7","uris":["http://zotero.org/users/1446070/items/6AAHBZUJ"],"itemData":{"id":1467,"type":"article-journal","abstract":"Predictions of species' current and future ranges are needed to effectively manage species under environmental change. Species ranges are typically estimated using correlative species distribution models (SDMs), which have been criticized for their static nature. In contrast, dynamic occupancy models (DOMs) explicitily describe temporal changes in species’ occupancy via colonization and local extinction probabilities, estimated from time series of occurrence data. Yet, tests of whether these models improve predictive accuracy under current or future conditions are rare. Using a long-term data set on 69 Swiss birds, we tested whether DOMs improve the predictions of distribution changes over time compared to SDMs. We evaluated the accuracy of spatial predictions and their ability to detect population trends. We also explored how predictions differed when we accounted for imperfect detection and parameterized models using calibration data sets of different time series lengths. All model types had high spatial predictive performance when assessed across all sites (mean AUC &gt; 0.8), with flexible machine learning SDM algorithms outperforming parametric static and DOMs. However, none of the models performed well at identifying sites where range changes are likely to occur. In terms of estimating population trends, DOMs performed best, particularly for species with strong population changes and when fit with sufficient data, while static SDMs performed very poorly. Overall, our study highlights the importance of considering what aspects of performance matter most when selecting a modelling method for a particular application and the need for further research to improve model utility. While DOMs show promise for capturing range dynamics and inferring population trends when fitted with sufficient data, computational constraints on variable selection and model fitting can lead to reduced spatial accuracy of predictions, an area warranting more attention.","container-title":"Global Change Biology","DOI":"10.1111/gcb.15723","ISSN":"1365-2486","issue":"18","language":"en","note":"_eprint: https://onlinelibrary.wiley.com/doi/pdf/10.1111/gcb.15723","page":"4269-4282","source":"Wiley Online Library","title":"Can dynamic occupancy models improve predictions of species' range dynamics? A test using Swiss birds","title-short":"Can dynamic occupancy models improve predictions of species' range dynamics?","volume":"27","author":[{"family":"Briscoe","given":"Natalie J."},{"family":"Zurell","given":"Damaris"},{"family":"Elith","given":"Jane"},{"family":"König","given":"Christian"},{"family":"Fandos","given":"Guillermo"},{"family":"Malchow","given":"Anne-Kathleen"},{"family":"Kéry","given":"Marc"},{"family":"Schmid","given":"Hans"},{"family":"Guillera-Arroita","given":"Gurutzeta"}],"issued":{"date-parts":[["2021"]]}}}],"schema":"https://github.com/citation-style-language/schema/raw/master/csl-citation.json"} </w:instrText>
      </w:r>
      <w:r>
        <w:rPr>
          <w:lang w:val="en-US"/>
        </w:rPr>
        <w:fldChar w:fldCharType="separate"/>
      </w:r>
      <w:r>
        <w:rPr>
          <w:noProof/>
          <w:lang w:val="en-US"/>
        </w:rPr>
        <w:t>Briscoe et al., 2021)</w:t>
      </w:r>
      <w:r>
        <w:rPr>
          <w:lang w:val="en-US"/>
        </w:rPr>
        <w:fldChar w:fldCharType="end"/>
      </w:r>
      <w:r>
        <w:rPr>
          <w:lang w:val="en-US"/>
        </w:rPr>
        <w:t xml:space="preserve">. A further complication is imperfect detection: at the probabilities typical of citizen-science data, missed presences generate spurious turnover, overestimating colonisation and underestimating extinction. The result is a systematic bias that makes demographic decline appear less serious than it is </w:t>
      </w:r>
      <w:r>
        <w:rPr>
          <w:lang w:val="en-US"/>
        </w:rPr>
        <w:fldChar w:fldCharType="begin"/>
      </w:r>
      <w:r w:rsidR="00A83668">
        <w:rPr>
          <w:lang w:val="en-US"/>
        </w:rPr>
        <w:instrText xml:space="preserve"> ADDIN ZOTERO_ITEM CSL_CITATION {"citationID":"5rsjOuTy","properties":{"formattedCitation":"(Guillera\\uc0\\u8208{}Arroita, 2017; Schmidt et al., 2023)","plainCitation":"(Guillera</w:instrText>
      </w:r>
      <w:r w:rsidR="00A83668">
        <w:rPr>
          <w:rFonts w:ascii="Cambria Math" w:hAnsi="Cambria Math" w:cs="Cambria Math"/>
          <w:lang w:val="en-US"/>
        </w:rPr>
        <w:instrText>‐</w:instrText>
      </w:r>
      <w:r w:rsidR="00A83668">
        <w:rPr>
          <w:lang w:val="en-US"/>
        </w:rPr>
        <w:instrText>Arroita, 2017; Schmidt et al., 2023)","noteIndex":0},"citationItems":[{"id":"pbK1OzMh/F2LbAhTx","uris":["http://zotero.org/users/1446070/items/FN5LMRZ4"],"itemData":{"id":4985,"type":"article-journal","abstract":"Building useful models of species distributions requires attention to several important issues, one being imperfect detection of species. Data sets of species detections are likely to suffer from false absence records. Depending on the type of survey, false positive records can also be a problem. Disregarding these observation errors may lead to important biases in model estimation as well as overconfidence about precision. The severity of the problem depends on the intensity of these errors and how they correlate with environmental characteristics (e.g. where species detectability strongly depends on habitat features). A powerful modelling framework that accounts for imperfect detection in the modelling of species distributions has developed in the last 10–15 yr. Fundamental to this framework is that data must be collected in a way that is informative about the observation process. For instance, such data can be in the form of multiple detection/non</w:instrText>
      </w:r>
      <w:r w:rsidR="00A83668">
        <w:rPr>
          <w:rFonts w:ascii="Cambria Math" w:hAnsi="Cambria Math" w:cs="Cambria Math"/>
          <w:lang w:val="en-US"/>
        </w:rPr>
        <w:instrText>‐</w:instrText>
      </w:r>
      <w:r w:rsidR="00A83668">
        <w:rPr>
          <w:lang w:val="en-US"/>
        </w:rPr>
        <w:instrText>detection records obtained from several visits/observers/detection methods at (at least) some of the sites, or from data on times to detection within a survey visit. The framework can extend to studying species’ range dynamics and the modelling of communities, as well as approaches for analysing data on abundance and multiple occupancy states (rather than binary presence/absence). This paper summarizes these modelling advances, discusses evidence about effects of imperfect detection and the difficulties of working with it, and concludes with the current outlook for future research and application of these methods.","container-title":"Ecography","DOI":"10.1111/ecog.02445","ISSN":"0906-7590, 1600-0587","issue":"2","journalAbbreviation":"Ecography","language":"en","page":"281-295","title":"Modelling of species distributions, range dynamics and communities under imperfect detection: advances, challenges and opportunities","volume":"40","author":[{"family":"Guillera</w:instrText>
      </w:r>
      <w:r w:rsidR="00A83668">
        <w:rPr>
          <w:rFonts w:ascii="Cambria Math" w:hAnsi="Cambria Math" w:cs="Cambria Math"/>
          <w:lang w:val="en-US"/>
        </w:rPr>
        <w:instrText>‐</w:instrText>
      </w:r>
      <w:r w:rsidR="00A83668">
        <w:rPr>
          <w:lang w:val="en-US"/>
        </w:rPr>
        <w:instrText xml:space="preserve">Arroita","given":"Gurutzeta"}],"issued":{"date-parts":[["2017"]]}}},{"id":"pbK1OzMh/tXvyWNHT","uris":["http://zotero.org/users/1446070/items/XHUWI94W"],"itemData":{"id":5071,"type":"article-journal","container-title":"Biological Conservation","DOI":"10.1016/j.biocon.2023.110102","page":"110102","title":"Observers are a key source of detection heterogeneity and biased occupancy estimates in species monitoring","volume":"283","author":[{"family":"Schmidt","given":"Benedikt R."},{"family":"Cruickshank","given":"Sam S."},{"family":"Bühler","given":"Christoph"},{"family":"Bergamini","given":"Ariel"}],"issued":{"date-parts":[["2023"]]}}}],"schema":"https://github.com/citation-style-language/schema/raw/master/csl-citation.json"} </w:instrText>
      </w:r>
      <w:r>
        <w:rPr>
          <w:lang w:val="en-US"/>
        </w:rPr>
        <w:fldChar w:fldCharType="separate"/>
      </w:r>
      <w:r w:rsidRPr="00FB794F">
        <w:rPr>
          <w:szCs w:val="24"/>
          <w:lang w:val="en-US"/>
        </w:rPr>
        <w:t>(Guillera‐Arroita, 2017; Schmidt et al., 2023)</w:t>
      </w:r>
      <w:r>
        <w:rPr>
          <w:lang w:val="en-US"/>
        </w:rPr>
        <w:fldChar w:fldCharType="end"/>
      </w:r>
      <w:r>
        <w:rPr>
          <w:lang w:val="en-US"/>
        </w:rPr>
        <w:t>. Whether steppe bird ranges are actively maintained by ongoing demographic processes, or whether they represent non-equilibrium relicts of past landscape configurations, has not been</w:t>
      </w:r>
      <w:ins w:id="52" w:author="Raúl Contreras Martín" w:date="2026-07-07T16:36:00Z">
        <w:r w:rsidR="00751159">
          <w:rPr>
            <w:lang w:val="en-US"/>
          </w:rPr>
          <w:t xml:space="preserve"> </w:t>
        </w:r>
      </w:ins>
      <w:del w:id="53" w:author="Raúl Contreras Martín" w:date="2026-07-07T16:36:00Z">
        <w:r w:rsidDel="00751159">
          <w:rPr>
            <w:lang w:val="en-US"/>
          </w:rPr>
          <w:delText xml:space="preserve">  </w:delText>
        </w:r>
      </w:del>
      <w:r>
        <w:rPr>
          <w:lang w:val="en-US"/>
        </w:rPr>
        <w:t>established and this issue is of relevance for conservation. If colonisation has already failed, habitat protection alone cannot halt decline and different interventions are needed.</w:t>
      </w:r>
    </w:p>
    <w:p w14:paraId="14F47472" w14:textId="51179003" w:rsidR="002F0426" w:rsidRPr="00ED07E5" w:rsidRDefault="00070F70" w:rsidP="00672FC6">
      <w:pPr>
        <w:spacing w:before="80" w:after="80" w:line="360" w:lineRule="auto"/>
        <w:jc w:val="both"/>
        <w:rPr>
          <w:lang w:val="en-US"/>
        </w:rPr>
      </w:pPr>
      <w:r>
        <w:rPr>
          <w:lang w:val="en-US"/>
        </w:rPr>
        <w:t>Dynamic occupancy models that estimate colonisation (</w:t>
      </w:r>
      <w:r>
        <w:t>γ</w:t>
      </w:r>
      <w:r>
        <w:rPr>
          <w:lang w:val="en-US"/>
        </w:rPr>
        <w:t>) and extinction (</w:t>
      </w:r>
      <w:r>
        <w:t>ε</w:t>
      </w:r>
      <w:r>
        <w:rPr>
          <w:lang w:val="en-US"/>
        </w:rPr>
        <w:t xml:space="preserve">) as separate processes, while correcting for detection probability, provide a direct way to diagnose which regime is operating </w:t>
      </w:r>
      <w:r>
        <w:rPr>
          <w:lang w:val="en-US"/>
        </w:rPr>
        <w:fldChar w:fldCharType="begin"/>
      </w:r>
      <w:r w:rsidR="00A83668">
        <w:rPr>
          <w:lang w:val="en-US"/>
        </w:rPr>
        <w:instrText xml:space="preserve"> ADDIN ZOTERO_ITEM CSL_CITATION {"citationID":"2iRTaBBF","properties":{"formattedCitation":"(Bailey et al., 2014; Kelleher et al., 2025; MacKenzie et al., 2003)","plainCitation":"(Bailey et al., 2014; Kelleher et al., 2025; MacKenzie et al., 2003)","noteIndex":0},"citationItems":[{"id":"pbK1OzMh/ZJ2wmDlK","uris":["http://zotero.org/users/1446070/items/KCEZ8NRQ"],"itemData":{"id":1114,"type":"article-journal","container-title":"Methods in Ecology and Evolution","issue":"12","page":"1269–1279","source":"Google Scholar","title":"Advances and applications of occupancy models","volume":"5","author":[{"family":"Bailey","given":"Larissa L."},{"family":"MacKenzie","given":"Darryl I."},{"family":"Nichols","given":"James D."}],"issued":{"date-parts":[["2014"]]}}},{"id":"pbK1OzMh/p76shEJv","uris":["http://zotero.org/users/1446070/items/D7267FQ3"],"itemData":{"id":5086,"type":"article-journal","abstract":"Since their introduction over 20 years ago, dynamic occupancy models (DOMs) have become a powerful and flexible framework for estimating species occupancy across space and time while accounting for imperfect detection. As their popularity has increased and extensions have further expanded their capabilities, DOMs have been applied to increasingly diverse datasets and research objectives in applied ecology. At the same time, technological advancements have resulted in massive increases in available data, offering both new opportunities and challenges for users of DOMs. Given these developments, it is timely to examine common practices in building these models to understand the breadth of modelling approaches, determine potential vulnerabilities, and identify priorities for future research. We reviewed a sample of articles that have fit DOMs in the past 20 years, examining the contexts of their application and the approaches taken to the model</w:instrText>
      </w:r>
      <w:r w:rsidR="00A83668">
        <w:rPr>
          <w:rFonts w:ascii="Cambria Math" w:hAnsi="Cambria Math" w:cs="Cambria Math"/>
          <w:lang w:val="en-US"/>
        </w:rPr>
        <w:instrText>‐</w:instrText>
      </w:r>
      <w:r w:rsidR="00A83668">
        <w:rPr>
          <w:lang w:val="en-US"/>
        </w:rPr>
        <w:instrText>building process. We find that these models have been used to pursue diverse objectives, based on datasets with wide</w:instrText>
      </w:r>
      <w:r w:rsidR="00A83668">
        <w:rPr>
          <w:rFonts w:ascii="Cambria Math" w:hAnsi="Cambria Math" w:cs="Cambria Math"/>
          <w:lang w:val="en-US"/>
        </w:rPr>
        <w:instrText>‐</w:instrText>
      </w:r>
      <w:r w:rsidR="00A83668">
        <w:rPr>
          <w:lang w:val="en-US"/>
        </w:rPr>
        <w:instrText>ranging spatial and temporal scales collected using a variety of survey methods. Our comparisons of modelling approaches indicate that many applications of DOMs considered relatively few covariates on key model parameters, as well as a tendency towards linear responses over more complex non</w:instrText>
      </w:r>
      <w:r w:rsidR="00A83668">
        <w:rPr>
          <w:rFonts w:ascii="Cambria Math" w:hAnsi="Cambria Math" w:cs="Cambria Math"/>
          <w:lang w:val="en-US"/>
        </w:rPr>
        <w:instrText>‐</w:instrText>
      </w:r>
      <w:r w:rsidR="00A83668">
        <w:rPr>
          <w:lang w:val="en-US"/>
        </w:rPr>
        <w:instrText xml:space="preserve">linear or interactive forms. Model selection techniques were largely idiosyncratic with little consensus on the best approaches, and model evaluation was rare across reviewed applications. Based on these findings we highlight aspects of the modelling process that merit closer attention, such as the possible impacts of low complexity and missing drivers of heterogeneity on model performance, the uncertainties around robust and appropriate model selection techniques for different contexts, and the need for trusted and reliable tools for model assessment and evaluation.","container-title":"Ecography","DOI":"10.1002/ecog.07757","ISSN":"0906-7590, 1600-0587","journalAbbreviation":"Ecography","language":"en","page":"e07757","source":"DOI.org (Crossref)","title":"Twenty years of dynamic occupancy models: a review of applications and look to the future","title-short":"Twenty years of dynamic occupancy models","author":[{"family":"Kelleher","given":"Saoirse"},{"family":"Guillera-Arroita","given":"Gurutzeta"},{"family":"Elith","given":"Jane"},{"family":"Briscoe","given":"Natalie J."}],"issued":{"date-parts":[["2025",7,21]]}}},{"id":"pbK1OzMh/xoeDnr4d","uris":["http://zotero.org/users/1446070/items/BNFG6F94"],"itemData":{"id":1126,"type":"article-journal","container-title":"Ecology","issue":"8","page":"2200–2207","source":"Google Scholar","title":"Estimating site occupancy, colonization, and local extinction when a species is detected imperfectly","volume":"84","author":[{"family":"MacKenzie","given":"Darryl I."},{"family":"Nichols","given":"James D."},{"family":"Hines","given":"James E."},{"family":"Knutson","given":"Melinda G."},{"family":"Franklin","given":"Alan B."}],"issued":{"date-parts":[["2003"]]}}}],"schema":"https://github.com/citation-style-language/schema/raw/master/csl-citation.json"} </w:instrText>
      </w:r>
      <w:r>
        <w:rPr>
          <w:lang w:val="en-US"/>
        </w:rPr>
        <w:fldChar w:fldCharType="separate"/>
      </w:r>
      <w:r>
        <w:rPr>
          <w:noProof/>
          <w:lang w:val="en-US"/>
        </w:rPr>
        <w:t>(Bailey et al., 2014; Kelleher et al., 2025; MacKenzie et al., 2003)</w:t>
      </w:r>
      <w:r>
        <w:rPr>
          <w:lang w:val="en-US"/>
        </w:rPr>
        <w:fldChar w:fldCharType="end"/>
      </w:r>
      <w:r>
        <w:rPr>
          <w:lang w:val="en-US"/>
        </w:rPr>
        <w:t xml:space="preserve">. In contrast to static distribution models or trend indices, they decompose occupancy dynamics into the two constituent rates, permitting formal comparison against the equilibrium occupancy ψ* = </w:t>
      </w:r>
      <w:commentRangeStart w:id="54"/>
      <w:commentRangeStart w:id="55"/>
      <w:r>
        <w:t>γ</w:t>
      </w:r>
      <w:r>
        <w:rPr>
          <w:lang w:val="en-US"/>
        </w:rPr>
        <w:t>/(</w:t>
      </w:r>
      <w:r>
        <w:t>γ</w:t>
      </w:r>
      <w:r>
        <w:rPr>
          <w:lang w:val="en-US"/>
        </w:rPr>
        <w:t> + </w:t>
      </w:r>
      <w:r>
        <w:t>ε</w:t>
      </w:r>
      <w:r>
        <w:rPr>
          <w:lang w:val="en-US"/>
        </w:rPr>
        <w:t>)</w:t>
      </w:r>
      <w:commentRangeEnd w:id="54"/>
      <w:r>
        <w:rPr>
          <w:rStyle w:val="Refdecomentario"/>
          <w:sz w:val="22"/>
          <w:szCs w:val="22"/>
          <w:lang w:val="en-US"/>
        </w:rPr>
        <w:commentReference w:id="54"/>
      </w:r>
      <w:commentRangeEnd w:id="55"/>
      <w:r>
        <w:rPr>
          <w:rStyle w:val="Refdecomentario"/>
          <w:sz w:val="22"/>
          <w:szCs w:val="22"/>
          <w:lang w:val="en-US"/>
        </w:rPr>
        <w:commentReference w:id="55"/>
      </w:r>
      <w:r>
        <w:rPr>
          <w:lang w:val="en-US"/>
        </w:rPr>
        <w:t xml:space="preserve">. When applied to large-scale citizen-science data, dynamic occupancy models can reveal whether a distribution is actively maintained or contracting toward a much lower equilibrium even while </w:t>
      </w:r>
      <w:del w:id="56" w:author="CARLOS ALFONSO MARTIN DE LA CALLE" w:date="2026-07-14T09:25:00Z" w16du:dateUtc="2026-07-14T07:25:00Z">
        <w:r w:rsidDel="00B64B6B">
          <w:rPr>
            <w:lang w:val="en-US"/>
          </w:rPr>
          <w:delText xml:space="preserve">suitable </w:delText>
        </w:r>
      </w:del>
      <w:ins w:id="57" w:author="CARLOS ALFONSO MARTIN DE LA CALLE" w:date="2026-07-14T09:25:00Z" w16du:dateUtc="2026-07-14T07:25:00Z">
        <w:r w:rsidR="00B64B6B">
          <w:rPr>
            <w:lang w:val="en-US"/>
          </w:rPr>
          <w:t xml:space="preserve">available </w:t>
        </w:r>
      </w:ins>
      <w:r>
        <w:rPr>
          <w:lang w:val="en-US"/>
        </w:rPr>
        <w:t>habitat persists</w:t>
      </w:r>
      <w:ins w:id="58" w:author="CARLOS ALFONSO MARTIN DE LA CALLE" w:date="2026-07-13T12:56:00Z" w16du:dateUtc="2026-07-13T10:56:00Z">
        <w:r w:rsidR="00D96610">
          <w:rPr>
            <w:lang w:val="en-US"/>
          </w:rPr>
          <w:t xml:space="preserve"> (Fig. 1)</w:t>
        </w:r>
      </w:ins>
      <w:r>
        <w:rPr>
          <w:lang w:val="en-US"/>
        </w:rPr>
        <w:t xml:space="preserve"> </w:t>
      </w:r>
      <w:r>
        <w:rPr>
          <w:lang w:val="en-US"/>
        </w:rPr>
        <w:fldChar w:fldCharType="begin"/>
      </w:r>
      <w:r w:rsidR="00A83668">
        <w:rPr>
          <w:lang w:val="en-US"/>
        </w:rPr>
        <w:instrText xml:space="preserve"> ADDIN ZOTERO_ITEM CSL_CITATION {"citationID":"eRVMqQz7","properties":{"formattedCitation":"(Briscoe et al., 2021; K\\uc0\\u233{}ry et al., 2013)","plainCitation":"(Briscoe et al., 2021; Kéry et al., 2013)","noteIndex":0},"citationItems":[{"id":"pbK1OzMh/r8NZixA7","uris":["http://zotero.org/users/1446070/items/6AAHBZUJ"],"itemData":{"id":1467,"type":"article-journal","abstract":"Predictions of species' current and future ranges are needed to effectively manage species under environmental change. Species ranges are typically estimated using correlative species distribution models (SDMs), which have been criticized for their static nature. In contrast, dynamic occupancy models (DOMs) explicitily describe temporal changes in species’ occupancy via colonization and local extinction probabilities, estimated from time series of occurrence data. Yet, tests of whether these models improve predictive accuracy under current or future conditions are rare. Using a long-term data set on 69 Swiss birds, we tested whether DOMs improve the predictions of distribution changes over time compared to SDMs. We evaluated the accuracy of spatial predictions and their ability to detect population trends. We also explored how predictions differed when we accounted for imperfect detection and parameterized models using calibration data sets of different time series lengths. All model types had high spatial predictive performance when assessed across all sites (mean AUC &gt; 0.8), with flexible machine learning SDM algorithms outperforming parametric static and DOMs. However, none of the models performed well at identifying sites where range changes are likely to occur. In terms of estimating population trends, DOMs performed best, particularly for species with strong population changes and when fit with sufficient data, while static SDMs performed very poorly. Overall, our study highlights the importance of considering what aspects of performance matter most when selecting a modelling method for a particular application and the need for further research to improve model utility. While DOMs show promise for capturing range dynamics and inferring population trends when fitted with sufficient data, computational constraints on variable selection and model fitting can lead to reduced spatial accuracy of predictions, an area warranting more attention.","container-title":"Global Change Biology","DOI":"10.1111/gcb.15723","ISSN":"1365-2486","issue":"18","language":"en","note":"_eprint: https://onlinelibrary.wiley.com/doi/pdf/10.1111/gcb.15723","page":"4269-4282","source":"Wiley Online Library","title":"Can dynamic occupancy models improve predictions of species' range dynamics? A test using Swiss birds","title-short":"Can dynamic occupancy models improve predictions of species' range dynamics?","volume":"27","author":[{"family":"Briscoe","given":"Natalie J."},{"family":"Zurell","given":"Damaris"},{"family":"Elith","given":"Jane"},{"family":"König","given":"Christian"},{"family":"Fandos","given":"Guillermo"},{"family":"Malchow","given":"Anne-Kathleen"},{"family":"Kéry","given":"Marc"},{"family":"Schmid","given":"Hans"},{"family":"Guillera-Arroita","given":"Gurutzeta"}],"issued":{"date-parts":[["2021"]]}}},{"id":"pbK1OzMh/GelsjsQL","uris":["http://zotero.org/users/1446070/items/RCL5XV88"],"itemData":{"id":5026,"type":"article-journal","abstract":"Aim Our aims are: (1) to highlight the power of dynamic occupancy models for analysing species range dynamics while accounting for imperfect detection; (2) to emphasize the ﬂexibility to model effects of environmental covariates in the dynamics parameters (extinction and colonization probability); and (3) to illustrate the development of predictive maps of range dynamics by projecting estimated probabilities of occupancy, local extinction and colonization.","container-title":"Journal of Biogeography","DOI":"10.1111/jbi.12087","ISSN":"0305-0270, 1365-2699","issue":"8","journalAbbreviation":"Journal of Biogeography","language":"en","page":"1463-1474","title":"Analysing and mapping species range dynamics using occupancy models","volume":"40","author":[{"family":"Kéry","given":"Marc"},{"family":"Guillera</w:instrText>
      </w:r>
      <w:r w:rsidR="00A83668">
        <w:rPr>
          <w:rFonts w:ascii="Cambria Math" w:hAnsi="Cambria Math" w:cs="Cambria Math"/>
          <w:lang w:val="en-US"/>
        </w:rPr>
        <w:instrText>‐</w:instrText>
      </w:r>
      <w:r w:rsidR="00A83668">
        <w:rPr>
          <w:lang w:val="en-US"/>
        </w:rPr>
        <w:instrText>Arroita","given":"Gurutzeta"},{"family":"Lahoz</w:instrText>
      </w:r>
      <w:r w:rsidR="00A83668">
        <w:rPr>
          <w:rFonts w:ascii="Cambria Math" w:hAnsi="Cambria Math" w:cs="Cambria Math"/>
          <w:lang w:val="en-US"/>
        </w:rPr>
        <w:instrText>‐</w:instrText>
      </w:r>
      <w:r w:rsidR="00A83668">
        <w:rPr>
          <w:lang w:val="en-US"/>
        </w:rPr>
        <w:instrText xml:space="preserve">Monfort","given":"José J."}],"issued":{"date-parts":[["2013"]]}}}],"schema":"https://github.com/citation-style-language/schema/raw/master/csl-citation.json"} </w:instrText>
      </w:r>
      <w:r>
        <w:rPr>
          <w:lang w:val="en-US"/>
        </w:rPr>
        <w:fldChar w:fldCharType="separate"/>
      </w:r>
      <w:r w:rsidRPr="00FB794F">
        <w:rPr>
          <w:szCs w:val="24"/>
          <w:lang w:val="en-US"/>
        </w:rPr>
        <w:t>(Briscoe et al., 2021; Kéry et al., 2013)</w:t>
      </w:r>
      <w:r>
        <w:rPr>
          <w:lang w:val="en-US"/>
        </w:rPr>
        <w:fldChar w:fldCharType="end"/>
      </w:r>
      <w:r>
        <w:rPr>
          <w:lang w:val="en-US"/>
        </w:rPr>
        <w:t xml:space="preserve">. This framework requires imperfect detection to be accounted for explicitly: citizen-science data are heterogeneous </w:t>
      </w:r>
      <w:r>
        <w:rPr>
          <w:lang w:val="en-US"/>
        </w:rPr>
        <w:lastRenderedPageBreak/>
        <w:t xml:space="preserve">in effort, and without a detection submodel the rate estimates that motivate all downstream inference are unreliable </w:t>
      </w:r>
      <w:r>
        <w:rPr>
          <w:lang w:val="en-US"/>
        </w:rPr>
        <w:fldChar w:fldCharType="begin"/>
      </w:r>
      <w:r w:rsidR="00A83668">
        <w:rPr>
          <w:lang w:val="en-US"/>
        </w:rPr>
        <w:instrText xml:space="preserve"> ADDIN ZOTERO_ITEM CSL_CITATION {"citationID":"PrmjjAKR","properties":{"formattedCitation":"(Guillera\\uc0\\u8208{}Arroita, 2017; Isaac et al., 2014; Johnston et al., 2021)","plainCitation":"(Guillera</w:instrText>
      </w:r>
      <w:r w:rsidR="00A83668">
        <w:rPr>
          <w:rFonts w:ascii="Cambria Math" w:hAnsi="Cambria Math" w:cs="Cambria Math"/>
          <w:lang w:val="en-US"/>
        </w:rPr>
        <w:instrText>‐</w:instrText>
      </w:r>
      <w:r w:rsidR="00A83668">
        <w:rPr>
          <w:lang w:val="en-US"/>
        </w:rPr>
        <w:instrText>Arroita, 2017; Isaac et al., 2014; Johnston et al., 2021)","noteIndex":0},"citationItems":[{"id":"pbK1OzMh/F2LbAhTx","uris":["http://zotero.org/users/1446070/items/FN5LMRZ4"],"itemData":{"id":4985,"type":"article-journal","abstract":"Building useful models of species distributions requires attention to several important issues, one being imperfect detection of species. Data sets of species detections are likely to suffer from false absence records. Depending on the type of survey, false positive records can also be a problem. Disregarding these observation errors may lead to important biases in model estimation as well as overconfidence about precision. The severity of the problem depends on the intensity of these errors and how they correlate with environmental characteristics (e.g. where species detectability strongly depends on habitat features). A powerful modelling framework that accounts for imperfect detection in the modelling of species distributions has developed in the last 10–15 yr. Fundamental to this framework is that data must be collected in a way that is informative about the observation process. For instance, such data can be in the form of multiple detection/non</w:instrText>
      </w:r>
      <w:r w:rsidR="00A83668">
        <w:rPr>
          <w:rFonts w:ascii="Cambria Math" w:hAnsi="Cambria Math" w:cs="Cambria Math"/>
          <w:lang w:val="en-US"/>
        </w:rPr>
        <w:instrText>‐</w:instrText>
      </w:r>
      <w:r w:rsidR="00A83668">
        <w:rPr>
          <w:lang w:val="en-US"/>
        </w:rPr>
        <w:instrText>detection records obtained from several visits/observers/detection methods at (at least) some of the sites, or from data on times to detection within a survey visit. The framework can extend to studying species’ range dynamics and the modelling of communities, as well as approaches for analysing data on abundance and multiple occupancy states (rather than binary presence/absence). This paper summarizes these modelling advances, discusses evidence about effects of imperfect detection and the difficulties of working with it, and concludes with the current outlook for future research and application of these methods.","container-title":"Ecography","DOI":"10.1111/ecog.02445","ISSN":"0906-7590, 1600-0587","issue":"2","journalAbbreviation":"Ecography","language":"en","page":"281-295","title":"Modelling of species distributions, range dynamics and communities under imperfect detection: advances, challenges and opportunities","volume":"40","author":[{"family":"Guillera</w:instrText>
      </w:r>
      <w:r w:rsidR="00A83668">
        <w:rPr>
          <w:rFonts w:ascii="Cambria Math" w:hAnsi="Cambria Math" w:cs="Cambria Math"/>
          <w:lang w:val="en-US"/>
        </w:rPr>
        <w:instrText>‐</w:instrText>
      </w:r>
      <w:r w:rsidR="00A83668">
        <w:rPr>
          <w:lang w:val="en-US"/>
        </w:rPr>
        <w:instrText>Arroita","given":"Gurutzeta"}],"issued":{"date-parts":[["2017"]]}}},{"id":"pbK1OzMh/2D6FR7Vc","uris":["http://zotero.org/users/1446070/items/ZE53PETK"],"itemData":{"id":5000,"type":"article-journal","abstract":"Summary                                                                Policy</w:instrText>
      </w:r>
      <w:r w:rsidR="00A83668">
        <w:rPr>
          <w:rFonts w:ascii="Cambria Math" w:hAnsi="Cambria Math" w:cs="Cambria Math"/>
          <w:lang w:val="en-US"/>
        </w:rPr>
        <w:instrText>‐</w:instrText>
      </w:r>
      <w:r w:rsidR="00A83668">
        <w:rPr>
          <w:lang w:val="en-US"/>
        </w:rPr>
        <w:instrText>makers increasingly demand robust measures of biodiversity change over short time periods. Long</w:instrText>
      </w:r>
      <w:r w:rsidR="00A83668">
        <w:rPr>
          <w:rFonts w:ascii="Cambria Math" w:hAnsi="Cambria Math" w:cs="Cambria Math"/>
          <w:lang w:val="en-US"/>
        </w:rPr>
        <w:instrText>‐</w:instrText>
      </w:r>
      <w:r w:rsidR="00A83668">
        <w:rPr>
          <w:lang w:val="en-US"/>
        </w:rPr>
        <w:instrText>term monitoring schemes provide high</w:instrText>
      </w:r>
      <w:r w:rsidR="00A83668">
        <w:rPr>
          <w:rFonts w:ascii="Cambria Math" w:hAnsi="Cambria Math" w:cs="Cambria Math"/>
          <w:lang w:val="en-US"/>
        </w:rPr>
        <w:instrText>‐</w:instrText>
      </w:r>
      <w:r w:rsidR="00A83668">
        <w:rPr>
          <w:lang w:val="en-US"/>
        </w:rPr>
        <w:instrText>quality data, often on an annual basis, but are taxonomically and geographically restricted. By contrast, opportunistic biological records are relatively unstructured but vast in quantity. Recently, these data have been applied to increasingly elaborate science and policy questions, using a range of methods. At present, we lack a firm understanding of which methods, if any, are capable of delivering unbiased trend estimates on policy</w:instrText>
      </w:r>
      <w:r w:rsidR="00A83668">
        <w:rPr>
          <w:rFonts w:ascii="Cambria Math" w:hAnsi="Cambria Math" w:cs="Cambria Math"/>
          <w:lang w:val="en-US"/>
        </w:rPr>
        <w:instrText>‐</w:instrText>
      </w:r>
      <w:r w:rsidR="00A83668">
        <w:rPr>
          <w:lang w:val="en-US"/>
        </w:rPr>
        <w:instrText>relevant time</w:instrText>
      </w:r>
      <w:r w:rsidR="00A83668">
        <w:rPr>
          <w:rFonts w:ascii="Cambria Math" w:hAnsi="Cambria Math" w:cs="Cambria Math"/>
          <w:lang w:val="en-US"/>
        </w:rPr>
        <w:instrText>‐</w:instrText>
      </w:r>
      <w:r w:rsidR="00A83668">
        <w:rPr>
          <w:lang w:val="en-US"/>
        </w:rPr>
        <w:instrText>scales.                                                                          We identified a set of candidate methods that employ data filtering criteria and/or correction factors to deal with variation in recorder activity. We designed a computer simulation to compare the statistical properties of these methods under a suite of realistic data collection scenarios. We measured the Type                     I                     error rates of each method–scenario combination, as well as the power to detect genuine trends.                                                                        We found that simple methods produce biased trend estimates, and/or had low power. Most methods are robust to variation in sampling effort, but biases in spatial coverage, sampling effort per visit, and detectability, as well as turnover in community composition, all induced some methods to fail. No method was wholly unaffected by all forms of variation in recorder activity, although some performed well enough to be useful.                                                                          We warn against the use of simple methods. Sophisticated methods that model the data collection process offer the greatest potential to estimate timely trends, notably                                            F                       rescalo                                          and occupancy–detection models.                                                                        The potential of these methods and the value of opportunistic data would be further enhanced by assessing the validity of model assumptions and by capturing small amounts of information about sampling intensity at the point of data collection.","container-title":"Methods in Ecology and Evolution","DOI":"10.1111/2041-210X.12254","ISSN":"2041-210X, 2041-210X","issue":"10","journalAbbreviation":"Methods in Ecology and Evolution","language":"en","page":"1052-1060","title":"Statistics for citizen science: extracting signals of change from noisy ecological data","volume":"5","author":[{"family":"Isaac","given":"Nick J. B."},{"family":"Van Strien","given":"Arco J."},{"family":"August","given":"Tom A."},{"family":"De Zeeuw","given":"Marnix P."},{"family":"Roy","given":"David B."}],"issued":{"date-parts":[["2014"]]}}},{"id":"pbK1OzMh/VVkQt4qh","uris":["http://zotero.org/users/1446070/items/V2RYQBE9"],"itemData":{"id":4316,"type":"article-journal","abstract":"Abstract\n            \n              Aim\n              Ecological data collected by the general public are valuable for addressing a wide range of ecological research and conservation planning, and there has been a rapid increase in the scope and volume of data available. However, data from eBird or other large</w:instrText>
      </w:r>
      <w:r w:rsidR="00A83668">
        <w:rPr>
          <w:rFonts w:ascii="Cambria Math" w:hAnsi="Cambria Math" w:cs="Cambria Math"/>
          <w:lang w:val="en-US"/>
        </w:rPr>
        <w:instrText>‐</w:instrText>
      </w:r>
      <w:r w:rsidR="00A83668">
        <w:rPr>
          <w:lang w:val="en-US"/>
        </w:rPr>
        <w:instrText>scale projects with volunteer observers typically present several challenges that can impede robust ecological inferences. These challenges include spatial bias, variation in effort and species reporting bias.\n            \n            \n              Innovation\n              We use the example of estimating species distributions with data from eBird, a community science or citizen science (CS) project. We estimate two widely used metrics of species distributions: encounter rate and occupancy probability. For each metric, we critically assess the impact of data processing steps that either degrade or refine the data used in the analyses. CS data density varies widely across the globe, so we also test whether differences in model performance are robust to sample size.\n            \n            \n              Main conclusions\n              Model performance improved when data processing and analytical methods addressed the challenges arising from CS data; however, the degree of improvement varied with species and data density. The largest gains we observed in model performance were achieved with 1) the use of complete checklists (where observers report all the species they detect and identify, allowing non</w:instrText>
      </w:r>
      <w:r w:rsidR="00A83668">
        <w:rPr>
          <w:rFonts w:ascii="Cambria Math" w:hAnsi="Cambria Math" w:cs="Cambria Math"/>
          <w:lang w:val="en-US"/>
        </w:rPr>
        <w:instrText>‐</w:instrText>
      </w:r>
      <w:r w:rsidR="00A83668">
        <w:rPr>
          <w:lang w:val="en-US"/>
        </w:rPr>
        <w:instrText>detections to be inferred) and 2) the use of covariates describing variation in effort and detectability for each checklist. Occupancy models were more robust to a lack of complete checklists. Improvements in model performance with data refinement were more evident with larger sample sizes. In general, we found that the value of each refinement varied by situation and we encourage researchers to assess the benefits in other scenarios. These approaches will enable researchers to more effectively harness the vast ecological knowledge that exists within CS data for conservation and basic research.","container-title":"Diversity and Distributions","DOI":"10.1111/ddi.13271","ISSN":"1366-9516, 1472-4642","issue":"7","journalAbbreviation":"Diversity and Distributions","language":"en","page":"1265-1277","source":"DOI.org (Crossref)","title":"Analytical guidelines to increase the value of community science data: An example using eBird data to estimate species distributions","title-short":"Analytical guidelines to increase the value of community science data","volume":"27","author":[{"family":"Johnston","given":"Alison"},{"family":"Hochachka","given":"Wesley M."},{"family":"Strimas</w:instrText>
      </w:r>
      <w:r w:rsidR="00A83668">
        <w:rPr>
          <w:rFonts w:ascii="Cambria Math" w:hAnsi="Cambria Math" w:cs="Cambria Math"/>
          <w:lang w:val="en-US"/>
        </w:rPr>
        <w:instrText>‐</w:instrText>
      </w:r>
      <w:r w:rsidR="00A83668">
        <w:rPr>
          <w:lang w:val="en-US"/>
        </w:rPr>
        <w:instrText xml:space="preserve">Mackey","given":"Matthew E."},{"family":"Ruiz Gutierrez","given":"Viviana"},{"family":"Robinson","given":"Orin J."},{"family":"Miller","given":"Eliot T."},{"family":"Auer","given":"Tom"},{"family":"Kelling","given":"Steve T."},{"family":"Fink","given":"Daniel"}],"editor":[{"family":"Fourcade","given":"Yoan"}],"issued":{"date-parts":[["2021",7]]}}}],"schema":"https://github.com/citation-style-language/schema/raw/master/csl-citation.json"} </w:instrText>
      </w:r>
      <w:r>
        <w:rPr>
          <w:lang w:val="en-US"/>
        </w:rPr>
        <w:fldChar w:fldCharType="separate"/>
      </w:r>
      <w:r w:rsidRPr="00FB794F">
        <w:rPr>
          <w:szCs w:val="24"/>
          <w:lang w:val="en-US"/>
        </w:rPr>
        <w:t>(Guillera‐Arroita, 2017; Isaac et al., 2014; Johnston et al., 2021)</w:t>
      </w:r>
      <w:r>
        <w:rPr>
          <w:lang w:val="en-US"/>
        </w:rPr>
        <w:fldChar w:fldCharType="end"/>
      </w:r>
      <w:r>
        <w:rPr>
          <w:lang w:val="en-US"/>
        </w:rPr>
        <w:t>.</w:t>
      </w:r>
    </w:p>
    <w:p w14:paraId="0123FE21" w14:textId="711D1CDB" w:rsidR="002F0426" w:rsidRPr="00ED07E5" w:rsidRDefault="004351E8" w:rsidP="00672FC6">
      <w:pPr>
        <w:spacing w:before="80" w:after="80" w:line="360" w:lineRule="auto"/>
        <w:jc w:val="both"/>
        <w:rPr>
          <w:lang w:val="en-US"/>
        </w:rPr>
      </w:pPr>
      <w:r>
        <w:rPr>
          <w:lang w:val="en-US"/>
        </w:rPr>
        <w:t xml:space="preserve">Using citizen-science data we fitted dynamic occupancy models to seven years of eBird data across more than 4,000 </w:t>
      </w:r>
      <w:ins w:id="59" w:author="CARLOS ALFONSO MARTIN DE LA CALLE" w:date="2026-07-13T12:52:00Z" w16du:dateUtc="2026-07-13T10:52:00Z">
        <w:r w:rsidR="00D96610" w:rsidRPr="00D96610">
          <w:rPr>
            <w:lang w:val="en-US"/>
          </w:rPr>
          <w:t>5×5 km[</w:t>
        </w:r>
        <w:r w:rsidR="00D96610" w:rsidRPr="00D96610" w:rsidDel="00D96610">
          <w:rPr>
            <w:lang w:val="en-US"/>
          </w:rPr>
          <w:t xml:space="preserve"> </w:t>
        </w:r>
      </w:ins>
      <w:del w:id="60" w:author="CARLOS ALFONSO MARTIN DE LA CALLE" w:date="2026-07-13T12:52:00Z" w16du:dateUtc="2026-07-13T10:52:00Z">
        <w:r w:rsidDel="00D96610">
          <w:rPr>
            <w:lang w:val="en-US"/>
          </w:rPr>
          <w:delText xml:space="preserve">5-km </w:delText>
        </w:r>
      </w:del>
      <w:r>
        <w:rPr>
          <w:lang w:val="en-US"/>
        </w:rPr>
        <w:t>grid cells, estimating colonisation and extinction while correcting for imperfect detection. We addressed three questions: i) whether extinction consistently exceeds colonisation to a degree that makes current ranges demographically unsustainable; ii) whether detection correction alters the qualitative diagnosis of range dynamics; and iii) whether climate and land-use variables act on different demographic processes, and therefore with distinct management implications. Together, these questions ask whether ongoing range contractions reflect habitat loss, limited recolonisation, or both, and whether standard monitoring can distinguish between them.</w:t>
      </w:r>
    </w:p>
    <w:p w14:paraId="5CD8DAC1" w14:textId="77777777" w:rsidR="00B53953" w:rsidRDefault="00B53953" w:rsidP="00672FC6">
      <w:pPr>
        <w:spacing w:before="80" w:after="80" w:line="360" w:lineRule="auto"/>
        <w:jc w:val="both"/>
        <w:rPr>
          <w:lang w:val="en-US"/>
        </w:rPr>
      </w:pPr>
    </w:p>
    <w:p w14:paraId="10B00C1F" w14:textId="3A416EFA" w:rsidR="00A452B2" w:rsidRPr="00ED07E5" w:rsidRDefault="00A452B2" w:rsidP="00672FC6">
      <w:pPr>
        <w:spacing w:before="80" w:after="80" w:line="360" w:lineRule="auto"/>
        <w:jc w:val="both"/>
        <w:rPr>
          <w:lang w:val="en-US"/>
        </w:rPr>
      </w:pPr>
      <w:r>
        <w:rPr>
          <w:noProof/>
          <w:sz w:val="20"/>
          <w:szCs w:val="20"/>
          <w:lang w:val="en-US"/>
        </w:rPr>
        <w:drawing>
          <wp:inline distT="0" distB="0" distL="0" distR="0" wp14:anchorId="7B4B430F" wp14:editId="3BED8177">
            <wp:extent cx="5943600" cy="4199890"/>
            <wp:effectExtent l="0" t="0" r="0" b="3810"/>
            <wp:docPr id="481166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66393" name="Imagen 4811663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064D02BF" w14:textId="3F5DD67D" w:rsidR="00B53953" w:rsidRDefault="00B53953" w:rsidP="00672FC6">
      <w:pPr>
        <w:spacing w:line="360" w:lineRule="auto"/>
        <w:jc w:val="both"/>
      </w:pPr>
    </w:p>
    <w:p w14:paraId="536F1627" w14:textId="21D92902" w:rsidR="00B53953" w:rsidRPr="00ED07E5" w:rsidRDefault="00B53953" w:rsidP="00672FC6">
      <w:pPr>
        <w:spacing w:line="360" w:lineRule="auto"/>
        <w:jc w:val="both"/>
        <w:rPr>
          <w:lang w:val="en-US"/>
        </w:rPr>
      </w:pPr>
      <w:r>
        <w:rPr>
          <w:i/>
          <w:sz w:val="18"/>
          <w:lang w:val="en-US"/>
        </w:rPr>
        <w:t xml:space="preserve">Figure 1. Conceptual framework of metapopulation dynamics under contrasting colonisation–extinction regimes. Starting from the same initial occupancy (A), three outcomes emerge depending on the balance between colonisation (gamma) and extinction (epsilon). (B) Metapopulation equilibrium (gamma ≈ epsilon): extinctions (pink) are offset by </w:t>
      </w:r>
      <w:r>
        <w:rPr>
          <w:i/>
          <w:sz w:val="18"/>
          <w:lang w:val="en-US"/>
        </w:rPr>
        <w:lastRenderedPageBreak/>
        <w:t xml:space="preserve">new colonisations (green). (C) Declining but recoverable dynamics (epsilon &gt; gamma): occupancy contracts but colonisation persists. (D) Demographic trap (epsilon </w:t>
      </w:r>
      <w:r>
        <w:rPr>
          <w:rFonts w:ascii="Cambria Math" w:hAnsi="Cambria Math" w:cs="Cambria Math"/>
          <w:i/>
          <w:sz w:val="18"/>
          <w:lang w:val="en-US"/>
        </w:rPr>
        <w:t>≫</w:t>
      </w:r>
      <w:r>
        <w:rPr>
          <w:i/>
          <w:sz w:val="18"/>
          <w:lang w:val="en-US"/>
        </w:rPr>
        <w:t xml:space="preserve"> gamma): colonisation collapses and suitable patches remain empty. Filled silhouettes denote occupied patches, outline silhouettes suitable but unoccupied patches, and blank cells unsuitable habitat.</w:t>
      </w:r>
      <w:del w:id="61" w:author="Raúl Contreras Martín" w:date="2026-07-08T12:35:00Z">
        <w:r w:rsidDel="00EE7ECD">
          <w:rPr>
            <w:i/>
            <w:sz w:val="18"/>
            <w:lang w:val="en-US"/>
          </w:rPr>
          <w:delText>.</w:delText>
        </w:r>
      </w:del>
    </w:p>
    <w:p w14:paraId="4882FD0F" w14:textId="77777777" w:rsidR="002F0426" w:rsidRPr="00ED07E5" w:rsidRDefault="00070F70" w:rsidP="00672FC6">
      <w:pPr>
        <w:pStyle w:val="Ttulo1"/>
        <w:spacing w:line="360" w:lineRule="auto"/>
        <w:jc w:val="both"/>
        <w:rPr>
          <w:lang w:val="en-US"/>
        </w:rPr>
      </w:pPr>
      <w:r>
        <w:rPr>
          <w:sz w:val="26"/>
          <w:szCs w:val="26"/>
          <w:lang w:val="en-US"/>
        </w:rPr>
        <w:t>2. Methods</w:t>
      </w:r>
    </w:p>
    <w:p w14:paraId="64330BE1" w14:textId="77777777" w:rsidR="002F0426" w:rsidRPr="00ED07E5" w:rsidRDefault="00070F70" w:rsidP="00672FC6">
      <w:pPr>
        <w:pStyle w:val="Ttulo2"/>
        <w:spacing w:line="360" w:lineRule="auto"/>
        <w:jc w:val="both"/>
        <w:rPr>
          <w:lang w:val="en-US"/>
        </w:rPr>
      </w:pPr>
      <w:r>
        <w:rPr>
          <w:lang w:val="en-US"/>
        </w:rPr>
        <w:t>2.1 Study area and species</w:t>
      </w:r>
    </w:p>
    <w:p w14:paraId="155B9201" w14:textId="63531625" w:rsidR="002F0426" w:rsidRPr="00ED07E5" w:rsidRDefault="00070F70" w:rsidP="00672FC6">
      <w:pPr>
        <w:spacing w:before="80" w:after="80" w:line="360" w:lineRule="auto"/>
        <w:jc w:val="both"/>
        <w:rPr>
          <w:lang w:val="en-US"/>
        </w:rPr>
      </w:pPr>
      <w:commentRangeStart w:id="62"/>
      <w:commentRangeStart w:id="63"/>
      <w:commentRangeStart w:id="64"/>
      <w:r>
        <w:rPr>
          <w:lang w:val="en-US"/>
        </w:rPr>
        <w:t xml:space="preserve">The study covers mainland Spain (494,011 km²), divided into a regular </w:t>
      </w:r>
      <w:ins w:id="65" w:author="CARLOS ALFONSO MARTIN DE LA CALLE" w:date="2026-07-13T12:57:00Z" w16du:dateUtc="2026-07-13T10:57:00Z">
        <w:r w:rsidR="00E41DD6" w:rsidRPr="00E41DD6">
          <w:rPr>
            <w:lang w:val="en-US"/>
          </w:rPr>
          <w:t>5×5 km</w:t>
        </w:r>
        <w:r w:rsidR="00E41DD6" w:rsidRPr="00E41DD6" w:rsidDel="00E41DD6">
          <w:rPr>
            <w:lang w:val="en-US"/>
          </w:rPr>
          <w:t xml:space="preserve"> </w:t>
        </w:r>
      </w:ins>
      <w:del w:id="66" w:author="CARLOS ALFONSO MARTIN DE LA CALLE" w:date="2026-07-13T12:57:00Z" w16du:dateUtc="2026-07-13T10:57:00Z">
        <w:r w:rsidDel="00E41DD6">
          <w:rPr>
            <w:lang w:val="en-US"/>
          </w:rPr>
          <w:delText xml:space="preserve">5-km </w:delText>
        </w:r>
      </w:del>
      <w:r>
        <w:rPr>
          <w:lang w:val="en-US"/>
        </w:rPr>
        <w:t xml:space="preserve">UTM 30N grid yielding more than 19,000 cells. We focused on four species spanning a gradient of habitat specificity and mobility within mainland Spain’s agro-steppe guild (Figure S1, Table S1): </w:t>
      </w:r>
      <w:commentRangeStart w:id="67"/>
      <w:commentRangeStart w:id="68"/>
      <w:r>
        <w:rPr>
          <w:lang w:val="en-US"/>
        </w:rPr>
        <w:t>the great bustard (</w:t>
      </w:r>
      <w:r>
        <w:rPr>
          <w:i/>
          <w:iCs/>
          <w:lang w:val="en-US"/>
        </w:rPr>
        <w:t>Otis tarda</w:t>
      </w:r>
      <w:r>
        <w:rPr>
          <w:lang w:val="en-US"/>
        </w:rPr>
        <w:t xml:space="preserve">; Near Threatened in Spain, 83% of European population, site-faithful, breeding April–June), </w:t>
      </w:r>
      <w:del w:id="69" w:author="Raúl Contreras Martín" w:date="2026-07-08T14:17:00Z">
        <w:r w:rsidDel="004C3FA4">
          <w:rPr>
            <w:lang w:val="en-US"/>
          </w:rPr>
          <w:delText>the little bustard (</w:delText>
        </w:r>
        <w:r w:rsidDel="004C3FA4">
          <w:rPr>
            <w:i/>
            <w:iCs/>
            <w:lang w:val="en-US"/>
          </w:rPr>
          <w:delText>Tetrax tetrax</w:delText>
        </w:r>
        <w:r w:rsidDel="004C3FA4">
          <w:rPr>
            <w:lang w:val="en-US"/>
          </w:rPr>
          <w:delText xml:space="preserve">; Endangered, 34%, site-faithful, April–June), </w:delText>
        </w:r>
      </w:del>
      <w:r>
        <w:rPr>
          <w:lang w:val="en-US"/>
        </w:rPr>
        <w:t>the pin-tailed sandgrouse (</w:t>
      </w:r>
      <w:commentRangeStart w:id="70"/>
      <w:commentRangeStart w:id="71"/>
      <w:r>
        <w:rPr>
          <w:i/>
          <w:iCs/>
          <w:lang w:val="en-US"/>
        </w:rPr>
        <w:t>Pterocles alchata</w:t>
      </w:r>
      <w:r>
        <w:rPr>
          <w:lang w:val="en-US"/>
        </w:rPr>
        <w:t>; Vulnerable, 97%, semi-nomadic, May–August)</w:t>
      </w:r>
      <w:ins w:id="72" w:author="Raúl Contreras Martín" w:date="2026-07-08T14:17:00Z">
        <w:r w:rsidR="004C3FA4">
          <w:rPr>
            <w:lang w:val="en-US"/>
          </w:rPr>
          <w:t xml:space="preserve">, </w:t>
        </w:r>
      </w:ins>
      <w:del w:id="73" w:author="Raúl Contreras Martín" w:date="2026-07-08T14:17:00Z">
        <w:r w:rsidDel="004C3FA4">
          <w:rPr>
            <w:lang w:val="en-US"/>
          </w:rPr>
          <w:delText xml:space="preserve"> and </w:delText>
        </w:r>
      </w:del>
      <w:r>
        <w:rPr>
          <w:lang w:val="en-US"/>
        </w:rPr>
        <w:t>the black-bellied sandgrouse (</w:t>
      </w:r>
      <w:r>
        <w:rPr>
          <w:i/>
          <w:iCs/>
          <w:lang w:val="en-US"/>
        </w:rPr>
        <w:t>P. orientalis</w:t>
      </w:r>
      <w:r>
        <w:rPr>
          <w:lang w:val="en-US"/>
        </w:rPr>
        <w:t>; Endangered, 19%, semi-nomadic, May–August</w:t>
      </w:r>
      <w:commentRangeEnd w:id="70"/>
      <w:r>
        <w:rPr>
          <w:rStyle w:val="Refdecomentario"/>
          <w:sz w:val="22"/>
          <w:szCs w:val="22"/>
          <w:lang w:val="en-US"/>
        </w:rPr>
        <w:commentReference w:id="70"/>
      </w:r>
      <w:commentRangeEnd w:id="71"/>
      <w:r>
        <w:rPr>
          <w:rStyle w:val="Refdecomentario"/>
          <w:sz w:val="22"/>
          <w:szCs w:val="22"/>
          <w:lang w:val="en-US"/>
        </w:rPr>
        <w:commentReference w:id="71"/>
      </w:r>
      <w:r>
        <w:rPr>
          <w:lang w:val="en-US"/>
        </w:rPr>
        <w:t>)</w:t>
      </w:r>
      <w:ins w:id="74" w:author="Raúl Contreras Martín" w:date="2026-07-08T14:17:00Z">
        <w:r w:rsidR="004C3FA4">
          <w:rPr>
            <w:lang w:val="en-US"/>
          </w:rPr>
          <w:t>, and the little bustard (</w:t>
        </w:r>
        <w:r w:rsidR="004C3FA4">
          <w:rPr>
            <w:i/>
            <w:iCs/>
            <w:lang w:val="en-US"/>
          </w:rPr>
          <w:t>Tetrax tetrax</w:t>
        </w:r>
        <w:r w:rsidR="004C3FA4">
          <w:rPr>
            <w:lang w:val="en-US"/>
          </w:rPr>
          <w:t>; Endangered, 34%, site-faithful, April–June)</w:t>
        </w:r>
      </w:ins>
      <w:r>
        <w:rPr>
          <w:lang w:val="en-US"/>
        </w:rPr>
        <w:t xml:space="preserve">. </w:t>
      </w:r>
      <w:commentRangeEnd w:id="68"/>
      <w:r>
        <w:rPr>
          <w:rStyle w:val="Refdecomentario"/>
          <w:sz w:val="22"/>
          <w:szCs w:val="22"/>
          <w:lang w:val="en-US"/>
        </w:rPr>
        <w:commentReference w:id="68"/>
      </w:r>
      <w:commentRangeEnd w:id="67"/>
      <w:r>
        <w:rPr>
          <w:rStyle w:val="Refdecomentario"/>
          <w:sz w:val="22"/>
          <w:szCs w:val="22"/>
          <w:lang w:val="en-US"/>
        </w:rPr>
        <w:commentReference w:id="67"/>
      </w:r>
      <w:r>
        <w:rPr>
          <w:lang w:val="en-US"/>
        </w:rPr>
        <w:t>Relevant trait differences are discussed where they affect the interpretation of model results.</w:t>
      </w:r>
      <w:commentRangeEnd w:id="62"/>
      <w:r w:rsidRPr="00ED07E5">
        <w:rPr>
          <w:rStyle w:val="Refdecomentario"/>
          <w:sz w:val="22"/>
          <w:szCs w:val="22"/>
          <w:lang w:val="en-US"/>
        </w:rPr>
        <w:commentReference w:id="62"/>
      </w:r>
      <w:commentRangeEnd w:id="63"/>
      <w:r w:rsidRPr="00ED07E5">
        <w:rPr>
          <w:rStyle w:val="Refdecomentario"/>
          <w:sz w:val="22"/>
          <w:szCs w:val="22"/>
          <w:lang w:val="en-US"/>
        </w:rPr>
        <w:commentReference w:id="63"/>
      </w:r>
      <w:commentRangeEnd w:id="64"/>
      <w:r w:rsidRPr="00ED07E5">
        <w:rPr>
          <w:rStyle w:val="Refdecomentario"/>
          <w:sz w:val="22"/>
          <w:szCs w:val="22"/>
          <w:lang w:val="en-US"/>
        </w:rPr>
        <w:commentReference w:id="64"/>
      </w:r>
    </w:p>
    <w:p w14:paraId="74FCECFA" w14:textId="77777777" w:rsidR="002F0426" w:rsidRPr="00ED07E5" w:rsidRDefault="00070F70" w:rsidP="00672FC6">
      <w:pPr>
        <w:pStyle w:val="Ttulo2"/>
        <w:spacing w:line="360" w:lineRule="auto"/>
        <w:jc w:val="both"/>
        <w:rPr>
          <w:lang w:val="en-US"/>
        </w:rPr>
      </w:pPr>
      <w:r>
        <w:rPr>
          <w:lang w:val="en-US"/>
        </w:rPr>
        <w:t>2.2 eBird data and filtering</w:t>
      </w:r>
    </w:p>
    <w:p w14:paraId="261C3100" w14:textId="106973F6" w:rsidR="002F0426" w:rsidRPr="00ED07E5" w:rsidRDefault="00070F70" w:rsidP="00672FC6">
      <w:pPr>
        <w:spacing w:before="80" w:after="80" w:line="360" w:lineRule="auto"/>
        <w:jc w:val="both"/>
        <w:rPr>
          <w:lang w:val="en-US"/>
        </w:rPr>
      </w:pPr>
      <w:r>
        <w:rPr>
          <w:lang w:val="en-US"/>
        </w:rPr>
        <w:t xml:space="preserve">Occurrence data were obtained from the eBird Basic Dataset </w:t>
      </w:r>
      <w:r>
        <w:rPr>
          <w:lang w:val="en-US"/>
        </w:rPr>
        <w:fldChar w:fldCharType="begin"/>
      </w:r>
      <w:r w:rsidR="00A83668">
        <w:rPr>
          <w:lang w:val="en-US"/>
        </w:rPr>
        <w:instrText xml:space="preserve"> ADDIN ZOTERO_ITEM CSL_CITATION {"citationID":"AoQRxoVK","properties":{"formattedCitation":"(Sullivan et al., 2009)","plainCitation":"(Sullivan et al., 2009)","noteIndex":0},"citationItems":[{"id":"pbK1OzMh/n7nVnL6O","uris":["http://zotero.org/users/1446070/items/6ESB2HLH"],"itemData":{"id":31,"type":"article-journal","abstract":"New technologies are rapidly changing the way we collect, archive, analyze, and share scientific data. For example, over the next several years it is estimated that more than one billion autonomous sensors will be deployed over large spatial and temporal scales, and will gather vast quantities of data. Networks of human observers play a major role in gathering scientific data, and whether in astronomy, meteorology, or observations of nature, they continue to contribute significantly. In this paper we present an innovative use of the Internet and information technologies that better enhances the opportunity for citizens to contribute their observations to science and the conservation of bird populations. eBird is building a web-enabled community of bird watchers who collect, manage, and store their observations in a globally accessible unified database. Through its development as a tool that addresses the needs of the birding community, eBird sustains and grows participation. Birders, scientists, and conservationists are using eBird data worldwide to better understand avian biological patterns and the environmental and anthropogenic factors that influence them. Developing and shaping this network over time, eBird has created a near real-time avian data resource producing millions of observations per year.","container-title":"Biological Conservation","DOI":"10.1016/j.biocon.2009.05.006","ISSN":"0006-3207","issue":"10","journalAbbreviation":"Biological Conservation","page":"2282–2292","title":"eBird: A citizen-based bird observation network in the biological sciences","title-short":"eBird","volume":"142","author":[{"family":"Sullivan","given":"Brian L."},{"family":"Wood","given":"Christopher L."},{"family":"Iliff","given":"Marshall J."},{"family":"Bonney","given":"Rick E."},{"family":"Fink","given":"Daniel"},{"family":"Kelling","given":"Steve"}],"issued":{"date-parts":[["2009",10,1]]}}}],"schema":"https://github.com/citation-style-language/schema/raw/master/csl-citation.json"} </w:instrText>
      </w:r>
      <w:r>
        <w:rPr>
          <w:lang w:val="en-US"/>
        </w:rPr>
        <w:fldChar w:fldCharType="separate"/>
      </w:r>
      <w:r>
        <w:rPr>
          <w:noProof/>
          <w:lang w:val="en-US"/>
        </w:rPr>
        <w:t>(Sullivan et al., 2009)</w:t>
      </w:r>
      <w:r>
        <w:rPr>
          <w:lang w:val="en-US"/>
        </w:rPr>
        <w:fldChar w:fldCharType="end"/>
      </w:r>
      <w:r>
        <w:rPr>
          <w:lang w:val="en-US"/>
        </w:rPr>
        <w:t xml:space="preserve"> for mainland Spain, 2017–2023. We retained only complete checklists with a duration of five hours or less, a travel distance of five kilometres or less and no more than ten observers, ensuring valid zero-filling </w:t>
      </w:r>
      <w:r>
        <w:rPr>
          <w:lang w:val="en-US"/>
        </w:rPr>
        <w:fldChar w:fldCharType="begin"/>
      </w:r>
      <w:r w:rsidR="00A83668">
        <w:rPr>
          <w:lang w:val="en-US"/>
        </w:rPr>
        <w:instrText xml:space="preserve"> ADDIN ZOTERO_ITEM CSL_CITATION {"citationID":"JcIPo3ux","properties":{"formattedCitation":"(Johnston et al., 2021)","plainCitation":"(Johnston et al., 2021)","noteIndex":0},"citationItems":[{"id":"pbK1OzMh/VVkQt4qh","uris":["http://zotero.org/users/1446070/items/V2RYQBE9"],"itemData":{"id":4316,"type":"article-journal","abstract":"Abstract\n            \n              Aim\n              Ecological data collected by the general public are valuable for addressing a wide range of ecological research and conservation planning, and there has been a rapid increase in the scope and volume of data available. However, data from eBird or other large</w:instrText>
      </w:r>
      <w:r w:rsidR="00A83668">
        <w:rPr>
          <w:rFonts w:ascii="Cambria Math" w:hAnsi="Cambria Math" w:cs="Cambria Math"/>
          <w:lang w:val="en-US"/>
        </w:rPr>
        <w:instrText>‐</w:instrText>
      </w:r>
      <w:r w:rsidR="00A83668">
        <w:rPr>
          <w:lang w:val="en-US"/>
        </w:rPr>
        <w:instrText>scale projects with volunteer observers typically present several challenges that can impede robust ecological inferences. These challenges include spatial bias, variation in effort and species reporting bias.\n            \n            \n              Innovation\n              We use the example of estimating species distributions with data from eBird, a community science or citizen science (CS) project. We estimate two widely used metrics of species distributions: encounter rate and occupancy probability. For each metric, we critically assess the impact of data processing steps that either degrade or refine the data used in the analyses. CS data density varies widely across the globe, so we also test whether differences in model performance are robust to sample size.\n            \n            \n              Main conclusions\n              Model performance improved when data processing and analytical methods addressed the challenges arising from CS data; however, the degree of improvement varied with species and data density. The largest gains we observed in model performance were achieved with 1) the use of complete checklists (where observers report all the species they detect and identify, allowing non</w:instrText>
      </w:r>
      <w:r w:rsidR="00A83668">
        <w:rPr>
          <w:rFonts w:ascii="Cambria Math" w:hAnsi="Cambria Math" w:cs="Cambria Math"/>
          <w:lang w:val="en-US"/>
        </w:rPr>
        <w:instrText>‐</w:instrText>
      </w:r>
      <w:r w:rsidR="00A83668">
        <w:rPr>
          <w:lang w:val="en-US"/>
        </w:rPr>
        <w:instrText>detections to be inferred) and 2) the use of covariates describing variation in effort and detectability for each checklist. Occupancy models were more robust to a lack of complete checklists. Improvements in model performance with data refinement were more evident with larger sample sizes. In general, we found that the value of each refinement varied by situation and we encourage researchers to assess the benefits in other scenarios. These approaches will enable researchers to more effectively harness the vast ecological knowledge that exists within CS data for conservation and basic research.","container-title":"Diversity and Distributions","DOI":"10.1111/ddi.13271","ISSN":"1366-9516, 1472-4642","issue":"7","journalAbbreviation":"Diversity and Distributions","language":"en","page":"1265-1277","source":"DOI.org (Crossref)","title":"Analytical guidelines to increase the value of community science data: An example using eBird data to estimate species distributions","title-short":"Analytical guidelines to increase the value of community science data","volume":"27","author":[{"family":"Johnston","given":"Alison"},{"family":"Hochachka","given":"Wesley M."},{"family":"Strimas</w:instrText>
      </w:r>
      <w:r w:rsidR="00A83668">
        <w:rPr>
          <w:rFonts w:ascii="Cambria Math" w:hAnsi="Cambria Math" w:cs="Cambria Math"/>
          <w:lang w:val="en-US"/>
        </w:rPr>
        <w:instrText>‐</w:instrText>
      </w:r>
      <w:r w:rsidR="00A83668">
        <w:rPr>
          <w:lang w:val="en-US"/>
        </w:rPr>
        <w:instrText xml:space="preserve">Mackey","given":"Matthew E."},{"family":"Ruiz Gutierrez","given":"Viviana"},{"family":"Robinson","given":"Orin J."},{"family":"Miller","given":"Eliot T."},{"family":"Auer","given":"Tom"},{"family":"Kelling","given":"Steve T."},{"family":"Fink","given":"Daniel"}],"editor":[{"family":"Fourcade","given":"Yoan"}],"issued":{"date-parts":[["2021",7]]}}}],"schema":"https://github.com/citation-style-language/schema/raw/master/csl-citation.json"} </w:instrText>
      </w:r>
      <w:r>
        <w:rPr>
          <w:lang w:val="en-US"/>
        </w:rPr>
        <w:fldChar w:fldCharType="separate"/>
      </w:r>
      <w:r>
        <w:rPr>
          <w:noProof/>
          <w:lang w:val="en-US"/>
        </w:rPr>
        <w:t>(Johnston et al., 2021)</w:t>
      </w:r>
      <w:r>
        <w:rPr>
          <w:lang w:val="en-US"/>
        </w:rPr>
        <w:fldChar w:fldCharType="end"/>
      </w:r>
      <w:r>
        <w:rPr>
          <w:lang w:val="en-US"/>
        </w:rPr>
        <w:t xml:space="preserve">. </w:t>
      </w:r>
      <w:commentRangeStart w:id="75"/>
      <w:commentRangeStart w:id="76"/>
      <w:r>
        <w:rPr>
          <w:lang w:val="en-US"/>
        </w:rPr>
        <w:t xml:space="preserve">Each checklist was assigned to its corresponding </w:t>
      </w:r>
      <w:ins w:id="77" w:author="CARLOS ALFONSO MARTIN DE LA CALLE" w:date="2026-07-13T12:58:00Z" w16du:dateUtc="2026-07-13T10:58:00Z">
        <w:r w:rsidR="00E41DD6" w:rsidRPr="00E41DD6">
          <w:rPr>
            <w:lang w:val="en-US"/>
          </w:rPr>
          <w:t>5×5 km</w:t>
        </w:r>
        <w:r w:rsidR="00E41DD6" w:rsidRPr="00E41DD6" w:rsidDel="00E41DD6">
          <w:rPr>
            <w:lang w:val="en-US"/>
          </w:rPr>
          <w:t xml:space="preserve"> </w:t>
        </w:r>
      </w:ins>
      <w:del w:id="78" w:author="CARLOS ALFONSO MARTIN DE LA CALLE" w:date="2026-07-13T12:58:00Z" w16du:dateUtc="2026-07-13T10:58:00Z">
        <w:r w:rsidDel="00E41DD6">
          <w:rPr>
            <w:lang w:val="en-US"/>
          </w:rPr>
          <w:delText xml:space="preserve">5-km </w:delText>
        </w:r>
      </w:del>
      <w:r>
        <w:rPr>
          <w:lang w:val="en-US"/>
        </w:rPr>
        <w:t>grid cell</w:t>
      </w:r>
      <w:ins w:id="79" w:author="Raúl Contreras Martín" w:date="2026-07-08T12:30:00Z">
        <w:r w:rsidR="00901856">
          <w:rPr>
            <w:lang w:val="en-US"/>
          </w:rPr>
          <w:t>.</w:t>
        </w:r>
      </w:ins>
      <w:del w:id="80" w:author="Raúl Contreras Martín" w:date="2026-07-08T12:30:00Z">
        <w:r w:rsidDel="00901856">
          <w:rPr>
            <w:lang w:val="en-US"/>
          </w:rPr>
          <w:delText>;</w:delText>
        </w:r>
      </w:del>
      <w:ins w:id="81" w:author="Raúl Contreras Martín" w:date="2026-07-08T12:29:00Z">
        <w:r w:rsidR="00901856">
          <w:rPr>
            <w:lang w:val="en-US"/>
          </w:rPr>
          <w:t xml:space="preserve"> </w:t>
        </w:r>
      </w:ins>
      <w:ins w:id="82" w:author="Raúl Contreras Martín" w:date="2026-07-08T12:30:00Z">
        <w:r w:rsidR="00901856">
          <w:rPr>
            <w:lang w:val="en-US"/>
          </w:rPr>
          <w:t>O</w:t>
        </w:r>
      </w:ins>
      <w:ins w:id="83" w:author="Raúl Contreras Martín" w:date="2026-07-08T12:29:00Z">
        <w:r w:rsidR="00901856" w:rsidRPr="00880265">
          <w:rPr>
            <w:lang w:val="en-US"/>
          </w:rPr>
          <w:t>nly grids with a minimum of three checklists across the study period were retained</w:t>
        </w:r>
      </w:ins>
      <w:ins w:id="84" w:author="Raúl Contreras Martín" w:date="2026-07-08T12:32:00Z">
        <w:r w:rsidR="00901856">
          <w:rPr>
            <w:lang w:val="en-US"/>
          </w:rPr>
          <w:t>.</w:t>
        </w:r>
      </w:ins>
      <w:ins w:id="85" w:author="Raúl Contreras Martín" w:date="2026-07-08T12:30:00Z">
        <w:r w:rsidR="00901856">
          <w:rPr>
            <w:lang w:val="en-US"/>
          </w:rPr>
          <w:t xml:space="preserve"> </w:t>
        </w:r>
      </w:ins>
      <w:del w:id="86" w:author="Raúl Contreras Martín" w:date="2026-07-08T12:32:00Z">
        <w:r w:rsidDel="00901856">
          <w:rPr>
            <w:lang w:val="en-US"/>
          </w:rPr>
          <w:delText xml:space="preserve"> </w:delText>
        </w:r>
      </w:del>
      <w:ins w:id="87" w:author="Raúl Contreras Martín" w:date="2026-07-08T12:32:00Z">
        <w:r w:rsidR="00901856">
          <w:rPr>
            <w:lang w:val="en-US"/>
          </w:rPr>
          <w:t>R</w:t>
        </w:r>
      </w:ins>
      <w:del w:id="88" w:author="Raúl Contreras Martín" w:date="2026-07-08T12:32:00Z">
        <w:r w:rsidDel="00901856">
          <w:rPr>
            <w:lang w:val="en-US"/>
          </w:rPr>
          <w:delText>r</w:delText>
        </w:r>
      </w:del>
      <w:r>
        <w:rPr>
          <w:lang w:val="en-US"/>
        </w:rPr>
        <w:t xml:space="preserve">epeated visits within the same cell and breeding season </w:t>
      </w:r>
      <w:del w:id="89" w:author="Raúl Contreras Martín" w:date="2026-07-08T12:31:00Z">
        <w:r w:rsidDel="00901856">
          <w:rPr>
            <w:lang w:val="en-US"/>
          </w:rPr>
          <w:delText xml:space="preserve">formed </w:delText>
        </w:r>
      </w:del>
      <w:ins w:id="90" w:author="Raúl Contreras Martín" w:date="2026-07-08T12:32:00Z">
        <w:r w:rsidR="00901856">
          <w:rPr>
            <w:lang w:val="en-US"/>
          </w:rPr>
          <w:t>were used to construct</w:t>
        </w:r>
      </w:ins>
      <w:ins w:id="91" w:author="Raúl Contreras Martín" w:date="2026-07-08T12:31:00Z">
        <w:r w:rsidR="00901856">
          <w:rPr>
            <w:lang w:val="en-US"/>
          </w:rPr>
          <w:t xml:space="preserve"> </w:t>
        </w:r>
      </w:ins>
      <w:r>
        <w:rPr>
          <w:lang w:val="en-US"/>
        </w:rPr>
        <w:t>the detection histories used for occupancy estimation</w:t>
      </w:r>
      <w:commentRangeEnd w:id="75"/>
      <w:r>
        <w:rPr>
          <w:rStyle w:val="Refdecomentario"/>
          <w:sz w:val="22"/>
          <w:szCs w:val="22"/>
          <w:lang w:val="en-US"/>
        </w:rPr>
        <w:commentReference w:id="75"/>
      </w:r>
      <w:commentRangeEnd w:id="76"/>
      <w:r>
        <w:rPr>
          <w:rStyle w:val="Refdecomentario"/>
          <w:sz w:val="22"/>
          <w:szCs w:val="22"/>
          <w:lang w:val="en-US"/>
        </w:rPr>
        <w:commentReference w:id="76"/>
      </w:r>
      <w:r>
        <w:rPr>
          <w:lang w:val="en-US"/>
        </w:rPr>
        <w:t xml:space="preserve">. Since the number of eBird checklists submitted in Spain increased by 256% between 2017 and 2023, we tested for effort confounding by computing Spearman correlations between naive cell-level occupancy and annual checklist count. No significant correlation was detected for three of four species (rho = −0.25 to 0.37, all P &gt; 0.10). However, for </w:t>
      </w:r>
      <w:ins w:id="92" w:author="Raúl Contreras Martín" w:date="2026-07-08T14:18:00Z">
        <w:r w:rsidR="005E0831" w:rsidRPr="005E0831">
          <w:rPr>
            <w:i/>
            <w:iCs/>
            <w:lang w:val="en-US"/>
            <w:rPrChange w:id="93" w:author="Raúl Contreras Martín" w:date="2026-07-08T14:18:00Z">
              <w:rPr>
                <w:lang w:val="en-US"/>
              </w:rPr>
            </w:rPrChange>
          </w:rPr>
          <w:t>P. alchata</w:t>
        </w:r>
      </w:ins>
      <w:del w:id="94" w:author="Raúl Contreras Martín" w:date="2026-07-08T14:18:00Z">
        <w:r w:rsidDel="005E0831">
          <w:rPr>
            <w:lang w:val="en-US"/>
          </w:rPr>
          <w:delText>the pin-tailed sandgrouse (PTS)</w:delText>
        </w:r>
      </w:del>
      <w:del w:id="95" w:author="Raúl Contreras Martín" w:date="2026-07-07T16:41:00Z">
        <w:r w:rsidDel="00BA3526">
          <w:rPr>
            <w:lang w:val="en-US"/>
          </w:rPr>
          <w:delText xml:space="preserve"> </w:delText>
        </w:r>
      </w:del>
      <w:r>
        <w:rPr>
          <w:lang w:val="en-US"/>
        </w:rPr>
        <w:t xml:space="preserve">, a marginally significant correlation was observed (rho = 0.64, P = 0.05); therefore, colonisation estimates for this species are treated with additional caution throughout. Because detection histories were assembled within each species’ breeding-season window, the two bustards (surveyed April–June) and the two sandgrouse (May–August) each share a common set of surveyed cells and checklists; per-year </w:t>
      </w:r>
      <w:r>
        <w:rPr>
          <w:lang w:val="en-US"/>
        </w:rPr>
        <w:lastRenderedPageBreak/>
        <w:t>checklist totals therefore coincide within each pair (rising by 256% and 201%, respectively, over 2017–2023).</w:t>
      </w:r>
    </w:p>
    <w:p w14:paraId="2290A258" w14:textId="77777777" w:rsidR="002F0426" w:rsidRPr="00ED07E5" w:rsidRDefault="00070F70" w:rsidP="00672FC6">
      <w:pPr>
        <w:pStyle w:val="Ttulo2"/>
        <w:spacing w:line="360" w:lineRule="auto"/>
        <w:jc w:val="both"/>
        <w:rPr>
          <w:lang w:val="en-US"/>
        </w:rPr>
      </w:pPr>
      <w:r>
        <w:rPr>
          <w:lang w:val="en-US"/>
        </w:rPr>
        <w:t>2.3 Environmental covariates</w:t>
      </w:r>
    </w:p>
    <w:p w14:paraId="21B0DF8A" w14:textId="1B666E0C" w:rsidR="002F0426" w:rsidRPr="00F96B45" w:rsidRDefault="00070F70" w:rsidP="00672FC6">
      <w:pPr>
        <w:spacing w:before="80" w:after="80" w:line="360" w:lineRule="auto"/>
        <w:jc w:val="both"/>
        <w:rPr>
          <w:lang w:val="en-US"/>
          <w:rPrChange w:id="96" w:author="Raúl Contreras Martín" w:date="2026-07-08T12:19:00Z">
            <w:rPr/>
          </w:rPrChange>
        </w:rPr>
      </w:pPr>
      <w:r>
        <w:rPr>
          <w:lang w:val="en-US"/>
        </w:rPr>
        <w:t>We used a two-scale covariate design separating the determinants of long-run habitat suitability from the drivers of realised annual demographic turnover. Static covariates for initial occupancy (</w:t>
      </w:r>
      <w:r>
        <w:t>ψ</w:t>
      </w:r>
      <w:r>
        <w:rPr>
          <w:lang w:val="en-US"/>
        </w:rPr>
        <w:t xml:space="preserve">₁) were drawn from WorldClim 1970–2000 climatic normals </w:t>
      </w:r>
      <w:r>
        <w:rPr>
          <w:lang w:val="en-US"/>
        </w:rPr>
        <w:fldChar w:fldCharType="begin"/>
      </w:r>
      <w:r w:rsidR="00A83668">
        <w:rPr>
          <w:lang w:val="en-US"/>
        </w:rPr>
        <w:instrText xml:space="preserve"> ADDIN ZOTERO_ITEM CSL_CITATION {"citationID":"8VXG2tld","properties":{"formattedCitation":"(Fick &amp; Hijmans, 2017)","plainCitation":"(Fick &amp; Hijmans, 2017)","noteIndex":0},"citationItems":[{"id":"pbK1OzMh/b9odzglQ","uris":["http://zotero.org/users/1446070/items/72ZMHY2G"],"itemData":{"id":27,"type":"article-journal","container-title":"International journal of climatology","issue":"12","page":"4302–4315","publisher":"Wiley Online Library","source":"Google Scholar","title":"WorldClim 2: new 1-km spatial resolution climate surfaces for global land areas","title-short":"WorldClim 2","volume":"37","author":[{"family":"Fick","given":"Stephen E."},{"family":"Hijmans","given":"Robert J."}],"issued":{"date-parts":[["2017"]]}}}],"schema":"https://github.com/citation-style-language/schema/raw/master/csl-citation.json"} </w:instrText>
      </w:r>
      <w:r>
        <w:rPr>
          <w:lang w:val="en-US"/>
        </w:rPr>
        <w:fldChar w:fldCharType="separate"/>
      </w:r>
      <w:r>
        <w:rPr>
          <w:noProof/>
          <w:lang w:val="en-US"/>
        </w:rPr>
        <w:t>(Fick &amp; Hijmans, 2017)</w:t>
      </w:r>
      <w:r>
        <w:rPr>
          <w:lang w:val="en-US"/>
        </w:rPr>
        <w:fldChar w:fldCharType="end"/>
      </w:r>
      <w:r>
        <w:rPr>
          <w:lang w:val="en-US"/>
        </w:rPr>
        <w:t xml:space="preserve"> (BIO1: mean annual temperature; BIO2: mean diurnal temperature range) and from Global Land Cover Facility data (tree cover, herbaceous cover), supplemented by terrain variables (slope, aspect, elevation). Variables were </w:t>
      </w:r>
      <w:commentRangeStart w:id="97"/>
      <w:commentRangeStart w:id="98"/>
      <w:r>
        <w:rPr>
          <w:lang w:val="en-US"/>
        </w:rPr>
        <w:t>retained after hierarchical</w:t>
      </w:r>
      <w:commentRangeEnd w:id="97"/>
      <w:r>
        <w:rPr>
          <w:rStyle w:val="Refdecomentario"/>
          <w:sz w:val="22"/>
          <w:szCs w:val="22"/>
          <w:lang w:val="en-US"/>
        </w:rPr>
        <w:commentReference w:id="97"/>
      </w:r>
      <w:commentRangeEnd w:id="98"/>
      <w:r>
        <w:rPr>
          <w:rStyle w:val="Refdecomentario"/>
          <w:sz w:val="22"/>
          <w:szCs w:val="22"/>
          <w:lang w:val="en-US"/>
        </w:rPr>
        <w:commentReference w:id="98"/>
      </w:r>
      <w:r>
        <w:rPr>
          <w:lang w:val="en-US"/>
        </w:rPr>
        <w:t xml:space="preserve"> cluster analysis, removing pairwise correlations with r &gt; 0.7.</w:t>
      </w:r>
      <w:del w:id="99" w:author="Raúl Contreras Martín" w:date="2026-07-07T16:42:00Z">
        <w:r w:rsidDel="00BA3526">
          <w:rPr>
            <w:lang w:val="en-US"/>
          </w:rPr>
          <w:delText xml:space="preserve"> </w:delText>
        </w:r>
        <w:r w:rsidRPr="00F96B45" w:rsidDel="00BA3526">
          <w:rPr>
            <w:lang w:val="en-US"/>
            <w:rPrChange w:id="100" w:author="Raúl Contreras Martín" w:date="2026-07-08T12:19:00Z">
              <w:rPr/>
            </w:rPrChange>
          </w:rPr>
          <w:delText>¿No habría que indicar la resolución de esas capas ambientales?</w:delText>
        </w:r>
      </w:del>
    </w:p>
    <w:p w14:paraId="197C753F" w14:textId="2021F2EC" w:rsidR="002F0426" w:rsidRPr="00F96B45" w:rsidRDefault="00070F70" w:rsidP="00672FC6">
      <w:pPr>
        <w:spacing w:before="80" w:after="80" w:line="360" w:lineRule="auto"/>
        <w:jc w:val="both"/>
        <w:rPr>
          <w:lang w:val="en-US"/>
          <w:rPrChange w:id="101" w:author="Raúl Contreras Martín" w:date="2026-07-08T12:19:00Z">
            <w:rPr/>
          </w:rPrChange>
        </w:rPr>
      </w:pPr>
      <w:r>
        <w:rPr>
          <w:lang w:val="en-US"/>
        </w:rPr>
        <w:t>Dynamic covariates for colonisation (</w:t>
      </w:r>
      <w:r>
        <w:t>γ</w:t>
      </w:r>
      <w:r>
        <w:rPr>
          <w:lang w:val="en-US"/>
        </w:rPr>
        <w:t>) and extinction (</w:t>
      </w:r>
      <w:r>
        <w:t>ε</w:t>
      </w:r>
      <w:r>
        <w:rPr>
          <w:lang w:val="en-US"/>
        </w:rPr>
        <w:t xml:space="preserve">) were derived from three annual data products computed for each species' breeding season: minimum and maximum temperature and cumulative precipitation from TerraClimate </w:t>
      </w:r>
      <w:r>
        <w:rPr>
          <w:lang w:val="en-US"/>
        </w:rPr>
        <w:fldChar w:fldCharType="begin"/>
      </w:r>
      <w:r w:rsidR="00A83668">
        <w:rPr>
          <w:lang w:val="en-US"/>
        </w:rPr>
        <w:instrText xml:space="preserve"> ADDIN ZOTERO_ITEM CSL_CITATION {"citationID":"8Nh4h8Se","properties":{"formattedCitation":"(Abatzoglou et al., 2018)","plainCitation":"(Abatzoglou et al., 2018)","noteIndex":0},"citationItems":[{"id":"pbK1OzMh/qHAHnzyc","uris":["http://zotero.org/users/1446070/items/5U4U7KLU"],"itemData":{"id":5023,"type":"article-journal","abstract":"Abstract             We present TerraClimate, a dataset of high-spatial resolution (1/24°, ~4-km) monthly climate and climatic water balance for global terrestrial surfaces from 1958–2015. TerraClimate uses climatically aided interpolation, combining high-spatial resolution climatological normals from the WorldClim dataset, with coarser resolution time varying (i.e., monthly) data from other sources to produce a monthly dataset of precipitation, maximum and minimum temperature, wind speed, vapor pressure, and solar radiation. TerraClimate additionally produces monthly surface water balance datasets using a water balance model that incorporates reference evapotranspiration, precipitation, temperature, and interpolated plant extractable soil water capacity. These data provide important inputs for ecological and hydrological studies at global scales that require high spatial resolution and time varying climate and climatic water balance data. We validated spatiotemporal aspects of TerraClimate using annual temperature, precipitation, and calculated reference evapotranspiration from station data, as well as annual runoff from streamflow gauges. TerraClimate datasets showed noted improvement in overall mean absolute error and increased spatial realism relative to coarser resolution gridded datasets.","container-title":"Scientific Data","DOI":"10.1038/sdata.2017.191","ISSN":"2052-4463","issue":"1","journalAbbreviation":"Scientific Data","language":"en","page":"170191","title":"TerraClimate, a high-resolution global dataset of monthly climate and climatic water balance from 1958–2015","volume":"5","author":[{"family":"Abatzoglou","given":"John T."},{"family":"Dobrowski","given":"Solomon Z."},{"family":"Parks","given":"Sean A."},{"family":"Hegewisch","given":"Katherine C."}],"issued":{"date-parts":[["2018"]]}}}],"schema":"https://github.com/citation-style-language/schema/raw/master/csl-citation.json"} </w:instrText>
      </w:r>
      <w:r>
        <w:rPr>
          <w:lang w:val="en-US"/>
        </w:rPr>
        <w:fldChar w:fldCharType="separate"/>
      </w:r>
      <w:r>
        <w:rPr>
          <w:noProof/>
          <w:lang w:val="en-US"/>
        </w:rPr>
        <w:t>(Abatzoglou et al., 2018)</w:t>
      </w:r>
      <w:r>
        <w:rPr>
          <w:lang w:val="en-US"/>
        </w:rPr>
        <w:fldChar w:fldCharType="end"/>
      </w:r>
      <w:ins w:id="102" w:author="Raúl Contreras Martín" w:date="2026-07-08T13:36:00Z">
        <w:r w:rsidR="00B92320">
          <w:rPr>
            <w:lang w:val="en-US"/>
          </w:rPr>
          <w:t xml:space="preserve">, </w:t>
        </w:r>
      </w:ins>
      <w:ins w:id="103" w:author="Raúl Contreras Martín" w:date="2026-07-08T12:27:00Z">
        <w:r w:rsidR="00482253">
          <w:rPr>
            <w:lang w:val="en-US"/>
          </w:rPr>
          <w:t xml:space="preserve">with a resolution of </w:t>
        </w:r>
        <w:r w:rsidR="00901856">
          <w:rPr>
            <w:lang w:val="en-US"/>
          </w:rPr>
          <w:t>0</w:t>
        </w:r>
      </w:ins>
      <w:ins w:id="104" w:author="Raúl Contreras Martín" w:date="2026-07-08T13:36:00Z">
        <w:r w:rsidR="00B92320">
          <w:rPr>
            <w:lang w:val="en-US"/>
          </w:rPr>
          <w:t>.</w:t>
        </w:r>
      </w:ins>
      <w:ins w:id="105" w:author="Raúl Contreras Martín" w:date="2026-07-08T12:27:00Z">
        <w:r w:rsidR="00901856">
          <w:rPr>
            <w:lang w:val="en-US"/>
          </w:rPr>
          <w:t>04 degrees CM</w:t>
        </w:r>
      </w:ins>
      <w:ins w:id="106" w:author="Raúl Contreras Martín" w:date="2026-07-08T12:28:00Z">
        <w:r w:rsidR="00901856">
          <w:rPr>
            <w:lang w:val="en-US"/>
          </w:rPr>
          <w:t>G</w:t>
        </w:r>
      </w:ins>
      <w:r>
        <w:rPr>
          <w:lang w:val="en-US"/>
        </w:rPr>
        <w:t xml:space="preserve">; </w:t>
      </w:r>
      <w:commentRangeStart w:id="107"/>
      <w:commentRangeStart w:id="108"/>
      <w:r>
        <w:rPr>
          <w:lang w:val="en-US"/>
        </w:rPr>
        <w:t>NDVI</w:t>
      </w:r>
      <w:commentRangeEnd w:id="107"/>
      <w:r>
        <w:rPr>
          <w:rStyle w:val="Refdecomentario"/>
          <w:sz w:val="22"/>
          <w:szCs w:val="22"/>
          <w:lang w:val="en-US"/>
        </w:rPr>
        <w:commentReference w:id="107"/>
      </w:r>
      <w:commentRangeEnd w:id="108"/>
      <w:r>
        <w:rPr>
          <w:rStyle w:val="Refdecomentario"/>
          <w:sz w:val="22"/>
          <w:szCs w:val="22"/>
          <w:lang w:val="en-US"/>
        </w:rPr>
        <w:commentReference w:id="108"/>
      </w:r>
      <w:r>
        <w:rPr>
          <w:lang w:val="en-US"/>
        </w:rPr>
        <w:t xml:space="preserve"> from MODIS MOD13A3 </w:t>
      </w:r>
      <w:r>
        <w:rPr>
          <w:lang w:val="en-US"/>
        </w:rPr>
        <w:fldChar w:fldCharType="begin"/>
      </w:r>
      <w:r w:rsidR="00A83668">
        <w:rPr>
          <w:lang w:val="en-US"/>
        </w:rPr>
        <w:instrText xml:space="preserve"> ADDIN ZOTERO_ITEM CSL_CITATION {"citationID":"cRLaaMqn","properties":{"formattedCitation":"(Didan, 2021)","plainCitation":"(Didan, 2021)","noteIndex":0},"citationItems":[{"id":"pbK1OzMh/pLkuNKbG","uris":["http://zotero.org/users/1446070/items/53GFZUGG"],"itemData":{"id":4521,"type":"article-journal","container-title":"NASA EOSDIS Land Processes Distributed Active Archive Center (DAAC) data set","page":"MOD13C2–061","source":"Google Scholar","title":"MODIS/Terra vegetation indices monthly L3 global 0.05 Deg CMG V061","author":[{"family":"Didan","given":"Kamel"}],"issued":{"date-parts":[["2021"]]}}}],"schema":"https://github.com/citation-style-language/schema/raw/master/csl-citation.json"} </w:instrText>
      </w:r>
      <w:r>
        <w:rPr>
          <w:lang w:val="en-US"/>
        </w:rPr>
        <w:fldChar w:fldCharType="separate"/>
      </w:r>
      <w:r>
        <w:rPr>
          <w:noProof/>
          <w:lang w:val="en-US"/>
        </w:rPr>
        <w:t>(Didan, 2021)</w:t>
      </w:r>
      <w:r>
        <w:rPr>
          <w:lang w:val="en-US"/>
        </w:rPr>
        <w:fldChar w:fldCharType="end"/>
      </w:r>
      <w:ins w:id="109" w:author="Raúl Contreras Martín" w:date="2026-07-08T13:36:00Z">
        <w:r w:rsidR="00B92320">
          <w:rPr>
            <w:lang w:val="en-US"/>
          </w:rPr>
          <w:t xml:space="preserve">, </w:t>
        </w:r>
      </w:ins>
      <w:ins w:id="110" w:author="Raúl Contreras Martín" w:date="2026-07-08T12:25:00Z">
        <w:r w:rsidR="00482253" w:rsidRPr="00482253">
          <w:rPr>
            <w:lang w:val="en-US"/>
          </w:rPr>
          <w:t xml:space="preserve">1 km SIN </w:t>
        </w:r>
        <w:r w:rsidR="00482253">
          <w:rPr>
            <w:lang w:val="en-US"/>
          </w:rPr>
          <w:t>g</w:t>
        </w:r>
        <w:r w:rsidR="00482253" w:rsidRPr="00482253">
          <w:rPr>
            <w:lang w:val="en-US"/>
          </w:rPr>
          <w:t>rid</w:t>
        </w:r>
      </w:ins>
      <w:r>
        <w:rPr>
          <w:lang w:val="en-US"/>
        </w:rPr>
        <w:t xml:space="preserve">; and proportional land-cover classes from MODIS MCD12C1 IGBP </w:t>
      </w:r>
      <w:r>
        <w:rPr>
          <w:lang w:val="en-US"/>
        </w:rPr>
        <w:fldChar w:fldCharType="begin"/>
      </w:r>
      <w:r w:rsidR="00A83668">
        <w:rPr>
          <w:lang w:val="en-US"/>
        </w:rPr>
        <w:instrText xml:space="preserve"> ADDIN ZOTERO_ITEM CSL_CITATION {"citationID":"R2A8X0nN","properties":{"formattedCitation":"(Friedl &amp; Sulla-Menashe, 2015)","plainCitation":"(Friedl &amp; Sulla-Menashe, 2015)","noteIndex":0},"citationItems":[{"id":"pbK1OzMh/08HLgiCh","uris":["http://zotero.org/users/1446070/items/NS4X3FZK"],"itemData":{"id":5088,"type":"article-journal","container-title":"(No Title)","publisher":"NASA EOSDIS Land Processes Distributed Active Archive Center","source":"Google Scholar","title":"MCD12C1 MODIS/Terra+ Aqua land cover type yearly L3 global 0.05 Deg CMG V006","URL":"https://cir.nii.ac.jp/crid/1880020693313741824","author":[{"family":"Friedl","given":"Mark"},{"family":"Sulla-Menashe","given":"Damien"}],"accessed":{"date-parts":[["2026",4,15]]},"issued":{"date-parts":[["2015"]]}}}],"schema":"https://github.com/citation-style-language/schema/raw/master/csl-citation.json"} </w:instrText>
      </w:r>
      <w:r>
        <w:rPr>
          <w:lang w:val="en-US"/>
        </w:rPr>
        <w:fldChar w:fldCharType="separate"/>
      </w:r>
      <w:r>
        <w:rPr>
          <w:noProof/>
          <w:lang w:val="en-US"/>
        </w:rPr>
        <w:t>(Friedl &amp; Sulla-Menashe, 2015)</w:t>
      </w:r>
      <w:r>
        <w:rPr>
          <w:lang w:val="en-US"/>
        </w:rPr>
        <w:fldChar w:fldCharType="end"/>
      </w:r>
      <w:ins w:id="111" w:author="Raúl Contreras Martín" w:date="2026-07-08T13:36:00Z">
        <w:r w:rsidR="00B92320">
          <w:rPr>
            <w:lang w:val="en-US"/>
          </w:rPr>
          <w:t xml:space="preserve">, </w:t>
        </w:r>
      </w:ins>
      <w:ins w:id="112" w:author="Raúl Contreras Martín" w:date="2026-07-08T12:23:00Z">
        <w:r w:rsidR="00482253" w:rsidRPr="00482253">
          <w:rPr>
            <w:lang w:val="en-US"/>
          </w:rPr>
          <w:t xml:space="preserve">0.05 </w:t>
        </w:r>
        <w:r w:rsidR="00482253">
          <w:rPr>
            <w:lang w:val="en-US"/>
          </w:rPr>
          <w:t>degrees</w:t>
        </w:r>
      </w:ins>
      <w:ins w:id="113" w:author="Raúl Contreras Martín" w:date="2026-07-08T12:24:00Z">
        <w:r w:rsidR="00482253">
          <w:rPr>
            <w:lang w:val="en-US"/>
          </w:rPr>
          <w:t xml:space="preserve"> CMG</w:t>
        </w:r>
      </w:ins>
      <w:r>
        <w:rPr>
          <w:lang w:val="en-US"/>
        </w:rPr>
        <w:t xml:space="preserve">, </w:t>
      </w:r>
      <w:ins w:id="114" w:author="Raúl Contreras Martín" w:date="2026-07-07T15:49:00Z">
        <w:r w:rsidR="00880265">
          <w:rPr>
            <w:lang w:val="en-US"/>
          </w:rPr>
          <w:t xml:space="preserve">including </w:t>
        </w:r>
      </w:ins>
      <w:ins w:id="115" w:author="Raúl Contreras Martín" w:date="2026-07-08T12:20:00Z">
        <w:r w:rsidR="00F96B45">
          <w:rPr>
            <w:lang w:val="en-US"/>
          </w:rPr>
          <w:t xml:space="preserve">water bodies </w:t>
        </w:r>
      </w:ins>
      <w:ins w:id="116" w:author="Raúl Contreras Martín" w:date="2026-07-08T12:19:00Z">
        <w:r w:rsidR="00F96B45">
          <w:rPr>
            <w:lang w:val="en-US"/>
          </w:rPr>
          <w:t xml:space="preserve">(LC0), </w:t>
        </w:r>
      </w:ins>
      <w:ins w:id="117" w:author="Raúl Contreras Martín" w:date="2026-07-08T12:20:00Z">
        <w:r w:rsidR="00F96B45">
          <w:rPr>
            <w:lang w:val="en-US"/>
          </w:rPr>
          <w:t xml:space="preserve">closed shrubland </w:t>
        </w:r>
      </w:ins>
      <w:ins w:id="118" w:author="Raúl Contreras Martín" w:date="2026-07-08T12:19:00Z">
        <w:r w:rsidR="00F96B45">
          <w:rPr>
            <w:lang w:val="en-US"/>
          </w:rPr>
          <w:t xml:space="preserve">(LC6), </w:t>
        </w:r>
      </w:ins>
      <w:del w:id="119" w:author="Raúl Contreras Martín" w:date="2026-07-07T15:49:00Z">
        <w:r w:rsidDel="00880265">
          <w:rPr>
            <w:lang w:val="en-US"/>
          </w:rPr>
          <w:delText xml:space="preserve">including cropland (LC12), </w:delText>
        </w:r>
      </w:del>
      <w:r>
        <w:rPr>
          <w:lang w:val="en-US"/>
        </w:rPr>
        <w:t>open shrubland (LC7), grassland (LC10)</w:t>
      </w:r>
      <w:del w:id="120" w:author="Raúl Contreras Martín" w:date="2026-07-08T12:19:00Z">
        <w:r w:rsidDel="00F96B45">
          <w:rPr>
            <w:lang w:val="en-US"/>
          </w:rPr>
          <w:delText xml:space="preserve">, </w:delText>
        </w:r>
      </w:del>
      <w:del w:id="121" w:author="Raúl Contreras Martín" w:date="2026-07-07T15:49:00Z">
        <w:r w:rsidDel="00880265">
          <w:rPr>
            <w:lang w:val="en-US"/>
          </w:rPr>
          <w:delText>urban/built-up (LC13) and</w:delText>
        </w:r>
      </w:del>
      <w:del w:id="122" w:author="Raúl Contreras Martín" w:date="2026-07-07T15:48:00Z">
        <w:r w:rsidDel="00880265">
          <w:rPr>
            <w:lang w:val="en-US"/>
          </w:rPr>
          <w:delText xml:space="preserve"> water bodies</w:delText>
        </w:r>
      </w:del>
      <w:del w:id="123" w:author="Raúl Contreras Martín" w:date="2026-07-08T12:19:00Z">
        <w:r w:rsidDel="00F96B45">
          <w:rPr>
            <w:lang w:val="en-US"/>
          </w:rPr>
          <w:delText xml:space="preserve"> (LC11)</w:delText>
        </w:r>
      </w:del>
      <w:ins w:id="124" w:author="Raúl Contreras Martín" w:date="2026-07-07T15:49:00Z">
        <w:r w:rsidR="00880265">
          <w:rPr>
            <w:lang w:val="en-US"/>
          </w:rPr>
          <w:t>,</w:t>
        </w:r>
      </w:ins>
      <w:ins w:id="125" w:author="Raúl Contreras Martín" w:date="2026-07-08T12:19:00Z">
        <w:r w:rsidR="00F96B45">
          <w:rPr>
            <w:lang w:val="en-US"/>
          </w:rPr>
          <w:t xml:space="preserve"> </w:t>
        </w:r>
      </w:ins>
      <w:ins w:id="126" w:author="Raúl Contreras Martín" w:date="2026-07-07T15:49:00Z">
        <w:r w:rsidR="00880265">
          <w:rPr>
            <w:lang w:val="en-US"/>
          </w:rPr>
          <w:t>cropland (LC12), urban/built-up (LC13)</w:t>
        </w:r>
      </w:ins>
      <w:ins w:id="127" w:author="Raúl Contreras Martín" w:date="2026-07-08T12:19:00Z">
        <w:r w:rsidR="00F96B45">
          <w:rPr>
            <w:lang w:val="en-US"/>
          </w:rPr>
          <w:t xml:space="preserve"> and</w:t>
        </w:r>
      </w:ins>
      <w:ins w:id="128" w:author="Raúl Contreras Martín" w:date="2026-07-08T12:21:00Z">
        <w:r w:rsidR="00F96B45">
          <w:rPr>
            <w:lang w:val="en-US"/>
          </w:rPr>
          <w:t xml:space="preserve"> c</w:t>
        </w:r>
        <w:r w:rsidR="00F96B45" w:rsidRPr="00F96B45">
          <w:rPr>
            <w:lang w:val="en-US"/>
          </w:rPr>
          <w:t>ropland/</w:t>
        </w:r>
        <w:r w:rsidR="00F96B45">
          <w:rPr>
            <w:lang w:val="en-US"/>
          </w:rPr>
          <w:t>n</w:t>
        </w:r>
        <w:r w:rsidR="00F96B45" w:rsidRPr="00F96B45">
          <w:rPr>
            <w:lang w:val="en-US"/>
          </w:rPr>
          <w:t xml:space="preserve">atural </w:t>
        </w:r>
        <w:r w:rsidR="00F96B45">
          <w:rPr>
            <w:lang w:val="en-US"/>
          </w:rPr>
          <w:t>v</w:t>
        </w:r>
        <w:r w:rsidR="00F96B45" w:rsidRPr="00F96B45">
          <w:rPr>
            <w:lang w:val="en-US"/>
          </w:rPr>
          <w:t xml:space="preserve">egetation </w:t>
        </w:r>
        <w:r w:rsidR="00F96B45">
          <w:rPr>
            <w:lang w:val="en-US"/>
          </w:rPr>
          <w:t>m</w:t>
        </w:r>
        <w:r w:rsidR="00F96B45" w:rsidRPr="00F96B45">
          <w:rPr>
            <w:lang w:val="en-US"/>
          </w:rPr>
          <w:t>osaics</w:t>
        </w:r>
      </w:ins>
      <w:ins w:id="129" w:author="Raúl Contreras Martín" w:date="2026-07-08T12:19:00Z">
        <w:r w:rsidR="00F96B45">
          <w:rPr>
            <w:lang w:val="en-US"/>
          </w:rPr>
          <w:t xml:space="preserve"> (LC14)</w:t>
        </w:r>
      </w:ins>
      <w:r>
        <w:rPr>
          <w:lang w:val="en-US"/>
        </w:rPr>
        <w:t>. All dynamic covariates were standardised using training-set scaling parameters.</w:t>
      </w:r>
      <w:del w:id="130" w:author="Raúl Contreras Martín" w:date="2026-07-07T16:44:00Z">
        <w:r w:rsidRPr="00FB794F" w:rsidDel="00437D2C">
          <w:rPr>
            <w:lang w:val="en-US"/>
          </w:rPr>
          <w:delText xml:space="preserve"> </w:delText>
        </w:r>
        <w:r w:rsidRPr="00F96B45" w:rsidDel="00437D2C">
          <w:rPr>
            <w:lang w:val="en-US"/>
            <w:rPrChange w:id="131" w:author="Raúl Contreras Martín" w:date="2026-07-08T12:19:00Z">
              <w:rPr/>
            </w:rPrChange>
          </w:rPr>
          <w:delText>¿No habría que indicar la resolución de esas capas ambientales?</w:delText>
        </w:r>
      </w:del>
    </w:p>
    <w:p w14:paraId="56AAA9A2" w14:textId="3FADB4F2" w:rsidR="002F0426" w:rsidRPr="00ED07E5" w:rsidRDefault="00070F70" w:rsidP="00672FC6">
      <w:pPr>
        <w:spacing w:before="80" w:after="80" w:line="360" w:lineRule="auto"/>
        <w:jc w:val="both"/>
        <w:rPr>
          <w:lang w:val="en-US"/>
        </w:rPr>
      </w:pPr>
      <w:r>
        <w:rPr>
          <w:lang w:val="en-US"/>
        </w:rPr>
        <w:t xml:space="preserve">NDVI presents a collinearity challenge: approximately 50% of interannual NDVI variance is explained by climate variables (mean within-site temporal R² = 0.51, computed from site-level regressions of annual NDVI on precipitation and temperature across the seven-year study period). Variance inflation factors remained below 5 (max VIF = 4.43), but pairwise correlations between precipitation and maximum temperature (|r| = 0.70–0.71) reduce the precision of individual climate coefficients in submodels retaining both. For </w:t>
      </w:r>
      <w:del w:id="132" w:author="Raúl Contreras Martín" w:date="2026-07-08T13:39:00Z">
        <w:r w:rsidDel="00AD5787">
          <w:rPr>
            <w:i/>
            <w:iCs/>
            <w:lang w:val="en-US"/>
          </w:rPr>
          <w:delText xml:space="preserve">Pterocles </w:delText>
        </w:r>
      </w:del>
      <w:ins w:id="133" w:author="Raúl Contreras Martín" w:date="2026-07-08T13:39:00Z">
        <w:r w:rsidR="00AD5787">
          <w:rPr>
            <w:i/>
            <w:iCs/>
            <w:lang w:val="en-US"/>
          </w:rPr>
          <w:t xml:space="preserve">P. </w:t>
        </w:r>
      </w:ins>
      <w:r>
        <w:rPr>
          <w:i/>
          <w:iCs/>
          <w:lang w:val="en-US"/>
        </w:rPr>
        <w:t>orientalis</w:t>
      </w:r>
      <w:r>
        <w:rPr>
          <w:lang w:val="en-US"/>
        </w:rPr>
        <w:t xml:space="preserve">, NDVI was retained in the extinction submodel (preferred by </w:t>
      </w:r>
      <w:r>
        <w:t>Δ</w:t>
      </w:r>
      <w:r>
        <w:rPr>
          <w:lang w:val="en-US"/>
        </w:rPr>
        <w:t>AIC = 60 over the alternative) but is classified as ‘climate-adjacent’ in the attribution analysis. A sensitivity model excluding NDVI is provided in Supplementary S4; full VIF diagnostics for all submodels appear in Supplementary S4.</w:t>
      </w:r>
    </w:p>
    <w:p w14:paraId="6C3A8B15" w14:textId="77777777" w:rsidR="002F0426" w:rsidRPr="00C2406F" w:rsidRDefault="00070F70" w:rsidP="00672FC6">
      <w:pPr>
        <w:pStyle w:val="Ttulo2"/>
        <w:spacing w:line="360" w:lineRule="auto"/>
        <w:jc w:val="both"/>
        <w:rPr>
          <w:lang w:val="en-US"/>
        </w:rPr>
      </w:pPr>
      <w:r>
        <w:rPr>
          <w:lang w:val="en-US"/>
        </w:rPr>
        <w:t>2.4 Dynamic occupancy models</w:t>
      </w:r>
    </w:p>
    <w:p w14:paraId="1CF69FAA" w14:textId="37804FE0" w:rsidR="002F0426" w:rsidRPr="00ED07E5" w:rsidRDefault="00070F70" w:rsidP="00672FC6">
      <w:pPr>
        <w:spacing w:before="80" w:after="80" w:line="360" w:lineRule="auto"/>
        <w:jc w:val="both"/>
        <w:rPr>
          <w:lang w:val="en-US"/>
        </w:rPr>
      </w:pPr>
      <w:r>
        <w:rPr>
          <w:lang w:val="en-US"/>
        </w:rPr>
        <w:lastRenderedPageBreak/>
        <w:t xml:space="preserve">All analyses were conducted in </w:t>
      </w:r>
      <w:commentRangeStart w:id="134"/>
      <w:r>
        <w:rPr>
          <w:lang w:val="en-US"/>
        </w:rPr>
        <w:t xml:space="preserve">R </w:t>
      </w:r>
      <w:r>
        <w:rPr>
          <w:lang w:val="en-US"/>
        </w:rPr>
        <w:fldChar w:fldCharType="begin"/>
      </w:r>
      <w:r w:rsidR="00A83668">
        <w:rPr>
          <w:lang w:val="en-US"/>
        </w:rPr>
        <w:instrText xml:space="preserve"> ADDIN ZOTERO_ITEM CSL_CITATION {"citationID":"BTrnFSjq","properties":{"formattedCitation":"(R Core Team, 2026)","plainCitation":"(R Core Team, 2026)","dontUpdate":true,"noteIndex":0},"citationItems":[{"id":"pbK1OzMh/r524JzU4","uris":["http://zotero.org/users/1446070/items/6A3RJ9H4"],"itemData":{"id":5089,"type":"book","publisher":"R Foundation for Statistical Computing","publisher-place":"Vienna, Austria","title":"R: A Language and Environment for Statistical Computing","URL":"https://www.R-project.org/","author":[{"literal":"R Core Team"}],"issued":{"date-parts":[["2026"]]}}}],"schema":"https://github.com/citation-style-language/schema/raw/master/csl-citation.json"} </w:instrText>
      </w:r>
      <w:r>
        <w:rPr>
          <w:lang w:val="en-US"/>
        </w:rPr>
        <w:fldChar w:fldCharType="separate"/>
      </w:r>
      <w:r>
        <w:rPr>
          <w:noProof/>
          <w:lang w:val="en-US"/>
        </w:rPr>
        <w:t>(R Core Team, 202</w:t>
      </w:r>
      <w:ins w:id="135" w:author="Raúl Contreras Martín" w:date="2026-07-07T15:42:00Z">
        <w:r w:rsidR="00880265">
          <w:rPr>
            <w:noProof/>
            <w:lang w:val="en-US"/>
          </w:rPr>
          <w:t>4</w:t>
        </w:r>
      </w:ins>
      <w:del w:id="136" w:author="Raúl Contreras Martín" w:date="2026-07-07T15:42:00Z">
        <w:r w:rsidDel="00880265">
          <w:rPr>
            <w:noProof/>
            <w:lang w:val="en-US"/>
          </w:rPr>
          <w:delText>6</w:delText>
        </w:r>
      </w:del>
      <w:r>
        <w:rPr>
          <w:noProof/>
          <w:lang w:val="en-US"/>
        </w:rPr>
        <w:t>)</w:t>
      </w:r>
      <w:r>
        <w:rPr>
          <w:lang w:val="en-US"/>
        </w:rPr>
        <w:fldChar w:fldCharType="end"/>
      </w:r>
      <w:r>
        <w:rPr>
          <w:lang w:val="en-US"/>
        </w:rPr>
        <w:t>.</w:t>
      </w:r>
      <w:commentRangeEnd w:id="134"/>
      <w:r>
        <w:rPr>
          <w:rStyle w:val="Refdecomentario"/>
          <w:sz w:val="22"/>
          <w:szCs w:val="22"/>
          <w:lang w:val="en-US"/>
        </w:rPr>
        <w:commentReference w:id="134"/>
      </w:r>
      <w:r>
        <w:rPr>
          <w:lang w:val="en-US"/>
        </w:rPr>
        <w:t xml:space="preserve"> We used the colext framework </w:t>
      </w:r>
      <w:r>
        <w:rPr>
          <w:lang w:val="en-US"/>
        </w:rPr>
        <w:fldChar w:fldCharType="begin"/>
      </w:r>
      <w:r w:rsidR="00A83668">
        <w:rPr>
          <w:lang w:val="en-US"/>
        </w:rPr>
        <w:instrText xml:space="preserve"> ADDIN ZOTERO_ITEM CSL_CITATION {"citationID":"kqljRC9q","properties":{"formattedCitation":"(MacKenzie et al., 2003; Royle &amp; K\\uc0\\u233{}ry, 2007)","plainCitation":"(MacKenzie et al., 2003; Royle &amp; Kéry, 2007)","noteIndex":0},"citationItems":[{"id":"pbK1OzMh/xoeDnr4d","uris":["http://zotero.org/users/1446070/items/BNFG6F94"],"itemData":{"id":1126,"type":"article-journal","container-title":"Ecology","issue":"8","page":"2200–2207","source":"Google Scholar","title":"Estimating site occupancy, colonization, and local extinction when a species is detected imperfectly","volume":"84","author":[{"family":"MacKenzie","given":"Darryl I."},{"family":"Nichols","given":"James D."},{"family":"Hines","given":"James E."},{"family":"Knutson","given":"Melinda G."},{"family":"Franklin","given":"Alan B."}],"issued":{"date-parts":[["2003"]]}}},{"id":"pbK1OzMh/38IQlAE3","uris":["http://zotero.org/users/1446070/items/TVVFS9E6"],"itemData":{"id":1136,"type":"article-journal","container-title":"Ecology","issue":"7","page":"1813–1823","source":"Google Scholar","title":"A Bayesian state-space formulation of dynamic occupancy models","volume":"88","author":[{"family":"Royle","given":"J. Andrew"},{"family":"Kéry","given":"Marc"}],"issued":{"date-parts":[["2007"]]}}}],"schema":"https://github.com/citation-style-language/schema/raw/master/csl-citation.json"} </w:instrText>
      </w:r>
      <w:r>
        <w:rPr>
          <w:lang w:val="en-US"/>
        </w:rPr>
        <w:fldChar w:fldCharType="separate"/>
      </w:r>
      <w:r>
        <w:rPr>
          <w:szCs w:val="24"/>
          <w:lang w:val="en-US"/>
        </w:rPr>
        <w:t>(MacKenzie et al., 2003; Royle &amp; Kéry, 2007)</w:t>
      </w:r>
      <w:r>
        <w:rPr>
          <w:lang w:val="en-US"/>
        </w:rPr>
        <w:fldChar w:fldCharType="end"/>
      </w:r>
      <w:r>
        <w:rPr>
          <w:lang w:val="en-US"/>
        </w:rPr>
        <w:t xml:space="preserve"> implemented in the unmarked R package </w:t>
      </w:r>
      <w:r>
        <w:rPr>
          <w:lang w:val="en-US"/>
        </w:rPr>
        <w:fldChar w:fldCharType="begin"/>
      </w:r>
      <w:r w:rsidR="00A83668">
        <w:rPr>
          <w:lang w:val="en-US"/>
        </w:rPr>
        <w:instrText xml:space="preserve"> ADDIN ZOTERO_ITEM CSL_CITATION {"citationID":"lDGj0LiV","properties":{"formattedCitation":"(Fiske &amp; Chandler, 2011; Kellner et al., 2023)","plainCitation":"(Fiske &amp; Chandler, 2011; Kellner et al., 2023)","noteIndex":0},"citationItems":[{"id":"pbK1OzMh/xF5ViWti","uris":["http://zotero.org/users/1446070/items/UH5U9JN4"],"itemData":{"id":35,"type":"article-journal","container-title":"Journal of Statistical Software","DOI":"10.18637/jss.v043.i10","ISSN":"1548-7660","issue":"1","page":"1–23","title":"unmarked: An R Package for Fitting Hierarchical Models of Wildlife Occurrence and Abundance","title-short":"unmarked","volume":"43","author":[{"family":"Fiske","given":"Ian"},{"family":"Chandler","given":"Richard"}],"issued":{"date-parts":[["2011",8,24]]}}},{"id":"pbK1OzMh/FLfnG3Y1","uris":["http://zotero.org/users/1446070/items/ASBDKPEC"],"itemData":{"id":5004,"type":"article-journal","abstract":"Abstract                                                                Species distribution models (SDMs) are widely applied to understand the processes governing spatial and temporal variation in species abundance and distribution but often do not account for measurement errors such as false negatives and false positives.                                                                          We describe                     unmarked                     , a package for the freely available and open</w:instrText>
      </w:r>
      <w:r w:rsidR="00A83668">
        <w:rPr>
          <w:rFonts w:ascii="Cambria Math" w:hAnsi="Cambria Math" w:cs="Cambria Math"/>
          <w:lang w:val="en-US"/>
        </w:rPr>
        <w:instrText>‐</w:instrText>
      </w:r>
      <w:r w:rsidR="00A83668">
        <w:rPr>
          <w:lang w:val="en-US"/>
        </w:rPr>
        <w:instrText>source R software that provides a complete workflow for modelling species distribution and abundance while explicitly accounting for measurement errors. Here we focus on recent advances in                     unmarked                     functionality to support multi</w:instrText>
      </w:r>
      <w:r w:rsidR="00A83668">
        <w:rPr>
          <w:rFonts w:ascii="Cambria Math" w:hAnsi="Cambria Math" w:cs="Cambria Math"/>
          <w:lang w:val="en-US"/>
        </w:rPr>
        <w:instrText>‐</w:instrText>
      </w:r>
      <w:r w:rsidR="00A83668">
        <w:rPr>
          <w:lang w:val="en-US"/>
        </w:rPr>
        <w:instrText>species, multi</w:instrText>
      </w:r>
      <w:r w:rsidR="00A83668">
        <w:rPr>
          <w:rFonts w:ascii="Cambria Math" w:hAnsi="Cambria Math" w:cs="Cambria Math"/>
          <w:lang w:val="en-US"/>
        </w:rPr>
        <w:instrText>‐</w:instrText>
      </w:r>
      <w:r w:rsidR="00A83668">
        <w:rPr>
          <w:lang w:val="en-US"/>
        </w:rPr>
        <w:instrText>state, and multi</w:instrText>
      </w:r>
      <w:r w:rsidR="00A83668">
        <w:rPr>
          <w:rFonts w:ascii="Cambria Math" w:hAnsi="Cambria Math" w:cs="Cambria Math"/>
          <w:lang w:val="en-US"/>
        </w:rPr>
        <w:instrText>‐</w:instrText>
      </w:r>
      <w:r w:rsidR="00A83668">
        <w:rPr>
          <w:lang w:val="en-US"/>
        </w:rPr>
        <w:instrText>season data, as well as support for fitting models with random effects.                                                                                             For illustration, we present an analysis of Acadian Flycatcher                     Empidonax virescens                     abundance on Roanoke River National Wildlife Refuge, North Carolina, USA, over 18 years. We found that Acadian Flycatcher abundance was initially greater in hardwood plantation habitat relative to bottomland hardwood forest along river levees but that abundance declined over time in both habitats.                                                                                             We plan for                     unmarked                     development to keep pace with advances in hierarchical modelling in ecology, including better handling of continuous</w:instrText>
      </w:r>
      <w:r w:rsidR="00A83668">
        <w:rPr>
          <w:rFonts w:ascii="Cambria Math" w:hAnsi="Cambria Math" w:cs="Cambria Math"/>
          <w:lang w:val="en-US"/>
        </w:rPr>
        <w:instrText>‐</w:instrText>
      </w:r>
      <w:r w:rsidR="00A83668">
        <w:rPr>
          <w:lang w:val="en-US"/>
        </w:rPr>
        <w:instrText xml:space="preserve">time data from camera trap and automated recording units and integrated models for multiple data streams.","container-title":"Methods in Ecology and Evolution","DOI":"10.1111/2041-210X.14123","ISSN":"2041-210X, 2041-210X","issue":"6","journalAbbreviation":"Methods in Ecology and Evolution","language":"en","page":"1408-1415","title":"The unmarked R package: Twelve years of advances in occurrence and abundance modelling in ecology","volume":"14","author":[{"family":"Kellner","given":"Kenneth F."},{"family":"Smith","given":"Adam D."},{"family":"Royle","given":"J. Andrew"},{"family":"Kéry","given":"Marc"},{"family":"Belant","given":"Jerrold L."},{"family":"Chandler","given":"Richard B."}],"issued":{"date-parts":[["2023"]]}}}],"schema":"https://github.com/citation-style-language/schema/raw/master/csl-citation.json"} </w:instrText>
      </w:r>
      <w:r>
        <w:rPr>
          <w:lang w:val="en-US"/>
        </w:rPr>
        <w:fldChar w:fldCharType="separate"/>
      </w:r>
      <w:r>
        <w:rPr>
          <w:noProof/>
          <w:lang w:val="en-US"/>
        </w:rPr>
        <w:t>(Fiske &amp; Chandler, 2011; Kellner et al., 2023)</w:t>
      </w:r>
      <w:r>
        <w:rPr>
          <w:lang w:val="en-US"/>
        </w:rPr>
        <w:fldChar w:fldCharType="end"/>
      </w:r>
      <w:r>
        <w:rPr>
          <w:lang w:val="en-US"/>
        </w:rPr>
        <w:t xml:space="preserve"> to estimate four simultaneous processes: initial occupancy (</w:t>
      </w:r>
      <w:r>
        <w:t>ψ</w:t>
      </w:r>
      <w:r>
        <w:rPr>
          <w:lang w:val="en-US"/>
        </w:rPr>
        <w:t>₁), colonisation probability (</w:t>
      </w:r>
      <w:r>
        <w:t>γ</w:t>
      </w:r>
      <w:r>
        <w:rPr>
          <w:lang w:val="en-US"/>
        </w:rPr>
        <w:t>), extinction probability (</w:t>
      </w:r>
      <w:r>
        <w:t>ε</w:t>
      </w:r>
      <w:r>
        <w:rPr>
          <w:lang w:val="en-US"/>
        </w:rPr>
        <w:t xml:space="preserve">) and detection probability (p). The state process follows a first-order Markov chain: </w:t>
      </w:r>
      <w:r>
        <w:t>ψᵢ</w:t>
      </w:r>
      <w:r>
        <w:rPr>
          <w:lang w:val="en-US"/>
        </w:rPr>
        <w:t xml:space="preserve">,ₜ₊₁ = (1 − </w:t>
      </w:r>
      <w:r>
        <w:t>ψᵢ</w:t>
      </w:r>
      <w:r>
        <w:rPr>
          <w:lang w:val="en-US"/>
        </w:rPr>
        <w:t xml:space="preserve">ₜ) × </w:t>
      </w:r>
      <w:r>
        <w:t>γᵢ</w:t>
      </w:r>
      <w:r>
        <w:rPr>
          <w:lang w:val="en-US"/>
        </w:rPr>
        <w:t xml:space="preserve"> + </w:t>
      </w:r>
      <w:r>
        <w:t>ψᵢ</w:t>
      </w:r>
      <w:r>
        <w:rPr>
          <w:lang w:val="en-US"/>
        </w:rPr>
        <w:t xml:space="preserve">ₜ × (1 − </w:t>
      </w:r>
      <w:r>
        <w:t>εᵢ</w:t>
      </w:r>
      <w:r>
        <w:rPr>
          <w:lang w:val="en-US"/>
        </w:rPr>
        <w:t xml:space="preserve">). Detection is modelled as a Bernoulli trial conditional on the true occupancy state </w:t>
      </w:r>
      <w:r w:rsidR="00BA3526">
        <w:rPr>
          <w:lang w:val="en-US"/>
        </w:rPr>
        <w:fldChar w:fldCharType="begin"/>
      </w:r>
      <w:r w:rsidR="00BA3526">
        <w:rPr>
          <w:lang w:val="en-US"/>
        </w:rPr>
        <w:instrText xml:space="preserve"> ADDIN ZOTERO_ITEM CSL_CITATION {"citationID":"M58pxsPj","properties":{"unsorted":false,"formattedCitation":"(MacKenzie et al., 2002)","plainCitation":"(MacKenzie et al., 2002)","noteIndex":0},"citationItems":[{"id":811,"uris":["http://zotero.org/users/13914703/items/S63J3YY9"],"itemData":{"id":811,"type":"article-journal","abstract":"Nondetection of a species at a site does not imply that the species is absent unless the probability of detection is 1. We propose a model and likelihood-based method for estimating site occupancy rates when detection probabilities are ,1. The model provides a ﬂexible framework enabling covariate information to be included and allowing for missing observations. Via computer simulation, we found that the model provides good estimates of the occupancy rates, generally unbiased for moderate detection probabilities (.0.3). We estimated site occupancy rates for two anuran species at 32 wetland sites in Maryland, USA, from data collected during 2000 as part of an amphibian monitoring program, Frogwatch USA. Site occupancy rates were estimated as 0.49 for American toads (Bufo americanus), a 44% increase over the proportion of sites at which they were actually observed, and as 0.85 for spring peepers (Pseudacris crucifer), slightly above the observed proportion of 0.83.","container-title":"Ecology","DOI":"10.1890/0012-9658(2002)083[2248:ESORWD]2.0.CO;2","ISSN":"0012-9658","issue":"8","journalAbbreviation":"Ecology","language":"en","license":"http://doi.wiley.com/10.1002/tdm_license_1.1","page":"2248-2255","source":"DOI.org (Crossref)","title":"ESTIMATING SITE OCCUPANCY RATES WHEN DETECTION PROBABILITIES ARE LESS THAN ONE","volume":"83","author":[{"family":"MacKenzie","given":"Darryl I."},{"family":"Nichols","given":"James D."},{"family":"Lachman","given":"Gideon B."},{"family":"Droege","given":"Sam"},{"family":"Andrew Royle","given":"J."},{"family":"Langtimm","given":"Catherine A."}],"issued":{"date-parts":[["2002",8]]}}}],"schema":"https://github.com/citation-style-language/schema/raw/master/csl-citation.json"} </w:instrText>
      </w:r>
      <w:r w:rsidR="00BA3526">
        <w:rPr>
          <w:lang w:val="en-US"/>
        </w:rPr>
        <w:fldChar w:fldCharType="separate"/>
      </w:r>
      <w:r w:rsidR="00BA3526">
        <w:rPr>
          <w:noProof/>
          <w:lang w:val="en-US"/>
        </w:rPr>
        <w:t>(MacKenzie et al., 2002)</w:t>
      </w:r>
      <w:r w:rsidR="00BA3526">
        <w:rPr>
          <w:lang w:val="en-US"/>
        </w:rPr>
        <w:fldChar w:fldCharType="end"/>
      </w:r>
      <w:del w:id="137" w:author="Raúl Contreras Martín" w:date="2026-07-07T16:38:00Z">
        <w:r w:rsidDel="00BA3526">
          <w:rPr>
            <w:lang w:val="en-US"/>
          </w:rPr>
          <w:delText>(MacKenzie et al., 2002)</w:delText>
        </w:r>
      </w:del>
      <w:r>
        <w:rPr>
          <w:lang w:val="en-US"/>
        </w:rPr>
        <w:t xml:space="preserve">, with visit-level covariates (survey duration, transect length, number of observers, and time of day, derived from eBird checklists), </w:t>
      </w:r>
      <w:commentRangeStart w:id="138"/>
      <w:commentRangeStart w:id="139"/>
      <w:r>
        <w:rPr>
          <w:lang w:val="en-US"/>
        </w:rPr>
        <w:t>and observation-period NDVI and precipitation, accounting for heterogeneous detectability across checklists. One dimension of detection heterogeneity is not captured by these per-visit covariates: the position of each checklist within its 5-km cell relative to the pseudo-steppe patches where the focal species are detectable. We addressed this potential confounder through a dedicated robustness analysis (Section 2.5; Appendix S29).</w:t>
      </w:r>
      <w:commentRangeEnd w:id="138"/>
      <w:r w:rsidRPr="00ED07E5">
        <w:rPr>
          <w:rStyle w:val="Refdecomentario"/>
          <w:sz w:val="22"/>
          <w:szCs w:val="22"/>
          <w:lang w:val="en-US"/>
        </w:rPr>
        <w:commentReference w:id="138"/>
      </w:r>
      <w:commentRangeEnd w:id="139"/>
      <w:r w:rsidRPr="00ED07E5">
        <w:rPr>
          <w:rStyle w:val="Refdecomentario"/>
          <w:sz w:val="22"/>
          <w:szCs w:val="22"/>
          <w:lang w:val="en-US"/>
        </w:rPr>
        <w:commentReference w:id="139"/>
      </w:r>
    </w:p>
    <w:p w14:paraId="3C57F9FA" w14:textId="310E14DD" w:rsidR="002F0426" w:rsidRPr="00ED07E5" w:rsidRDefault="00070F70" w:rsidP="00672FC6">
      <w:pPr>
        <w:spacing w:before="80" w:after="80" w:line="360" w:lineRule="auto"/>
        <w:jc w:val="both"/>
        <w:rPr>
          <w:lang w:val="en-US"/>
        </w:rPr>
      </w:pPr>
      <w:r>
        <w:rPr>
          <w:lang w:val="en-US"/>
        </w:rPr>
        <w:t xml:space="preserve">Model selection used AIC over candidate covariate sets for each submodel, constrained so that static WorldClim covariates entered only </w:t>
      </w:r>
      <w:r>
        <w:t>ψ</w:t>
      </w:r>
      <w:r>
        <w:rPr>
          <w:lang w:val="en-US"/>
        </w:rPr>
        <w:t xml:space="preserve">₁ and dynamic annual covariates entered only </w:t>
      </w:r>
      <w:r>
        <w:t>γ</w:t>
      </w:r>
      <w:r>
        <w:rPr>
          <w:lang w:val="en-US"/>
        </w:rPr>
        <w:t xml:space="preserve"> and </w:t>
      </w:r>
      <w:r>
        <w:t>ε</w:t>
      </w:r>
      <w:r>
        <w:rPr>
          <w:lang w:val="en-US"/>
        </w:rPr>
        <w:t xml:space="preserve">. Complete separation was diagnosed in the </w:t>
      </w:r>
      <w:del w:id="140" w:author="Raúl Contreras Martín" w:date="2026-07-08T13:39:00Z">
        <w:r w:rsidDel="00AD5787">
          <w:rPr>
            <w:i/>
            <w:iCs/>
            <w:lang w:val="en-US"/>
          </w:rPr>
          <w:delText xml:space="preserve">Pterocles </w:delText>
        </w:r>
      </w:del>
      <w:ins w:id="141" w:author="Raúl Contreras Martín" w:date="2026-07-08T13:39:00Z">
        <w:r w:rsidR="00AD5787">
          <w:rPr>
            <w:i/>
            <w:iCs/>
            <w:lang w:val="en-US"/>
          </w:rPr>
          <w:t xml:space="preserve">P. </w:t>
        </w:r>
      </w:ins>
      <w:r>
        <w:rPr>
          <w:i/>
          <w:iCs/>
          <w:lang w:val="en-US"/>
        </w:rPr>
        <w:t>alchata</w:t>
      </w:r>
      <w:r>
        <w:rPr>
          <w:lang w:val="en-US"/>
        </w:rPr>
        <w:t xml:space="preserve"> colonisation submodel (16 observed colonisation events across 2,521 site-year opportunities, 0.6%); this submodel is excluded from counterfactual attribution. Near-separation was diagnosed in the </w:t>
      </w:r>
      <w:r>
        <w:rPr>
          <w:i/>
          <w:iCs/>
          <w:lang w:val="en-US"/>
        </w:rPr>
        <w:t>P. alchata</w:t>
      </w:r>
      <w:r>
        <w:rPr>
          <w:lang w:val="en-US"/>
        </w:rPr>
        <w:t xml:space="preserve"> extinction submodel (18 events; SE &gt; 11). These data limitations do not invalidate the inclusion of </w:t>
      </w:r>
      <w:r>
        <w:rPr>
          <w:i/>
          <w:iCs/>
          <w:lang w:val="en-US"/>
        </w:rPr>
        <w:t>P. alchata</w:t>
      </w:r>
      <w:r>
        <w:rPr>
          <w:lang w:val="en-US"/>
        </w:rPr>
        <w:t>: the directional finding (</w:t>
      </w:r>
      <w:r>
        <w:t>γ</w:t>
      </w:r>
      <w:r>
        <w:rPr>
          <w:lang w:val="en-US"/>
        </w:rPr>
        <w:t xml:space="preserve"> ≪ </w:t>
      </w:r>
      <w:r>
        <w:t>ε</w:t>
      </w:r>
      <w:r>
        <w:rPr>
          <w:lang w:val="en-US"/>
        </w:rPr>
        <w:t>) holds despite wide confidence intervals. Model fit was assessed by parametric bootstrap goodness-of-fit (parboot, n = 500); all four species showed adequate fit (P = 0.28–0.93; Table S23). More broadly, the modest number of observed colonisation and extinction events per species (Table S1) constrains the precision of covariate effects on the transition processes; the colonisation–extinction asymmetry itself, however, is a difference of orders of magnitude and is robust to these data limitations (Appendix S29).</w:t>
      </w:r>
    </w:p>
    <w:p w14:paraId="161DAEA9" w14:textId="34F7C19D" w:rsidR="002F0426" w:rsidRPr="00ED07E5" w:rsidRDefault="00070F70" w:rsidP="00672FC6">
      <w:pPr>
        <w:spacing w:before="80" w:after="80" w:line="360" w:lineRule="auto"/>
        <w:jc w:val="both"/>
        <w:rPr>
          <w:lang w:val="en-US"/>
        </w:rPr>
      </w:pPr>
      <w:r>
        <w:rPr>
          <w:lang w:val="en-US"/>
        </w:rPr>
        <w:t xml:space="preserve">Equilibrium occupancy </w:t>
      </w:r>
      <w:r>
        <w:t>ψ</w:t>
      </w:r>
      <w:r>
        <w:rPr>
          <w:lang w:val="en-US"/>
        </w:rPr>
        <w:t xml:space="preserve">* = </w:t>
      </w:r>
      <w:r>
        <w:t>γ</w:t>
      </w:r>
      <w:r>
        <w:rPr>
          <w:lang w:val="en-US"/>
        </w:rPr>
        <w:t>/(</w:t>
      </w:r>
      <w:r>
        <w:t>γ</w:t>
      </w:r>
      <w:r>
        <w:rPr>
          <w:lang w:val="en-US"/>
        </w:rPr>
        <w:t xml:space="preserve"> + </w:t>
      </w:r>
      <w:r>
        <w:t>ε</w:t>
      </w:r>
      <w:r>
        <w:rPr>
          <w:lang w:val="en-US"/>
        </w:rPr>
        <w:t xml:space="preserve">) was computed as the expected long-run proportion of sites occupied </w:t>
      </w:r>
      <w:commentRangeStart w:id="142"/>
      <w:commentRangeStart w:id="143"/>
      <w:r>
        <w:rPr>
          <w:lang w:val="en-US"/>
        </w:rPr>
        <w:t>under current steady-state conditions</w:t>
      </w:r>
      <w:commentRangeEnd w:id="142"/>
      <w:r>
        <w:rPr>
          <w:rStyle w:val="Refdecomentario"/>
          <w:sz w:val="22"/>
          <w:szCs w:val="22"/>
          <w:lang w:val="en-US"/>
        </w:rPr>
        <w:commentReference w:id="142"/>
      </w:r>
      <w:commentRangeEnd w:id="143"/>
      <w:r>
        <w:rPr>
          <w:rStyle w:val="Refdecomentario"/>
          <w:sz w:val="22"/>
          <w:szCs w:val="22"/>
          <w:lang w:val="en-US"/>
        </w:rPr>
        <w:commentReference w:id="143"/>
      </w:r>
      <w:r>
        <w:rPr>
          <w:lang w:val="en-US"/>
        </w:rPr>
        <w:t xml:space="preserve">, assuming that colonisation and extinction rates remain at their estimated baseline values (i.e., a stationary Markov chain). The </w:t>
      </w:r>
      <w:r>
        <w:t>ε</w:t>
      </w:r>
      <w:r>
        <w:rPr>
          <w:lang w:val="en-US"/>
        </w:rPr>
        <w:t>/</w:t>
      </w:r>
      <w:r>
        <w:t>γ</w:t>
      </w:r>
      <w:r>
        <w:rPr>
          <w:lang w:val="en-US"/>
        </w:rPr>
        <w:t xml:space="preserve"> ratio provides a dimensionless measure of demographic asymmetry that is less sensitive to wide uncertainty in the absolute value of </w:t>
      </w:r>
      <w:r>
        <w:t>γ</w:t>
      </w:r>
      <w:r>
        <w:rPr>
          <w:lang w:val="en-US"/>
        </w:rPr>
        <w:t xml:space="preserve"> than </w:t>
      </w:r>
      <w:r>
        <w:t>ψ</w:t>
      </w:r>
      <w:r>
        <w:rPr>
          <w:lang w:val="en-US"/>
        </w:rPr>
        <w:t xml:space="preserve">*. Uncertainty was propagated via parametric bootstrap: 5,000 coefficient vectors were drawn from the multivariate normal approximation to the estimated coefficient distribution, from which annual </w:t>
      </w:r>
      <w:r>
        <w:t>γ</w:t>
      </w:r>
      <w:r>
        <w:rPr>
          <w:lang w:val="en-US"/>
        </w:rPr>
        <w:t xml:space="preserve"> and </w:t>
      </w:r>
      <w:r>
        <w:t>ε</w:t>
      </w:r>
      <w:r>
        <w:rPr>
          <w:lang w:val="en-US"/>
        </w:rPr>
        <w:t xml:space="preserve"> were predicted at mean dynamic covariate values</w:t>
      </w:r>
      <w:commentRangeStart w:id="144"/>
      <w:commentRangeStart w:id="145"/>
      <w:r>
        <w:rPr>
          <w:lang w:val="en-US"/>
        </w:rPr>
        <w:t>. Expected recolonisation time (1/</w:t>
      </w:r>
      <w:r>
        <w:t>γ</w:t>
      </w:r>
      <w:r>
        <w:rPr>
          <w:lang w:val="en-US"/>
        </w:rPr>
        <w:t>) and persistence time (1/</w:t>
      </w:r>
      <w:r>
        <w:t>ε</w:t>
      </w:r>
      <w:r>
        <w:rPr>
          <w:lang w:val="en-US"/>
        </w:rPr>
        <w:t xml:space="preserve">) are reported in years with </w:t>
      </w:r>
      <w:r>
        <w:rPr>
          <w:lang w:val="en-US"/>
        </w:rPr>
        <w:lastRenderedPageBreak/>
        <w:t xml:space="preserve">95% bootstrap CI. We also computed the colonisation rate required to achieve a target equilibrium of </w:t>
      </w:r>
      <w:r>
        <w:t>ψ</w:t>
      </w:r>
      <w:r>
        <w:rPr>
          <w:lang w:val="en-US"/>
        </w:rPr>
        <w:t xml:space="preserve">* = 0.10 for each species, as </w:t>
      </w:r>
      <w:r>
        <w:t>γ</w:t>
      </w:r>
      <w:r>
        <w:rPr>
          <w:lang w:val="en-US"/>
        </w:rPr>
        <w:t xml:space="preserve">_needed = 0.10 × </w:t>
      </w:r>
      <w:r>
        <w:t>ε</w:t>
      </w:r>
      <w:r>
        <w:rPr>
          <w:lang w:val="en-US"/>
        </w:rPr>
        <w:t xml:space="preserve"> / 0.90, quantifying the gap between current performance and a minimum viable metapopulation benchmark </w:t>
      </w:r>
      <w:r w:rsidR="00907242">
        <w:rPr>
          <w:lang w:val="en-US"/>
        </w:rPr>
        <w:fldChar w:fldCharType="begin"/>
      </w:r>
      <w:r w:rsidR="00907242">
        <w:rPr>
          <w:lang w:val="en-US"/>
        </w:rPr>
        <w:instrText xml:space="preserve"> ADDIN ZOTERO_ITEM CSL_CITATION {"citationID":"W3418nOD","properties":{"unsorted":false,"formattedCitation":"(Hanski, 1999)","plainCitation":"(Hanski, 1999)","noteIndex":0},"citationItems":[{"id":"pbK1OzMh/8w7hMuwB","uris":["http://zotero.org/users/1446070/items/CCTH3FB4"],"itemData":{"id":"pbK1OzMh/8w7hMuwB","type":"book","publisher":"Oxford University Press","source":"Google Scholar","title":"Metapopulation ecology","URL":"https://books.google.es/books?hl=es&amp;lr=&amp;id=jsk4Nt_8X8sC&amp;oi=fnd&amp;pg=PA1&amp;dq=Hanski,+I.+(1999).+Metapopulation+ecology.+Oxford+University+Press.&amp;ots=gE1i2rIU8C&amp;sig=m4TAck4bujoBvrQkggDvw01cf4o","author":[{"family":"Hanski","given":"Ilkka"}],"accessed":{"date-parts":[["2026",4,15]]},"issued":{"date-parts":[["1999"]]}}}],"schema":"https://github.com/citation-style-language/schema/raw/master/csl-citation.json"} </w:instrText>
      </w:r>
      <w:r w:rsidR="00907242">
        <w:rPr>
          <w:lang w:val="en-US"/>
        </w:rPr>
        <w:fldChar w:fldCharType="separate"/>
      </w:r>
      <w:r w:rsidR="00907242">
        <w:rPr>
          <w:noProof/>
          <w:lang w:val="en-US"/>
        </w:rPr>
        <w:t>(Hanski, 1999)</w:t>
      </w:r>
      <w:r w:rsidR="00907242">
        <w:rPr>
          <w:lang w:val="en-US"/>
        </w:rPr>
        <w:fldChar w:fldCharType="end"/>
      </w:r>
      <w:del w:id="146" w:author="Raúl Contreras Martín" w:date="2026-07-09T13:26:00Z">
        <w:r w:rsidDel="00907242">
          <w:rPr>
            <w:lang w:val="en-US"/>
          </w:rPr>
          <w:fldChar w:fldCharType="begin"/>
        </w:r>
        <w:r w:rsidR="00A83668" w:rsidDel="00907242">
          <w:rPr>
            <w:lang w:val="en-US"/>
          </w:rPr>
          <w:delInstrText xml:space="preserve"> ADDIN ZOTERO_ITEM CSL_CITATION {"citationID":"SXCfDhEo","properties":{"formattedCitation":"(Hanski, 1999)","plainCitation":"(Hanski, 1999)","noteIndex":0},"citationItems":[{"id":"pbK1OzMh/8w7hMuwB","uris":["http://zotero.org/users/1446070/items/CCTH3FB4"],"itemData":{"id":5027,"type":"book","publisher":"Oxford University Press","source":"Google Scholar","title":"Metapopulation ecology","URL":"https://books.google.es/books?hl=es&amp;lr=&amp;id=jsk4Nt_8X8sC&amp;oi=fnd&amp;pg=PA1&amp;dq=Hanski,+I.+(1999).+Metapopulation+ecology.+Oxford+University+Press.&amp;ots=gE1i2rIU8C&amp;sig=m4TAck4bujoBvrQkggDvw01cf4o","author":[{"family":"Hanski","given":"Ilkka"}],"accessed":{"date-parts":[["2026",4,15]]},"issued":{"date-parts":[["1999"]]}}}],"schema":"https://github.com/citation-style-language/schema/raw/master/csl-citation.json"} </w:delInstrText>
        </w:r>
        <w:r w:rsidDel="00907242">
          <w:rPr>
            <w:lang w:val="en-US"/>
          </w:rPr>
          <w:fldChar w:fldCharType="separate"/>
        </w:r>
        <w:r w:rsidDel="00907242">
          <w:rPr>
            <w:noProof/>
            <w:lang w:val="en-US"/>
          </w:rPr>
          <w:delText>(Hanski, 1999)</w:delText>
        </w:r>
        <w:r w:rsidDel="00907242">
          <w:rPr>
            <w:lang w:val="en-US"/>
          </w:rPr>
          <w:fldChar w:fldCharType="end"/>
        </w:r>
      </w:del>
      <w:r>
        <w:rPr>
          <w:lang w:val="en-US"/>
        </w:rPr>
        <w:t>. Equivalently, this is the colonisation rate a species would need, given its estimated extinction, to keep even 10% of sites occupied at equilibrium.</w:t>
      </w:r>
    </w:p>
    <w:p w14:paraId="0BC23DC6" w14:textId="77777777" w:rsidR="002F0426" w:rsidRPr="00ED07E5" w:rsidRDefault="00070F70" w:rsidP="00672FC6">
      <w:pPr>
        <w:spacing w:before="80" w:after="80" w:line="360" w:lineRule="auto"/>
        <w:jc w:val="both"/>
        <w:rPr>
          <w:lang w:val="en-US"/>
        </w:rPr>
      </w:pPr>
      <w:r>
        <w:rPr>
          <w:lang w:val="en-US"/>
        </w:rPr>
        <w:t>We compared naive transition rates, computed directly from detection histories as the proportion of observed site-year transitions, against detection-corrected estimates from the best colext models. For naive estimation, a site was classified as colonised if it had zero detections in year t and at least one in year t+1, and as locally extinct if the reverse was observed. These naive rates do not account for the probability that an occupied site was undetected in one or more visits.</w:t>
      </w:r>
      <w:commentRangeEnd w:id="144"/>
      <w:r w:rsidRPr="00ED07E5">
        <w:rPr>
          <w:rStyle w:val="Refdecomentario"/>
          <w:sz w:val="22"/>
          <w:szCs w:val="22"/>
          <w:lang w:val="en-US"/>
        </w:rPr>
        <w:commentReference w:id="144"/>
      </w:r>
      <w:commentRangeEnd w:id="145"/>
      <w:r w:rsidRPr="00ED07E5">
        <w:rPr>
          <w:rStyle w:val="Refdecomentario"/>
          <w:sz w:val="22"/>
          <w:szCs w:val="22"/>
          <w:lang w:val="en-US"/>
        </w:rPr>
        <w:commentReference w:id="145"/>
      </w:r>
    </w:p>
    <w:p w14:paraId="35C88722" w14:textId="77777777" w:rsidR="002F0426" w:rsidRPr="00ED07E5" w:rsidRDefault="002F0426" w:rsidP="00672FC6">
      <w:pPr>
        <w:spacing w:before="40" w:after="40" w:line="360" w:lineRule="auto"/>
        <w:jc w:val="both"/>
        <w:rPr>
          <w:lang w:val="en-US"/>
        </w:rPr>
      </w:pPr>
    </w:p>
    <w:p w14:paraId="68F4F1A6" w14:textId="77777777" w:rsidR="002F0426" w:rsidRPr="00C2406F" w:rsidRDefault="00070F70" w:rsidP="00672FC6">
      <w:pPr>
        <w:pStyle w:val="Ttulo2"/>
        <w:spacing w:line="360" w:lineRule="auto"/>
        <w:jc w:val="both"/>
        <w:rPr>
          <w:lang w:val="en-US"/>
        </w:rPr>
      </w:pPr>
      <w:r>
        <w:rPr>
          <w:lang w:val="en-US"/>
        </w:rPr>
        <w:t>2.5 Validation and robustness</w:t>
      </w:r>
    </w:p>
    <w:p w14:paraId="17E76664" w14:textId="154BF2E1" w:rsidR="002F0426" w:rsidRPr="00ED07E5" w:rsidRDefault="00070F70" w:rsidP="00672FC6">
      <w:pPr>
        <w:spacing w:before="80" w:after="80" w:line="360" w:lineRule="auto"/>
        <w:jc w:val="both"/>
        <w:rPr>
          <w:lang w:val="en-US"/>
        </w:rPr>
      </w:pPr>
      <w:r>
        <w:rPr>
          <w:lang w:val="en-US"/>
        </w:rPr>
        <w:t xml:space="preserve">The colext framework assumes independent residuals across sites, an assumption violated when residual spatial autocorrelation is present. To assess whether autocorrelation confounds covariate inference, we fitted spatio-temporal occupancy models using the stPGOcc function from the spOccupancy R package </w:t>
      </w:r>
      <w:r>
        <w:rPr>
          <w:lang w:val="en-US"/>
        </w:rPr>
        <w:fldChar w:fldCharType="begin"/>
      </w:r>
      <w:r w:rsidR="00A83668">
        <w:rPr>
          <w:lang w:val="en-US"/>
        </w:rPr>
        <w:instrText xml:space="preserve"> ADDIN ZOTERO_ITEM CSL_CITATION {"citationID":"jA2QoMiH","properties":{"formattedCitation":"(Devarajan et al., 2020; Doser et al., 2022)","plainCitation":"(Devarajan et al., 2020; Doser et al., 2022)","noteIndex":0},"citationItems":[{"id":"pbK1OzMh/mFnJLrwp","uris":["http://zotero.org/users/1446070/items/VIKYR8WU"],"itemData":{"id":5073,"type":"article-journal","container-title":"Ecography","DOI":"10.1111/ecog.04957","issue":"11","page":"1612–1624","title":"Multi-species occupancy models: review, roadmap, and recommendations","volume":"43","author":[{"family":"Devarajan","given":"Kadambari"},{"family":"Morelli","given":"Toni Lyn"},{"family":"Tenan","given":"Simone"}],"issued":{"date-parts":[["2020"]]}}},{"id":"pbK1OzMh/QML3h6PY","uris":["http://zotero.org/users/1446070/items/XQKSJXG2"],"itemData":{"id":4695,"type":"article-journal","abstract":"Abstract\n            \n              \n                \n                  Occupancy modelling is a common approach to assess species distribution patterns, while explicitly accounting for false absences in detection–nondetection data. Numerous extensions of the basic single</w:instrText>
      </w:r>
      <w:r w:rsidR="00A83668">
        <w:rPr>
          <w:rFonts w:ascii="Cambria Math" w:hAnsi="Cambria Math" w:cs="Cambria Math"/>
          <w:lang w:val="en-US"/>
        </w:rPr>
        <w:instrText>‐</w:instrText>
      </w:r>
      <w:r w:rsidR="00A83668">
        <w:rPr>
          <w:lang w:val="en-US"/>
        </w:rPr>
        <w:instrText>species occupancy model exist to model multiple species, spatial autocorrelation and to integrate multiple data types. However, development of specialized and computationally efficient software to incorporate such extensions, especially for large datasets, is scarce or absent.\n                \n                \n                  \n                    We introduce the\n                    spOccupancy R\n                    package designed to fit single</w:instrText>
      </w:r>
      <w:r w:rsidR="00A83668">
        <w:rPr>
          <w:rFonts w:ascii="Cambria Math" w:hAnsi="Cambria Math" w:cs="Cambria Math"/>
          <w:lang w:val="en-US"/>
        </w:rPr>
        <w:instrText>‐</w:instrText>
      </w:r>
      <w:r w:rsidR="00A83668">
        <w:rPr>
          <w:lang w:val="en-US"/>
        </w:rPr>
        <w:instrText>species and multi</w:instrText>
      </w:r>
      <w:r w:rsidR="00A83668">
        <w:rPr>
          <w:rFonts w:ascii="Cambria Math" w:hAnsi="Cambria Math" w:cs="Cambria Math"/>
          <w:lang w:val="en-US"/>
        </w:rPr>
        <w:instrText>‐</w:instrText>
      </w:r>
      <w:r w:rsidR="00A83668">
        <w:rPr>
          <w:lang w:val="en-US"/>
        </w:rPr>
        <w:instrText>species spatially explicit occupancy models. We fit all models within a Bayesian framework using Pólya</w:instrText>
      </w:r>
      <w:r w:rsidR="00A83668">
        <w:rPr>
          <w:rFonts w:ascii="Cambria Math" w:hAnsi="Cambria Math" w:cs="Cambria Math"/>
          <w:lang w:val="en-US"/>
        </w:rPr>
        <w:instrText>‐</w:instrText>
      </w:r>
      <w:r w:rsidR="00A83668">
        <w:rPr>
          <w:lang w:val="en-US"/>
        </w:rPr>
        <w:instrText>Gamma data augmentation, which results in fast and efficient inference.\n                    spOccupancy\n                    provides functionality for data integration of multiple single</w:instrText>
      </w:r>
      <w:r w:rsidR="00A83668">
        <w:rPr>
          <w:rFonts w:ascii="Cambria Math" w:hAnsi="Cambria Math" w:cs="Cambria Math"/>
          <w:lang w:val="en-US"/>
        </w:rPr>
        <w:instrText>‐</w:instrText>
      </w:r>
      <w:r w:rsidR="00A83668">
        <w:rPr>
          <w:lang w:val="en-US"/>
        </w:rPr>
        <w:instrText>species detection–nondetection datasets via a joint likelihood framework. The package leverages Nearest Neighbour Gaussian Processes to account for spatial autocorrelation, which enables spatially explicit occupancy modelling for potentially massive datasets (e.g. 1,000s–100,000s of sites).\n                  \n                \n                \n                  \n                    spOccupancy\n                    provides user</w:instrText>
      </w:r>
      <w:r w:rsidR="00A83668">
        <w:rPr>
          <w:rFonts w:ascii="Cambria Math" w:hAnsi="Cambria Math" w:cs="Cambria Math"/>
          <w:lang w:val="en-US"/>
        </w:rPr>
        <w:instrText>‐</w:instrText>
      </w:r>
      <w:r w:rsidR="00A83668">
        <w:rPr>
          <w:lang w:val="en-US"/>
        </w:rPr>
        <w:instrText>friendly functions for data simulation, model fitting, model validation (by posterior predictive checks), model comparison (using information criteria and k</w:instrText>
      </w:r>
      <w:r w:rsidR="00A83668">
        <w:rPr>
          <w:rFonts w:ascii="Cambria Math" w:hAnsi="Cambria Math" w:cs="Cambria Math"/>
          <w:lang w:val="en-US"/>
        </w:rPr>
        <w:instrText>‐</w:instrText>
      </w:r>
      <w:r w:rsidR="00A83668">
        <w:rPr>
          <w:lang w:val="en-US"/>
        </w:rPr>
        <w:instrText>fold cross</w:instrText>
      </w:r>
      <w:r w:rsidR="00A83668">
        <w:rPr>
          <w:rFonts w:ascii="Cambria Math" w:hAnsi="Cambria Math" w:cs="Cambria Math"/>
          <w:lang w:val="en-US"/>
        </w:rPr>
        <w:instrText>‐</w:instrText>
      </w:r>
      <w:r w:rsidR="00A83668">
        <w:rPr>
          <w:lang w:val="en-US"/>
        </w:rPr>
        <w:instrText>validation) and out</w:instrText>
      </w:r>
      <w:r w:rsidR="00A83668">
        <w:rPr>
          <w:rFonts w:ascii="Cambria Math" w:hAnsi="Cambria Math" w:cs="Cambria Math"/>
          <w:lang w:val="en-US"/>
        </w:rPr>
        <w:instrText>‐</w:instrText>
      </w:r>
      <w:r w:rsidR="00A83668">
        <w:rPr>
          <w:lang w:val="en-US"/>
        </w:rPr>
        <w:instrText>of</w:instrText>
      </w:r>
      <w:r w:rsidR="00A83668">
        <w:rPr>
          <w:rFonts w:ascii="Cambria Math" w:hAnsi="Cambria Math" w:cs="Cambria Math"/>
          <w:lang w:val="en-US"/>
        </w:rPr>
        <w:instrText>‐</w:instrText>
      </w:r>
      <w:r w:rsidR="00A83668">
        <w:rPr>
          <w:lang w:val="en-US"/>
        </w:rPr>
        <w:instrText>sample prediction. We illustrate the package's functionality via a vignette, simulated data analysis and two bird case studies.\n                  \n                \n                \n                  \n                    The\n                    spOccupancy\n                    package provides a user</w:instrText>
      </w:r>
      <w:r w:rsidR="00A83668">
        <w:rPr>
          <w:rFonts w:ascii="Cambria Math" w:hAnsi="Cambria Math" w:cs="Cambria Math"/>
          <w:lang w:val="en-US"/>
        </w:rPr>
        <w:instrText>‐</w:instrText>
      </w:r>
      <w:r w:rsidR="00A83668">
        <w:rPr>
          <w:lang w:val="en-US"/>
        </w:rPr>
        <w:instrText>friendly platform to fit a variety of single and multi</w:instrText>
      </w:r>
      <w:r w:rsidR="00A83668">
        <w:rPr>
          <w:rFonts w:ascii="Cambria Math" w:hAnsi="Cambria Math" w:cs="Cambria Math"/>
          <w:lang w:val="en-US"/>
        </w:rPr>
        <w:instrText>‐</w:instrText>
      </w:r>
      <w:r w:rsidR="00A83668">
        <w:rPr>
          <w:lang w:val="en-US"/>
        </w:rPr>
        <w:instrText>species occupancy models, making it straightforward to address detection biases and spatial autocorrelation in species distribution models even for large datasets.","container-title":"Methods in Ecology and Evolution","DOI":"10.1111/2041-210X.13897","ISSN":"2041-210X, 2041-210X","issue":"8","journalAbbreviation":"Methods Ecol Evol","language":"en","page":"1670-1678","source":"DOI.org (Crossref)","title":"spOccupancy: An R package for single</w:instrText>
      </w:r>
      <w:r w:rsidR="00A83668">
        <w:rPr>
          <w:rFonts w:ascii="Cambria Math" w:hAnsi="Cambria Math" w:cs="Cambria Math"/>
          <w:lang w:val="en-US"/>
        </w:rPr>
        <w:instrText>‐</w:instrText>
      </w:r>
      <w:r w:rsidR="00A83668">
        <w:rPr>
          <w:lang w:val="en-US"/>
        </w:rPr>
        <w:instrText>species, multi</w:instrText>
      </w:r>
      <w:r w:rsidR="00A83668">
        <w:rPr>
          <w:rFonts w:ascii="Cambria Math" w:hAnsi="Cambria Math" w:cs="Cambria Math"/>
          <w:lang w:val="en-US"/>
        </w:rPr>
        <w:instrText>‐</w:instrText>
      </w:r>
      <w:r w:rsidR="00A83668">
        <w:rPr>
          <w:lang w:val="en-US"/>
        </w:rPr>
        <w:instrText xml:space="preserve">species, and integrated spatial occupancy models","title-short":"spOccupancy","volume":"13","author":[{"family":"Doser","given":"Jeffrey W."},{"family":"Finley","given":"Andrew O."},{"family":"Kéry","given":"Marc"},{"family":"Zipkin","given":"Elise F."}],"issued":{"date-parts":[["2022",8]]}}}],"schema":"https://github.com/citation-style-language/schema/raw/master/csl-citation.json"} </w:instrText>
      </w:r>
      <w:r>
        <w:rPr>
          <w:lang w:val="en-US"/>
        </w:rPr>
        <w:fldChar w:fldCharType="separate"/>
      </w:r>
      <w:r>
        <w:rPr>
          <w:noProof/>
          <w:lang w:val="en-US"/>
        </w:rPr>
        <w:t>(Devarajan et al., 2020; Doser et al., 2022)</w:t>
      </w:r>
      <w:r>
        <w:rPr>
          <w:lang w:val="en-US"/>
        </w:rPr>
        <w:fldChar w:fldCharType="end"/>
      </w:r>
      <w:r>
        <w:rPr>
          <w:lang w:val="en-US"/>
        </w:rPr>
        <w:t>, incorporating a nearest-neighbour Gaussian process (NNGP) spatial random effect with an exponential correlation function and an AR(1) temporal random effect. Models were run for 200,000 iterations per chain across three chains, with 100,000 iterations of burn-in and thinning by 100 (n.neighbors = 10). These models serve as a robustness check: if covariate effects estimated under spatial dependence are consistent in direction and relative magnitude with colext estimates, then colext inference is not an artefact of spatial confounding. Convergence was assessed using the Gelman–Rubin Rhat statistic (&lt;1.1) and the effective sample size (ESS &gt; 100).</w:t>
      </w:r>
    </w:p>
    <w:p w14:paraId="234FD230" w14:textId="1864BCAA" w:rsidR="002F0426" w:rsidRPr="00ED07E5" w:rsidRDefault="00070F70" w:rsidP="00672FC6">
      <w:pPr>
        <w:spacing w:before="80" w:after="80" w:line="360" w:lineRule="auto"/>
        <w:jc w:val="both"/>
        <w:rPr>
          <w:lang w:val="en-US"/>
        </w:rPr>
      </w:pPr>
      <w:r>
        <w:rPr>
          <w:lang w:val="en-US"/>
        </w:rPr>
        <w:t xml:space="preserve">Predicted initial occupancy was validated against the III Atlas of Breeding Birds in Spain </w:t>
      </w:r>
      <w:r>
        <w:rPr>
          <w:lang w:val="en-US"/>
        </w:rPr>
        <w:fldChar w:fldCharType="begin"/>
      </w:r>
      <w:r w:rsidR="00A83668">
        <w:rPr>
          <w:lang w:val="en-US"/>
        </w:rPr>
        <w:instrText xml:space="preserve"> ADDIN ZOTERO_ITEM CSL_CITATION {"citationID":"5XytjsaI","properties":{"formattedCitation":"(SEO/BirdLife, 2022)","plainCitation":"(SEO/BirdLife, 2022)","noteIndex":0},"citationItems":[{"id":"pbK1OzMh/GEqhgDGX","uris":["http://zotero.org/users/1446070/items/ER8YWLB8"],"itemData":{"id":4721,"type":"book","publisher":"SEO/BirdLife","publisher-place":"Madrid","title":"III Atlas de aves en época de reproducción en España","URL":"https://atlasaves.seo.org/","author":[{"literal":"SEO/BirdLife"}],"editor":[{"family":"Molina","given":"B."},{"family":"Nebreda","given":"A."},{"family":"Muñoz","given":"A. R."},{"family":"Seoane","given":"J."},{"family":"Real","given":"R."},{"family":"Bustamante","given":"J."},{"family":"Del Moral","given":"J. C."}],"issued":{"date-parts":[["2022"]]}}}],"schema":"https://github.com/citation-style-language/schema/raw/master/csl-citation.json"} </w:instrText>
      </w:r>
      <w:r>
        <w:rPr>
          <w:lang w:val="en-US"/>
        </w:rPr>
        <w:fldChar w:fldCharType="separate"/>
      </w:r>
      <w:r>
        <w:rPr>
          <w:noProof/>
          <w:lang w:val="en-US"/>
        </w:rPr>
        <w:t>(SEO/BirdLife, 2022)</w:t>
      </w:r>
      <w:r>
        <w:rPr>
          <w:lang w:val="en-US"/>
        </w:rPr>
        <w:fldChar w:fldCharType="end"/>
      </w:r>
      <w:r>
        <w:rPr>
          <w:lang w:val="en-US"/>
        </w:rPr>
        <w:t xml:space="preserve"> using spatially blocked five-fold cross-validation (blockCV; </w:t>
      </w:r>
      <w:r>
        <w:rPr>
          <w:lang w:val="en-US"/>
        </w:rPr>
        <w:fldChar w:fldCharType="begin"/>
      </w:r>
      <w:r w:rsidR="00A83668">
        <w:rPr>
          <w:lang w:val="en-US"/>
        </w:rPr>
        <w:instrText xml:space="preserve"> ADDIN ZOTERO_ITEM CSL_CITATION {"citationID":"RXjk3JQ7","properties":{"formattedCitation":"(Valavi et al., 2019)","plainCitation":"(Valavi et al., 2019)","dontUpdate":true,"noteIndex":0},"citationItems":[{"id":"pbK1OzMh/OFQBDlKo","uris":["http://zotero.org/users/1446070/items/KK89MXLJ"],"itemData":{"id":5001,"type":"article-journal","abstract":"Abstract                                                                When applied to structured data, conventional random cross</w:instrText>
      </w:r>
      <w:r w:rsidR="00A83668">
        <w:rPr>
          <w:rFonts w:ascii="Cambria Math" w:hAnsi="Cambria Math" w:cs="Cambria Math"/>
          <w:lang w:val="en-US"/>
        </w:rPr>
        <w:instrText>‐</w:instrText>
      </w:r>
      <w:r w:rsidR="00A83668">
        <w:rPr>
          <w:lang w:val="en-US"/>
        </w:rPr>
        <w:instrText>validation techniques can lead to underestimation of prediction error, and may result in inappropriate model selection.                                                                          We present the                     r                     package                     block                     CV                     , a new toolbox for cross</w:instrText>
      </w:r>
      <w:r w:rsidR="00A83668">
        <w:rPr>
          <w:rFonts w:ascii="Cambria Math" w:hAnsi="Cambria Math" w:cs="Cambria Math"/>
          <w:lang w:val="en-US"/>
        </w:rPr>
        <w:instrText>‐</w:instrText>
      </w:r>
      <w:r w:rsidR="00A83668">
        <w:rPr>
          <w:lang w:val="en-US"/>
        </w:rPr>
        <w:instrText>validation of species distribution modelling. Although it has been developed with species distribution modelling in mind, it can be used for any spatial modelling.                                                                        The package can generate spatially or environmentally separated folds. It includes tools to measure spatial autocorrelation ranges in candidate covariates, providing the user with insights into the spatial structure in these data. It also offers interactive graphical capabilities for creating spatial blocks and exploring data folds.                                                                          Package                     block                     CV                     enables modellers to more easily implement a range of evaluation approaches. It will help the modelling community learn more about the impacts of evaluation approaches on our understanding of predictive performance of species distribution models.                                                                           ,              Foreign Language Abstract             هنگام</w:instrText>
      </w:r>
      <w:r w:rsidR="00A83668">
        <w:rPr>
          <w:rFonts w:hint="cs"/>
          <w:lang w:val="en-US"/>
        </w:rPr>
        <w:instrText>ی</w:instrText>
      </w:r>
      <w:r w:rsidR="00A83668">
        <w:rPr>
          <w:lang w:val="en-US"/>
        </w:rPr>
        <w:instrText xml:space="preserve"> که روش اعتبارسنج</w:instrText>
      </w:r>
      <w:r w:rsidR="00A83668">
        <w:rPr>
          <w:rFonts w:hint="cs"/>
          <w:lang w:val="en-US"/>
        </w:rPr>
        <w:instrText>ی</w:instrText>
      </w:r>
      <w:r w:rsidR="00A83668">
        <w:rPr>
          <w:lang w:val="en-US"/>
        </w:rPr>
        <w:instrText xml:space="preserve"> متقاطع بر رو</w:instrText>
      </w:r>
      <w:r w:rsidR="00A83668">
        <w:rPr>
          <w:rFonts w:hint="cs"/>
          <w:lang w:val="en-US"/>
        </w:rPr>
        <w:instrText>ی</w:instrText>
      </w:r>
      <w:r w:rsidR="00A83668">
        <w:rPr>
          <w:lang w:val="en-US"/>
        </w:rPr>
        <w:instrText xml:space="preserve"> داده‌ها</w:instrText>
      </w:r>
      <w:r w:rsidR="00A83668">
        <w:rPr>
          <w:rFonts w:hint="cs"/>
          <w:lang w:val="en-US"/>
        </w:rPr>
        <w:instrText>ی</w:instrText>
      </w:r>
      <w:r w:rsidR="00A83668">
        <w:rPr>
          <w:lang w:val="en-US"/>
        </w:rPr>
        <w:instrText xml:space="preserve"> دارا</w:instrText>
      </w:r>
      <w:r w:rsidR="00A83668">
        <w:rPr>
          <w:rFonts w:hint="cs"/>
          <w:lang w:val="en-US"/>
        </w:rPr>
        <w:instrText>ی</w:instrText>
      </w:r>
      <w:r w:rsidR="00A83668">
        <w:rPr>
          <w:lang w:val="en-US"/>
        </w:rPr>
        <w:instrText xml:space="preserve"> ساختار (مکان</w:instrText>
      </w:r>
      <w:r w:rsidR="00A83668">
        <w:rPr>
          <w:rFonts w:hint="cs"/>
          <w:lang w:val="en-US"/>
        </w:rPr>
        <w:instrText>ی</w:instrText>
      </w:r>
      <w:r w:rsidR="00A83668">
        <w:rPr>
          <w:lang w:val="en-US"/>
        </w:rPr>
        <w:instrText>٬ مح</w:instrText>
      </w:r>
      <w:r w:rsidR="00A83668">
        <w:rPr>
          <w:rFonts w:hint="cs"/>
          <w:lang w:val="en-US"/>
        </w:rPr>
        <w:instrText>ی</w:instrText>
      </w:r>
      <w:r w:rsidR="00A83668">
        <w:rPr>
          <w:rFonts w:hint="eastAsia"/>
          <w:lang w:val="en-US"/>
        </w:rPr>
        <w:instrText>ط</w:instrText>
      </w:r>
      <w:r w:rsidR="00A83668">
        <w:rPr>
          <w:rFonts w:hint="cs"/>
          <w:lang w:val="en-US"/>
        </w:rPr>
        <w:instrText>ی</w:instrText>
      </w:r>
      <w:r w:rsidR="00A83668">
        <w:rPr>
          <w:lang w:val="en-US"/>
        </w:rPr>
        <w:instrText xml:space="preserve"> …) اعمال م</w:instrText>
      </w:r>
      <w:r w:rsidR="00A83668">
        <w:rPr>
          <w:rFonts w:hint="cs"/>
          <w:lang w:val="en-US"/>
        </w:rPr>
        <w:instrText>ی‌</w:instrText>
      </w:r>
      <w:r w:rsidR="00A83668">
        <w:rPr>
          <w:rFonts w:hint="eastAsia"/>
          <w:lang w:val="en-US"/>
        </w:rPr>
        <w:instrText>شود</w:instrText>
      </w:r>
      <w:r w:rsidR="00A83668">
        <w:rPr>
          <w:lang w:val="en-US"/>
        </w:rPr>
        <w:instrText>٬ م</w:instrText>
      </w:r>
      <w:r w:rsidR="00A83668">
        <w:rPr>
          <w:rFonts w:hint="cs"/>
          <w:lang w:val="en-US"/>
        </w:rPr>
        <w:instrText>ی‌</w:instrText>
      </w:r>
      <w:r w:rsidR="00A83668">
        <w:rPr>
          <w:rFonts w:hint="eastAsia"/>
          <w:lang w:val="en-US"/>
        </w:rPr>
        <w:instrText>تواند</w:instrText>
      </w:r>
      <w:r w:rsidR="00A83668">
        <w:rPr>
          <w:lang w:val="en-US"/>
        </w:rPr>
        <w:instrText xml:space="preserve"> منجر به تخم</w:instrText>
      </w:r>
      <w:r w:rsidR="00A83668">
        <w:rPr>
          <w:rFonts w:hint="cs"/>
          <w:lang w:val="en-US"/>
        </w:rPr>
        <w:instrText>ی</w:instrText>
      </w:r>
      <w:r w:rsidR="00A83668">
        <w:rPr>
          <w:rFonts w:hint="eastAsia"/>
          <w:lang w:val="en-US"/>
        </w:rPr>
        <w:instrText>ن</w:instrText>
      </w:r>
      <w:r w:rsidR="00A83668">
        <w:rPr>
          <w:lang w:val="en-US"/>
        </w:rPr>
        <w:instrText xml:space="preserve"> نادرست خطا</w:instrText>
      </w:r>
      <w:r w:rsidR="00A83668">
        <w:rPr>
          <w:rFonts w:hint="cs"/>
          <w:lang w:val="en-US"/>
        </w:rPr>
        <w:instrText>ی</w:instrText>
      </w:r>
      <w:r w:rsidR="00A83668">
        <w:rPr>
          <w:lang w:val="en-US"/>
        </w:rPr>
        <w:instrText xml:space="preserve"> پ</w:instrText>
      </w:r>
      <w:r w:rsidR="00A83668">
        <w:rPr>
          <w:rFonts w:hint="cs"/>
          <w:lang w:val="en-US"/>
        </w:rPr>
        <w:instrText>ی</w:instrText>
      </w:r>
      <w:r w:rsidR="00A83668">
        <w:rPr>
          <w:rFonts w:hint="eastAsia"/>
          <w:lang w:val="en-US"/>
        </w:rPr>
        <w:instrText>شب</w:instrText>
      </w:r>
      <w:r w:rsidR="00A83668">
        <w:rPr>
          <w:rFonts w:hint="cs"/>
          <w:lang w:val="en-US"/>
        </w:rPr>
        <w:instrText>ی</w:instrText>
      </w:r>
      <w:r w:rsidR="00A83668">
        <w:rPr>
          <w:rFonts w:hint="eastAsia"/>
          <w:lang w:val="en-US"/>
        </w:rPr>
        <w:instrText>ن</w:instrText>
      </w:r>
      <w:r w:rsidR="00A83668">
        <w:rPr>
          <w:rFonts w:hint="cs"/>
          <w:lang w:val="en-US"/>
        </w:rPr>
        <w:instrText>ی</w:instrText>
      </w:r>
      <w:r w:rsidR="00A83668">
        <w:rPr>
          <w:lang w:val="en-US"/>
        </w:rPr>
        <w:instrText xml:space="preserve"> و در نت</w:instrText>
      </w:r>
      <w:r w:rsidR="00A83668">
        <w:rPr>
          <w:rFonts w:hint="cs"/>
          <w:lang w:val="en-US"/>
        </w:rPr>
        <w:instrText>ی</w:instrText>
      </w:r>
      <w:r w:rsidR="00A83668">
        <w:rPr>
          <w:rFonts w:hint="eastAsia"/>
          <w:lang w:val="en-US"/>
        </w:rPr>
        <w:instrText>جه</w:instrText>
      </w:r>
      <w:r w:rsidR="00A83668">
        <w:rPr>
          <w:lang w:val="en-US"/>
        </w:rPr>
        <w:instrText xml:space="preserve"> اشتباه در انتخاب مدل‌ها شود.                            در ا</w:instrText>
      </w:r>
      <w:r w:rsidR="00A83668">
        <w:rPr>
          <w:rFonts w:hint="cs"/>
          <w:lang w:val="en-US"/>
        </w:rPr>
        <w:instrText>ی</w:instrText>
      </w:r>
      <w:r w:rsidR="00A83668">
        <w:rPr>
          <w:rFonts w:hint="eastAsia"/>
          <w:lang w:val="en-US"/>
        </w:rPr>
        <w:instrText>نجا</w:instrText>
      </w:r>
      <w:r w:rsidR="00A83668">
        <w:rPr>
          <w:lang w:val="en-US"/>
        </w:rPr>
        <w:instrText xml:space="preserve"> کتابخانه block               CV               در نرم‌افزار برنامه‌نو</w:instrText>
      </w:r>
      <w:r w:rsidR="00A83668">
        <w:rPr>
          <w:rFonts w:hint="cs"/>
          <w:lang w:val="en-US"/>
        </w:rPr>
        <w:instrText>ی</w:instrText>
      </w:r>
      <w:r w:rsidR="00A83668">
        <w:rPr>
          <w:rFonts w:hint="eastAsia"/>
          <w:lang w:val="en-US"/>
        </w:rPr>
        <w:instrText>س</w:instrText>
      </w:r>
      <w:r w:rsidR="00A83668">
        <w:rPr>
          <w:rFonts w:hint="cs"/>
          <w:lang w:val="en-US"/>
        </w:rPr>
        <w:instrText>ی</w:instrText>
      </w:r>
      <w:r w:rsidR="00A83668">
        <w:rPr>
          <w:lang w:val="en-US"/>
        </w:rPr>
        <w:instrText xml:space="preserve"> R را بعنوان </w:instrText>
      </w:r>
      <w:r w:rsidR="00A83668">
        <w:rPr>
          <w:rFonts w:hint="cs"/>
          <w:lang w:val="en-US"/>
        </w:rPr>
        <w:instrText>ی</w:instrText>
      </w:r>
      <w:r w:rsidR="00A83668">
        <w:rPr>
          <w:rFonts w:hint="eastAsia"/>
          <w:lang w:val="en-US"/>
        </w:rPr>
        <w:instrText>ک</w:instrText>
      </w:r>
      <w:r w:rsidR="00A83668">
        <w:rPr>
          <w:lang w:val="en-US"/>
        </w:rPr>
        <w:instrText xml:space="preserve"> ابزار جد</w:instrText>
      </w:r>
      <w:r w:rsidR="00A83668">
        <w:rPr>
          <w:rFonts w:hint="cs"/>
          <w:lang w:val="en-US"/>
        </w:rPr>
        <w:instrText>ی</w:instrText>
      </w:r>
      <w:r w:rsidR="00A83668">
        <w:rPr>
          <w:rFonts w:hint="eastAsia"/>
          <w:lang w:val="en-US"/>
        </w:rPr>
        <w:instrText>د</w:instrText>
      </w:r>
      <w:r w:rsidR="00A83668">
        <w:rPr>
          <w:lang w:val="en-US"/>
        </w:rPr>
        <w:instrText xml:space="preserve"> برا</w:instrText>
      </w:r>
      <w:r w:rsidR="00A83668">
        <w:rPr>
          <w:rFonts w:hint="cs"/>
          <w:lang w:val="en-US"/>
        </w:rPr>
        <w:instrText>ی</w:instrText>
      </w:r>
      <w:r w:rsidR="00A83668">
        <w:rPr>
          <w:lang w:val="en-US"/>
        </w:rPr>
        <w:instrText xml:space="preserve"> اعتبارسنج</w:instrText>
      </w:r>
      <w:r w:rsidR="00A83668">
        <w:rPr>
          <w:rFonts w:hint="cs"/>
          <w:lang w:val="en-US"/>
        </w:rPr>
        <w:instrText>ی</w:instrText>
      </w:r>
      <w:r w:rsidR="00A83668">
        <w:rPr>
          <w:lang w:val="en-US"/>
        </w:rPr>
        <w:instrText xml:space="preserve"> متقاطع مدل‌ها</w:instrText>
      </w:r>
      <w:r w:rsidR="00A83668">
        <w:rPr>
          <w:rFonts w:hint="cs"/>
          <w:lang w:val="en-US"/>
        </w:rPr>
        <w:instrText>ی</w:instrText>
      </w:r>
      <w:r w:rsidR="00A83668">
        <w:rPr>
          <w:lang w:val="en-US"/>
        </w:rPr>
        <w:instrText xml:space="preserve"> توز</w:instrText>
      </w:r>
      <w:r w:rsidR="00A83668">
        <w:rPr>
          <w:rFonts w:hint="cs"/>
          <w:lang w:val="en-US"/>
        </w:rPr>
        <w:instrText>ی</w:instrText>
      </w:r>
      <w:r w:rsidR="00A83668">
        <w:rPr>
          <w:rFonts w:hint="eastAsia"/>
          <w:lang w:val="en-US"/>
        </w:rPr>
        <w:instrText>ع</w:instrText>
      </w:r>
      <w:r w:rsidR="00A83668">
        <w:rPr>
          <w:lang w:val="en-US"/>
        </w:rPr>
        <w:instrText xml:space="preserve"> گونه‌ها ارائه م</w:instrText>
      </w:r>
      <w:r w:rsidR="00A83668">
        <w:rPr>
          <w:rFonts w:hint="cs"/>
          <w:lang w:val="en-US"/>
        </w:rPr>
        <w:instrText>ی‌</w:instrText>
      </w:r>
      <w:r w:rsidR="00A83668">
        <w:rPr>
          <w:rFonts w:hint="eastAsia"/>
          <w:lang w:val="en-US"/>
        </w:rPr>
        <w:instrText>ده</w:instrText>
      </w:r>
      <w:r w:rsidR="00A83668">
        <w:rPr>
          <w:rFonts w:hint="cs"/>
          <w:lang w:val="en-US"/>
        </w:rPr>
        <w:instrText>ی</w:instrText>
      </w:r>
      <w:r w:rsidR="00A83668">
        <w:rPr>
          <w:rFonts w:hint="eastAsia"/>
          <w:lang w:val="en-US"/>
        </w:rPr>
        <w:instrText>م</w:instrText>
      </w:r>
      <w:r w:rsidR="00A83668">
        <w:rPr>
          <w:lang w:val="en-US"/>
        </w:rPr>
        <w:instrText xml:space="preserve">. </w:instrText>
      </w:r>
      <w:r w:rsidR="00A83668">
        <w:rPr>
          <w:rFonts w:hint="eastAsia"/>
          <w:lang w:val="en-US"/>
        </w:rPr>
        <w:instrText>گرچه</w:instrText>
      </w:r>
      <w:r w:rsidR="00A83668">
        <w:rPr>
          <w:lang w:val="en-US"/>
        </w:rPr>
        <w:instrText xml:space="preserve"> ا</w:instrText>
      </w:r>
      <w:r w:rsidR="00A83668">
        <w:rPr>
          <w:rFonts w:hint="cs"/>
          <w:lang w:val="en-US"/>
        </w:rPr>
        <w:instrText>ی</w:instrText>
      </w:r>
      <w:r w:rsidR="00A83668">
        <w:rPr>
          <w:rFonts w:hint="eastAsia"/>
          <w:lang w:val="en-US"/>
        </w:rPr>
        <w:instrText>ن</w:instrText>
      </w:r>
      <w:r w:rsidR="00A83668">
        <w:rPr>
          <w:lang w:val="en-US"/>
        </w:rPr>
        <w:instrText xml:space="preserve"> کتابخانه با ا</w:instrText>
      </w:r>
      <w:r w:rsidR="00A83668">
        <w:rPr>
          <w:rFonts w:hint="cs"/>
          <w:lang w:val="en-US"/>
        </w:rPr>
        <w:instrText>ی</w:instrText>
      </w:r>
      <w:r w:rsidR="00A83668">
        <w:rPr>
          <w:rFonts w:hint="eastAsia"/>
          <w:lang w:val="en-US"/>
        </w:rPr>
        <w:instrText>ده‌</w:instrText>
      </w:r>
      <w:r w:rsidR="00A83668">
        <w:rPr>
          <w:rFonts w:hint="cs"/>
          <w:lang w:val="en-US"/>
        </w:rPr>
        <w:instrText>ی</w:instrText>
      </w:r>
      <w:r w:rsidR="00A83668">
        <w:rPr>
          <w:lang w:val="en-US"/>
        </w:rPr>
        <w:instrText xml:space="preserve"> مدلساز</w:instrText>
      </w:r>
      <w:r w:rsidR="00A83668">
        <w:rPr>
          <w:rFonts w:hint="cs"/>
          <w:lang w:val="en-US"/>
        </w:rPr>
        <w:instrText>ی</w:instrText>
      </w:r>
      <w:r w:rsidR="00A83668">
        <w:rPr>
          <w:lang w:val="en-US"/>
        </w:rPr>
        <w:instrText xml:space="preserve"> توز</w:instrText>
      </w:r>
      <w:r w:rsidR="00A83668">
        <w:rPr>
          <w:rFonts w:hint="cs"/>
          <w:lang w:val="en-US"/>
        </w:rPr>
        <w:instrText>ی</w:instrText>
      </w:r>
      <w:r w:rsidR="00A83668">
        <w:rPr>
          <w:rFonts w:hint="eastAsia"/>
          <w:lang w:val="en-US"/>
        </w:rPr>
        <w:instrText>ع</w:instrText>
      </w:r>
      <w:r w:rsidR="00A83668">
        <w:rPr>
          <w:lang w:val="en-US"/>
        </w:rPr>
        <w:instrText xml:space="preserve"> گونه‌ها توسعه داده شده است اما م</w:instrText>
      </w:r>
      <w:r w:rsidR="00A83668">
        <w:rPr>
          <w:rFonts w:hint="cs"/>
          <w:lang w:val="en-US"/>
        </w:rPr>
        <w:instrText>ی‌</w:instrText>
      </w:r>
      <w:r w:rsidR="00A83668">
        <w:rPr>
          <w:rFonts w:hint="eastAsia"/>
          <w:lang w:val="en-US"/>
        </w:rPr>
        <w:instrText>تواند</w:instrText>
      </w:r>
      <w:r w:rsidR="00A83668">
        <w:rPr>
          <w:lang w:val="en-US"/>
        </w:rPr>
        <w:instrText xml:space="preserve"> برا</w:instrText>
      </w:r>
      <w:r w:rsidR="00A83668">
        <w:rPr>
          <w:rFonts w:hint="cs"/>
          <w:lang w:val="en-US"/>
        </w:rPr>
        <w:instrText>ی</w:instrText>
      </w:r>
      <w:r w:rsidR="00A83668">
        <w:rPr>
          <w:lang w:val="en-US"/>
        </w:rPr>
        <w:instrText xml:space="preserve"> انواع مدلساز</w:instrText>
      </w:r>
      <w:r w:rsidR="00A83668">
        <w:rPr>
          <w:rFonts w:hint="cs"/>
          <w:lang w:val="en-US"/>
        </w:rPr>
        <w:instrText>ی‌</w:instrText>
      </w:r>
      <w:r w:rsidR="00A83668">
        <w:rPr>
          <w:rFonts w:hint="eastAsia"/>
          <w:lang w:val="en-US"/>
        </w:rPr>
        <w:instrText>ها</w:instrText>
      </w:r>
      <w:r w:rsidR="00A83668">
        <w:rPr>
          <w:rFonts w:hint="cs"/>
          <w:lang w:val="en-US"/>
        </w:rPr>
        <w:instrText>ی</w:instrText>
      </w:r>
      <w:r w:rsidR="00A83668">
        <w:rPr>
          <w:lang w:val="en-US"/>
        </w:rPr>
        <w:instrText xml:space="preserve"> مکان</w:instrText>
      </w:r>
      <w:r w:rsidR="00A83668">
        <w:rPr>
          <w:rFonts w:hint="cs"/>
          <w:lang w:val="en-US"/>
        </w:rPr>
        <w:instrText>ی</w:instrText>
      </w:r>
      <w:r w:rsidR="00A83668">
        <w:rPr>
          <w:lang w:val="en-US"/>
        </w:rPr>
        <w:instrText xml:space="preserve"> ن</w:instrText>
      </w:r>
      <w:r w:rsidR="00A83668">
        <w:rPr>
          <w:rFonts w:hint="cs"/>
          <w:lang w:val="en-US"/>
        </w:rPr>
        <w:instrText>ی</w:instrText>
      </w:r>
      <w:r w:rsidR="00A83668">
        <w:rPr>
          <w:rFonts w:hint="eastAsia"/>
          <w:lang w:val="en-US"/>
        </w:rPr>
        <w:instrText>ز</w:instrText>
      </w:r>
      <w:r w:rsidR="00A83668">
        <w:rPr>
          <w:lang w:val="en-US"/>
        </w:rPr>
        <w:instrText xml:space="preserve"> مورد استفاده قرار گ</w:instrText>
      </w:r>
      <w:r w:rsidR="00A83668">
        <w:rPr>
          <w:rFonts w:hint="cs"/>
          <w:lang w:val="en-US"/>
        </w:rPr>
        <w:instrText>ی</w:instrText>
      </w:r>
      <w:r w:rsidR="00A83668">
        <w:rPr>
          <w:rFonts w:hint="eastAsia"/>
          <w:lang w:val="en-US"/>
        </w:rPr>
        <w:instrText>رد</w:instrText>
      </w:r>
      <w:r w:rsidR="00A83668">
        <w:rPr>
          <w:lang w:val="en-US"/>
        </w:rPr>
        <w:instrText>.                          ا</w:instrText>
      </w:r>
      <w:r w:rsidR="00A83668">
        <w:rPr>
          <w:rFonts w:hint="cs"/>
          <w:lang w:val="en-US"/>
        </w:rPr>
        <w:instrText>ی</w:instrText>
      </w:r>
      <w:r w:rsidR="00A83668">
        <w:rPr>
          <w:rFonts w:hint="eastAsia"/>
          <w:lang w:val="en-US"/>
        </w:rPr>
        <w:instrText>ن</w:instrText>
      </w:r>
      <w:r w:rsidR="00A83668">
        <w:rPr>
          <w:lang w:val="en-US"/>
        </w:rPr>
        <w:instrText xml:space="preserve"> کتابخانه توانا</w:instrText>
      </w:r>
      <w:r w:rsidR="00A83668">
        <w:rPr>
          <w:rFonts w:hint="cs"/>
          <w:lang w:val="en-US"/>
        </w:rPr>
        <w:instrText>یی</w:instrText>
      </w:r>
      <w:r w:rsidR="00A83668">
        <w:rPr>
          <w:lang w:val="en-US"/>
        </w:rPr>
        <w:instrText xml:space="preserve"> ساخت ز</w:instrText>
      </w:r>
      <w:r w:rsidR="00A83668">
        <w:rPr>
          <w:rFonts w:hint="cs"/>
          <w:lang w:val="en-US"/>
        </w:rPr>
        <w:instrText>ی</w:instrText>
      </w:r>
      <w:r w:rsidR="00A83668">
        <w:rPr>
          <w:rFonts w:hint="eastAsia"/>
          <w:lang w:val="en-US"/>
        </w:rPr>
        <w:instrText>رمجموعه‌ها</w:instrText>
      </w:r>
      <w:r w:rsidR="00A83668">
        <w:rPr>
          <w:rFonts w:hint="cs"/>
          <w:lang w:val="en-US"/>
        </w:rPr>
        <w:instrText>ی</w:instrText>
      </w:r>
      <w:r w:rsidR="00A83668">
        <w:rPr>
          <w:lang w:val="en-US"/>
        </w:rPr>
        <w:instrText xml:space="preserve"> مجزا</w:instrText>
      </w:r>
      <w:r w:rsidR="00A83668">
        <w:rPr>
          <w:rFonts w:hint="cs"/>
          <w:lang w:val="en-US"/>
        </w:rPr>
        <w:instrText>ی</w:instrText>
      </w:r>
      <w:r w:rsidR="00A83668">
        <w:rPr>
          <w:lang w:val="en-US"/>
        </w:rPr>
        <w:instrText xml:space="preserve"> مکان</w:instrText>
      </w:r>
      <w:r w:rsidR="00A83668">
        <w:rPr>
          <w:rFonts w:hint="cs"/>
          <w:lang w:val="en-US"/>
        </w:rPr>
        <w:instrText>ی</w:instrText>
      </w:r>
      <w:r w:rsidR="00A83668">
        <w:rPr>
          <w:lang w:val="en-US"/>
        </w:rPr>
        <w:instrText xml:space="preserve"> و مح</w:instrText>
      </w:r>
      <w:r w:rsidR="00A83668">
        <w:rPr>
          <w:rFonts w:hint="cs"/>
          <w:lang w:val="en-US"/>
        </w:rPr>
        <w:instrText>ی</w:instrText>
      </w:r>
      <w:r w:rsidR="00A83668">
        <w:rPr>
          <w:rFonts w:hint="eastAsia"/>
          <w:lang w:val="en-US"/>
        </w:rPr>
        <w:instrText>ط</w:instrText>
      </w:r>
      <w:r w:rsidR="00A83668">
        <w:rPr>
          <w:rFonts w:hint="cs"/>
          <w:lang w:val="en-US"/>
        </w:rPr>
        <w:instrText>ی</w:instrText>
      </w:r>
      <w:r w:rsidR="00A83668">
        <w:rPr>
          <w:lang w:val="en-US"/>
        </w:rPr>
        <w:instrText xml:space="preserve"> از داده‌ها را دارد و همچن</w:instrText>
      </w:r>
      <w:r w:rsidR="00A83668">
        <w:rPr>
          <w:rFonts w:hint="cs"/>
          <w:lang w:val="en-US"/>
        </w:rPr>
        <w:instrText>ی</w:instrText>
      </w:r>
      <w:r w:rsidR="00A83668">
        <w:rPr>
          <w:rFonts w:hint="eastAsia"/>
          <w:lang w:val="en-US"/>
        </w:rPr>
        <w:instrText>ن</w:instrText>
      </w:r>
      <w:r w:rsidR="00A83668">
        <w:rPr>
          <w:lang w:val="en-US"/>
        </w:rPr>
        <w:instrText xml:space="preserve"> شام</w:instrText>
      </w:r>
      <w:r w:rsidR="00A83668">
        <w:rPr>
          <w:rFonts w:hint="eastAsia"/>
          <w:lang w:val="en-US"/>
        </w:rPr>
        <w:instrText>ل</w:instrText>
      </w:r>
      <w:r w:rsidR="00A83668">
        <w:rPr>
          <w:lang w:val="en-US"/>
        </w:rPr>
        <w:instrText xml:space="preserve"> ابزار</w:instrText>
      </w:r>
      <w:r w:rsidR="00A83668">
        <w:rPr>
          <w:rFonts w:hint="cs"/>
          <w:lang w:val="en-US"/>
        </w:rPr>
        <w:instrText>ی</w:instrText>
      </w:r>
      <w:r w:rsidR="00A83668">
        <w:rPr>
          <w:lang w:val="en-US"/>
        </w:rPr>
        <w:instrText xml:space="preserve"> برا</w:instrText>
      </w:r>
      <w:r w:rsidR="00A83668">
        <w:rPr>
          <w:rFonts w:hint="cs"/>
          <w:lang w:val="en-US"/>
        </w:rPr>
        <w:instrText>ی</w:instrText>
      </w:r>
      <w:r w:rsidR="00A83668">
        <w:rPr>
          <w:lang w:val="en-US"/>
        </w:rPr>
        <w:instrText xml:space="preserve"> اندازه‌گ</w:instrText>
      </w:r>
      <w:r w:rsidR="00A83668">
        <w:rPr>
          <w:rFonts w:hint="cs"/>
          <w:lang w:val="en-US"/>
        </w:rPr>
        <w:instrText>ی</w:instrText>
      </w:r>
      <w:r w:rsidR="00A83668">
        <w:rPr>
          <w:rFonts w:hint="eastAsia"/>
          <w:lang w:val="en-US"/>
        </w:rPr>
        <w:instrText>ر</w:instrText>
      </w:r>
      <w:r w:rsidR="00A83668">
        <w:rPr>
          <w:rFonts w:hint="cs"/>
          <w:lang w:val="en-US"/>
        </w:rPr>
        <w:instrText>ی</w:instrText>
      </w:r>
      <w:r w:rsidR="00A83668">
        <w:rPr>
          <w:lang w:val="en-US"/>
        </w:rPr>
        <w:instrText xml:space="preserve"> دامنه تاث</w:instrText>
      </w:r>
      <w:r w:rsidR="00A83668">
        <w:rPr>
          <w:rFonts w:hint="cs"/>
          <w:lang w:val="en-US"/>
        </w:rPr>
        <w:instrText>ی</w:instrText>
      </w:r>
      <w:r w:rsidR="00A83668">
        <w:rPr>
          <w:rFonts w:hint="eastAsia"/>
          <w:lang w:val="en-US"/>
        </w:rPr>
        <w:instrText>ر</w:instrText>
      </w:r>
      <w:r w:rsidR="00A83668">
        <w:rPr>
          <w:lang w:val="en-US"/>
        </w:rPr>
        <w:instrText xml:space="preserve"> خودهمبستگ</w:instrText>
      </w:r>
      <w:r w:rsidR="00A83668">
        <w:rPr>
          <w:rFonts w:hint="cs"/>
          <w:lang w:val="en-US"/>
        </w:rPr>
        <w:instrText>ی</w:instrText>
      </w:r>
      <w:r w:rsidR="00A83668">
        <w:rPr>
          <w:lang w:val="en-US"/>
        </w:rPr>
        <w:instrText xml:space="preserve"> مکان</w:instrText>
      </w:r>
      <w:r w:rsidR="00A83668">
        <w:rPr>
          <w:rFonts w:hint="cs"/>
          <w:lang w:val="en-US"/>
        </w:rPr>
        <w:instrText>ی</w:instrText>
      </w:r>
      <w:r w:rsidR="00A83668">
        <w:rPr>
          <w:lang w:val="en-US"/>
        </w:rPr>
        <w:instrText xml:space="preserve"> در متغ</w:instrText>
      </w:r>
      <w:r w:rsidR="00A83668">
        <w:rPr>
          <w:rFonts w:hint="cs"/>
          <w:lang w:val="en-US"/>
        </w:rPr>
        <w:instrText>ی</w:instrText>
      </w:r>
      <w:r w:rsidR="00A83668">
        <w:rPr>
          <w:rFonts w:hint="eastAsia"/>
          <w:lang w:val="en-US"/>
        </w:rPr>
        <w:instrText>رها</w:instrText>
      </w:r>
      <w:r w:rsidR="00A83668">
        <w:rPr>
          <w:rFonts w:hint="cs"/>
          <w:lang w:val="en-US"/>
        </w:rPr>
        <w:instrText>ی</w:instrText>
      </w:r>
      <w:r w:rsidR="00A83668">
        <w:rPr>
          <w:lang w:val="en-US"/>
        </w:rPr>
        <w:instrText xml:space="preserve"> پ</w:instrText>
      </w:r>
      <w:r w:rsidR="00A83668">
        <w:rPr>
          <w:rFonts w:hint="cs"/>
          <w:lang w:val="en-US"/>
        </w:rPr>
        <w:instrText>ی</w:instrText>
      </w:r>
      <w:r w:rsidR="00A83668">
        <w:rPr>
          <w:rFonts w:hint="eastAsia"/>
          <w:lang w:val="en-US"/>
        </w:rPr>
        <w:instrText>شب</w:instrText>
      </w:r>
      <w:r w:rsidR="00A83668">
        <w:rPr>
          <w:rFonts w:hint="cs"/>
          <w:lang w:val="en-US"/>
        </w:rPr>
        <w:instrText>ی</w:instrText>
      </w:r>
      <w:r w:rsidR="00A83668">
        <w:rPr>
          <w:rFonts w:hint="eastAsia"/>
          <w:lang w:val="en-US"/>
        </w:rPr>
        <w:instrText>ن</w:instrText>
      </w:r>
      <w:r w:rsidR="00A83668">
        <w:rPr>
          <w:rFonts w:hint="cs"/>
          <w:lang w:val="en-US"/>
        </w:rPr>
        <w:instrText>ی‌</w:instrText>
      </w:r>
      <w:r w:rsidR="00A83668">
        <w:rPr>
          <w:rFonts w:hint="eastAsia"/>
          <w:lang w:val="en-US"/>
        </w:rPr>
        <w:instrText>کننده</w:instrText>
      </w:r>
      <w:r w:rsidR="00A83668">
        <w:rPr>
          <w:lang w:val="en-US"/>
        </w:rPr>
        <w:instrText xml:space="preserve"> م</w:instrText>
      </w:r>
      <w:r w:rsidR="00A83668">
        <w:rPr>
          <w:rFonts w:hint="cs"/>
          <w:lang w:val="en-US"/>
        </w:rPr>
        <w:instrText>ی‌</w:instrText>
      </w:r>
      <w:r w:rsidR="00A83668">
        <w:rPr>
          <w:rFonts w:hint="eastAsia"/>
          <w:lang w:val="en-US"/>
        </w:rPr>
        <w:instrText>باشد</w:instrText>
      </w:r>
      <w:r w:rsidR="00A83668">
        <w:rPr>
          <w:lang w:val="en-US"/>
        </w:rPr>
        <w:instrText xml:space="preserve"> که به کاربر د</w:instrText>
      </w:r>
      <w:r w:rsidR="00A83668">
        <w:rPr>
          <w:rFonts w:hint="cs"/>
          <w:lang w:val="en-US"/>
        </w:rPr>
        <w:instrText>ی</w:instrText>
      </w:r>
      <w:r w:rsidR="00A83668">
        <w:rPr>
          <w:rFonts w:hint="eastAsia"/>
          <w:lang w:val="en-US"/>
        </w:rPr>
        <w:instrText>دگاه</w:instrText>
      </w:r>
      <w:r w:rsidR="00A83668">
        <w:rPr>
          <w:lang w:val="en-US"/>
        </w:rPr>
        <w:instrText xml:space="preserve"> بهتر</w:instrText>
      </w:r>
      <w:r w:rsidR="00A83668">
        <w:rPr>
          <w:rFonts w:hint="cs"/>
          <w:lang w:val="en-US"/>
        </w:rPr>
        <w:instrText>ی</w:instrText>
      </w:r>
      <w:r w:rsidR="00A83668">
        <w:rPr>
          <w:lang w:val="en-US"/>
        </w:rPr>
        <w:instrText xml:space="preserve"> از ساختار مکان</w:instrText>
      </w:r>
      <w:r w:rsidR="00A83668">
        <w:rPr>
          <w:rFonts w:hint="cs"/>
          <w:lang w:val="en-US"/>
        </w:rPr>
        <w:instrText>ی</w:instrText>
      </w:r>
      <w:r w:rsidR="00A83668">
        <w:rPr>
          <w:lang w:val="en-US"/>
        </w:rPr>
        <w:instrText xml:space="preserve"> ا</w:instrText>
      </w:r>
      <w:r w:rsidR="00A83668">
        <w:rPr>
          <w:rFonts w:hint="cs"/>
          <w:lang w:val="en-US"/>
        </w:rPr>
        <w:instrText>ی</w:instrText>
      </w:r>
      <w:r w:rsidR="00A83668">
        <w:rPr>
          <w:rFonts w:hint="eastAsia"/>
          <w:lang w:val="en-US"/>
        </w:rPr>
        <w:instrText>ن</w:instrText>
      </w:r>
      <w:r w:rsidR="00A83668">
        <w:rPr>
          <w:lang w:val="en-US"/>
        </w:rPr>
        <w:instrText xml:space="preserve"> داده‌ها را م</w:instrText>
      </w:r>
      <w:r w:rsidR="00A83668">
        <w:rPr>
          <w:rFonts w:hint="cs"/>
          <w:lang w:val="en-US"/>
        </w:rPr>
        <w:instrText>ی‌</w:instrText>
      </w:r>
      <w:r w:rsidR="00A83668">
        <w:rPr>
          <w:rFonts w:hint="eastAsia"/>
          <w:lang w:val="en-US"/>
        </w:rPr>
        <w:instrText>دهد</w:instrText>
      </w:r>
      <w:r w:rsidR="00A83668">
        <w:rPr>
          <w:lang w:val="en-US"/>
        </w:rPr>
        <w:instrText>. ا</w:instrText>
      </w:r>
      <w:r w:rsidR="00A83668">
        <w:rPr>
          <w:rFonts w:hint="cs"/>
          <w:lang w:val="en-US"/>
        </w:rPr>
        <w:instrText>ی</w:instrText>
      </w:r>
      <w:r w:rsidR="00A83668">
        <w:rPr>
          <w:rFonts w:hint="eastAsia"/>
          <w:lang w:val="en-US"/>
        </w:rPr>
        <w:instrText>ن</w:instrText>
      </w:r>
      <w:r w:rsidR="00A83668">
        <w:rPr>
          <w:lang w:val="en-US"/>
        </w:rPr>
        <w:instrText xml:space="preserve"> کتابخانه دارا</w:instrText>
      </w:r>
      <w:r w:rsidR="00A83668">
        <w:rPr>
          <w:rFonts w:hint="cs"/>
          <w:lang w:val="en-US"/>
        </w:rPr>
        <w:instrText>ی</w:instrText>
      </w:r>
      <w:r w:rsidR="00A83668">
        <w:rPr>
          <w:lang w:val="en-US"/>
        </w:rPr>
        <w:instrText xml:space="preserve"> ابزارها</w:instrText>
      </w:r>
      <w:r w:rsidR="00A83668">
        <w:rPr>
          <w:rFonts w:hint="cs"/>
          <w:lang w:val="en-US"/>
        </w:rPr>
        <w:instrText>ی</w:instrText>
      </w:r>
      <w:r w:rsidR="00A83668">
        <w:rPr>
          <w:lang w:val="en-US"/>
        </w:rPr>
        <w:instrText xml:space="preserve"> گراف</w:instrText>
      </w:r>
      <w:r w:rsidR="00A83668">
        <w:rPr>
          <w:rFonts w:hint="cs"/>
          <w:lang w:val="en-US"/>
        </w:rPr>
        <w:instrText>ی</w:instrText>
      </w:r>
      <w:r w:rsidR="00A83668">
        <w:rPr>
          <w:rFonts w:hint="eastAsia"/>
          <w:lang w:val="en-US"/>
        </w:rPr>
        <w:instrText>ک</w:instrText>
      </w:r>
      <w:r w:rsidR="00A83668">
        <w:rPr>
          <w:rFonts w:hint="cs"/>
          <w:lang w:val="en-US"/>
        </w:rPr>
        <w:instrText>ی</w:instrText>
      </w:r>
      <w:r w:rsidR="00A83668">
        <w:rPr>
          <w:lang w:val="en-US"/>
        </w:rPr>
        <w:instrText xml:space="preserve"> برا</w:instrText>
      </w:r>
      <w:r w:rsidR="00A83668">
        <w:rPr>
          <w:rFonts w:hint="cs"/>
          <w:lang w:val="en-US"/>
        </w:rPr>
        <w:instrText>ی</w:instrText>
      </w:r>
      <w:r w:rsidR="00A83668">
        <w:rPr>
          <w:lang w:val="en-US"/>
        </w:rPr>
        <w:instrText xml:space="preserve"> بررس</w:instrText>
      </w:r>
      <w:r w:rsidR="00A83668">
        <w:rPr>
          <w:rFonts w:hint="cs"/>
          <w:lang w:val="en-US"/>
        </w:rPr>
        <w:instrText>ی</w:instrText>
      </w:r>
      <w:r w:rsidR="00A83668">
        <w:rPr>
          <w:lang w:val="en-US"/>
        </w:rPr>
        <w:instrText xml:space="preserve"> و ساخت بلاک‌ها</w:instrText>
      </w:r>
      <w:r w:rsidR="00A83668">
        <w:rPr>
          <w:rFonts w:hint="cs"/>
          <w:lang w:val="en-US"/>
        </w:rPr>
        <w:instrText>ی</w:instrText>
      </w:r>
      <w:r w:rsidR="00A83668">
        <w:rPr>
          <w:lang w:val="en-US"/>
        </w:rPr>
        <w:instrText xml:space="preserve"> مکان</w:instrText>
      </w:r>
      <w:r w:rsidR="00A83668">
        <w:rPr>
          <w:rFonts w:hint="cs"/>
          <w:lang w:val="en-US"/>
        </w:rPr>
        <w:instrText>ی</w:instrText>
      </w:r>
      <w:r w:rsidR="00A83668">
        <w:rPr>
          <w:lang w:val="en-US"/>
        </w:rPr>
        <w:instrText xml:space="preserve"> ن</w:instrText>
      </w:r>
      <w:r w:rsidR="00A83668">
        <w:rPr>
          <w:rFonts w:hint="cs"/>
          <w:lang w:val="en-US"/>
        </w:rPr>
        <w:instrText>ی</w:instrText>
      </w:r>
      <w:r w:rsidR="00A83668">
        <w:rPr>
          <w:rFonts w:hint="eastAsia"/>
          <w:lang w:val="en-US"/>
        </w:rPr>
        <w:instrText>ز</w:instrText>
      </w:r>
      <w:r w:rsidR="00A83668">
        <w:rPr>
          <w:lang w:val="en-US"/>
        </w:rPr>
        <w:instrText xml:space="preserve"> م</w:instrText>
      </w:r>
      <w:r w:rsidR="00A83668">
        <w:rPr>
          <w:rFonts w:hint="cs"/>
          <w:lang w:val="en-US"/>
        </w:rPr>
        <w:instrText>ی‌</w:instrText>
      </w:r>
      <w:r w:rsidR="00A83668">
        <w:rPr>
          <w:rFonts w:hint="eastAsia"/>
          <w:lang w:val="en-US"/>
        </w:rPr>
        <w:instrText>باشد</w:instrText>
      </w:r>
      <w:r w:rsidR="00A83668">
        <w:rPr>
          <w:lang w:val="en-US"/>
        </w:rPr>
        <w:instrText>.                            کتابخانه block               CV               مدل‌سازان را قادر م</w:instrText>
      </w:r>
      <w:r w:rsidR="00A83668">
        <w:rPr>
          <w:rFonts w:hint="cs"/>
          <w:lang w:val="en-US"/>
        </w:rPr>
        <w:instrText>ی‌</w:instrText>
      </w:r>
      <w:r w:rsidR="00A83668">
        <w:rPr>
          <w:rFonts w:hint="eastAsia"/>
          <w:lang w:val="en-US"/>
        </w:rPr>
        <w:instrText>سازد</w:instrText>
      </w:r>
      <w:r w:rsidR="00A83668">
        <w:rPr>
          <w:lang w:val="en-US"/>
        </w:rPr>
        <w:instrText xml:space="preserve"> که دامنه وس</w:instrText>
      </w:r>
      <w:r w:rsidR="00A83668">
        <w:rPr>
          <w:rFonts w:hint="cs"/>
          <w:lang w:val="en-US"/>
        </w:rPr>
        <w:instrText>ی</w:instrText>
      </w:r>
      <w:r w:rsidR="00A83668">
        <w:rPr>
          <w:rFonts w:hint="eastAsia"/>
          <w:lang w:val="en-US"/>
        </w:rPr>
        <w:instrText>ع‌تر</w:instrText>
      </w:r>
      <w:r w:rsidR="00A83668">
        <w:rPr>
          <w:rFonts w:hint="cs"/>
          <w:lang w:val="en-US"/>
        </w:rPr>
        <w:instrText>ی</w:instrText>
      </w:r>
      <w:r w:rsidR="00A83668">
        <w:rPr>
          <w:lang w:val="en-US"/>
        </w:rPr>
        <w:instrText xml:space="preserve"> از روش‌ها</w:instrText>
      </w:r>
      <w:r w:rsidR="00A83668">
        <w:rPr>
          <w:rFonts w:hint="cs"/>
          <w:lang w:val="en-US"/>
        </w:rPr>
        <w:instrText>ی</w:instrText>
      </w:r>
      <w:r w:rsidR="00A83668">
        <w:rPr>
          <w:lang w:val="en-US"/>
        </w:rPr>
        <w:instrText xml:space="preserve"> اعتبارسنج</w:instrText>
      </w:r>
      <w:r w:rsidR="00A83668">
        <w:rPr>
          <w:rFonts w:hint="cs"/>
          <w:lang w:val="en-US"/>
        </w:rPr>
        <w:instrText>ی</w:instrText>
      </w:r>
      <w:r w:rsidR="00A83668">
        <w:rPr>
          <w:lang w:val="en-US"/>
        </w:rPr>
        <w:instrText xml:space="preserve"> را بکار گ</w:instrText>
      </w:r>
      <w:r w:rsidR="00A83668">
        <w:rPr>
          <w:rFonts w:hint="cs"/>
          <w:lang w:val="en-US"/>
        </w:rPr>
        <w:instrText>ی</w:instrText>
      </w:r>
      <w:r w:rsidR="00A83668">
        <w:rPr>
          <w:rFonts w:hint="eastAsia"/>
          <w:lang w:val="en-US"/>
        </w:rPr>
        <w:instrText>رند</w:instrText>
      </w:r>
      <w:r w:rsidR="00A83668">
        <w:rPr>
          <w:lang w:val="en-US"/>
        </w:rPr>
        <w:instrText xml:space="preserve"> و همچن</w:instrText>
      </w:r>
      <w:r w:rsidR="00A83668">
        <w:rPr>
          <w:rFonts w:hint="cs"/>
          <w:lang w:val="en-US"/>
        </w:rPr>
        <w:instrText>ی</w:instrText>
      </w:r>
      <w:r w:rsidR="00A83668">
        <w:rPr>
          <w:rFonts w:hint="eastAsia"/>
          <w:lang w:val="en-US"/>
        </w:rPr>
        <w:instrText>ن</w:instrText>
      </w:r>
      <w:r w:rsidR="00A83668">
        <w:rPr>
          <w:lang w:val="en-US"/>
        </w:rPr>
        <w:instrText xml:space="preserve"> درباره تاث</w:instrText>
      </w:r>
      <w:r w:rsidR="00A83668">
        <w:rPr>
          <w:rFonts w:hint="cs"/>
          <w:lang w:val="en-US"/>
        </w:rPr>
        <w:instrText>ی</w:instrText>
      </w:r>
      <w:r w:rsidR="00A83668">
        <w:rPr>
          <w:rFonts w:hint="eastAsia"/>
          <w:lang w:val="en-US"/>
        </w:rPr>
        <w:instrText>رات</w:instrText>
      </w:r>
      <w:r w:rsidR="00A83668">
        <w:rPr>
          <w:lang w:val="en-US"/>
        </w:rPr>
        <w:instrText xml:space="preserve"> روش‌ها</w:instrText>
      </w:r>
      <w:r w:rsidR="00A83668">
        <w:rPr>
          <w:rFonts w:hint="cs"/>
          <w:lang w:val="en-US"/>
        </w:rPr>
        <w:instrText>ی</w:instrText>
      </w:r>
      <w:r w:rsidR="00A83668">
        <w:rPr>
          <w:lang w:val="en-US"/>
        </w:rPr>
        <w:instrText xml:space="preserve"> مختلف اعتبارسنج</w:instrText>
      </w:r>
      <w:r w:rsidR="00A83668">
        <w:rPr>
          <w:rFonts w:hint="cs"/>
          <w:lang w:val="en-US"/>
        </w:rPr>
        <w:instrText>ی</w:instrText>
      </w:r>
      <w:r w:rsidR="00A83668">
        <w:rPr>
          <w:lang w:val="en-US"/>
        </w:rPr>
        <w:instrText xml:space="preserve"> بر درک بهتر ما از قدرت پ</w:instrText>
      </w:r>
      <w:r w:rsidR="00A83668">
        <w:rPr>
          <w:rFonts w:hint="cs"/>
          <w:lang w:val="en-US"/>
        </w:rPr>
        <w:instrText>ی</w:instrText>
      </w:r>
      <w:r w:rsidR="00A83668">
        <w:rPr>
          <w:rFonts w:hint="eastAsia"/>
          <w:lang w:val="en-US"/>
        </w:rPr>
        <w:instrText>شب</w:instrText>
      </w:r>
      <w:r w:rsidR="00A83668">
        <w:rPr>
          <w:rFonts w:hint="cs"/>
          <w:lang w:val="en-US"/>
        </w:rPr>
        <w:instrText>ی</w:instrText>
      </w:r>
      <w:r w:rsidR="00A83668">
        <w:rPr>
          <w:rFonts w:hint="eastAsia"/>
          <w:lang w:val="en-US"/>
        </w:rPr>
        <w:instrText>ن</w:instrText>
      </w:r>
      <w:r w:rsidR="00A83668">
        <w:rPr>
          <w:rFonts w:hint="cs"/>
          <w:lang w:val="en-US"/>
        </w:rPr>
        <w:instrText>ی</w:instrText>
      </w:r>
      <w:r w:rsidR="00A83668">
        <w:rPr>
          <w:lang w:val="en-US"/>
        </w:rPr>
        <w:instrText xml:space="preserve"> مدل‌ها</w:instrText>
      </w:r>
      <w:r w:rsidR="00A83668">
        <w:rPr>
          <w:rFonts w:hint="cs"/>
          <w:lang w:val="en-US"/>
        </w:rPr>
        <w:instrText>ی</w:instrText>
      </w:r>
      <w:r w:rsidR="00A83668">
        <w:rPr>
          <w:lang w:val="en-US"/>
        </w:rPr>
        <w:instrText xml:space="preserve"> توز</w:instrText>
      </w:r>
      <w:r w:rsidR="00A83668">
        <w:rPr>
          <w:rFonts w:hint="cs"/>
          <w:lang w:val="en-US"/>
        </w:rPr>
        <w:instrText>ی</w:instrText>
      </w:r>
      <w:r w:rsidR="00A83668">
        <w:rPr>
          <w:rFonts w:hint="eastAsia"/>
          <w:lang w:val="en-US"/>
        </w:rPr>
        <w:instrText>ع</w:instrText>
      </w:r>
      <w:r w:rsidR="00A83668">
        <w:rPr>
          <w:lang w:val="en-US"/>
        </w:rPr>
        <w:instrText xml:space="preserve"> گونه‌ها کمک م</w:instrText>
      </w:r>
      <w:r w:rsidR="00A83668">
        <w:rPr>
          <w:rFonts w:hint="cs"/>
          <w:lang w:val="en-US"/>
        </w:rPr>
        <w:instrText>ی‌</w:instrText>
      </w:r>
      <w:r w:rsidR="00A83668">
        <w:rPr>
          <w:rFonts w:hint="eastAsia"/>
          <w:lang w:val="en-US"/>
        </w:rPr>
        <w:instrText>کند</w:instrText>
      </w:r>
      <w:r w:rsidR="00A83668">
        <w:rPr>
          <w:lang w:val="en-US"/>
        </w:rPr>
        <w:instrText xml:space="preserve">.","container-title":"Methods in Ecology and Evolution","DOI":"10.1111/2041-210X.13107","ISSN":"2041-210X, 2041-210X","issue":"2","journalAbbreviation":"Methods in Ecology and Evolution","language":"en","page":"225-232","title":"block CV : An r package for generating spatially or environmentally separated folds for k </w:instrText>
      </w:r>
      <w:r w:rsidR="00A83668">
        <w:rPr>
          <w:rFonts w:ascii="Cambria Math" w:hAnsi="Cambria Math" w:cs="Cambria Math"/>
          <w:lang w:val="en-US"/>
        </w:rPr>
        <w:instrText>‐</w:instrText>
      </w:r>
      <w:r w:rsidR="00A83668">
        <w:rPr>
          <w:lang w:val="en-US"/>
        </w:rPr>
        <w:instrText>fold cross</w:instrText>
      </w:r>
      <w:r w:rsidR="00A83668">
        <w:rPr>
          <w:rFonts w:ascii="Cambria Math" w:hAnsi="Cambria Math" w:cs="Cambria Math"/>
          <w:lang w:val="en-US"/>
        </w:rPr>
        <w:instrText>‐</w:instrText>
      </w:r>
      <w:r w:rsidR="00A83668">
        <w:rPr>
          <w:lang w:val="en-US"/>
        </w:rPr>
        <w:instrText>validation of species distribution models","volume":"10","author":[{"family":"Valavi","given":"Roozbeh"},{"family":"Elith","given":"Jane"},{"family":"Lahoz</w:instrText>
      </w:r>
      <w:r w:rsidR="00A83668">
        <w:rPr>
          <w:rFonts w:ascii="Cambria Math" w:hAnsi="Cambria Math" w:cs="Cambria Math"/>
          <w:lang w:val="en-US"/>
        </w:rPr>
        <w:instrText>‐</w:instrText>
      </w:r>
      <w:r w:rsidR="00A83668">
        <w:rPr>
          <w:lang w:val="en-US"/>
        </w:rPr>
        <w:instrText>Monfort","given":"José J."},{"family":"Guillera</w:instrText>
      </w:r>
      <w:r w:rsidR="00A83668">
        <w:rPr>
          <w:rFonts w:ascii="Cambria Math" w:hAnsi="Cambria Math" w:cs="Cambria Math"/>
          <w:lang w:val="en-US"/>
        </w:rPr>
        <w:instrText>‐</w:instrText>
      </w:r>
      <w:r w:rsidR="00A83668">
        <w:rPr>
          <w:lang w:val="en-US"/>
        </w:rPr>
        <w:instrText xml:space="preserve">Arroita","given":"Gurutzeta"}],"issued":{"date-parts":[["2019"]]}}}],"schema":"https://github.com/citation-style-language/schema/raw/master/csl-citation.json"} </w:instrText>
      </w:r>
      <w:r>
        <w:rPr>
          <w:lang w:val="en-US"/>
        </w:rPr>
        <w:fldChar w:fldCharType="separate"/>
      </w:r>
      <w:r>
        <w:rPr>
          <w:noProof/>
          <w:lang w:val="en-US"/>
        </w:rPr>
        <w:t>Valavi et al., 2019)</w:t>
      </w:r>
      <w:r>
        <w:rPr>
          <w:lang w:val="en-US"/>
        </w:rPr>
        <w:fldChar w:fldCharType="end"/>
      </w:r>
      <w:r>
        <w:rPr>
          <w:lang w:val="en-US"/>
        </w:rPr>
        <w:t xml:space="preserve"> with a block size of 270 km, exceeding the largest estimated spatial range across species. Predictive performance is reported using Spearman rho, AUC, TSS and the uniform AUC (uAUC; </w:t>
      </w:r>
      <w:r>
        <w:rPr>
          <w:lang w:val="en-US"/>
        </w:rPr>
        <w:fldChar w:fldCharType="begin"/>
      </w:r>
      <w:r w:rsidR="00A83668">
        <w:rPr>
          <w:lang w:val="en-US"/>
        </w:rPr>
        <w:instrText xml:space="preserve"> ADDIN ZOTERO_ITEM CSL_CITATION {"citationID":"YdtzUjac","properties":{"formattedCitation":"(Jim\\uc0\\u233{}nez\\uc0\\u8208{}Valverde, 2022)","plainCitation":"(Jiménez</w:instrText>
      </w:r>
      <w:r w:rsidR="00A83668">
        <w:rPr>
          <w:rFonts w:ascii="Cambria Math" w:hAnsi="Cambria Math" w:cs="Cambria Math"/>
          <w:lang w:val="en-US"/>
        </w:rPr>
        <w:instrText>‐</w:instrText>
      </w:r>
      <w:r w:rsidR="00A83668">
        <w:rPr>
          <w:lang w:val="en-US"/>
        </w:rPr>
        <w:instrText>Valverde, 2022)","dontUpdate":true,"noteIndex":0},"citationItems":[{"id":"pbK1OzMh/zxBttrsQ","uris":["http://zotero.org/users/1446070/items/ZQDUVC53"],"itemData":{"id":5028,"type":"article-journal","abstract":"Abstract\n            \n              \n                \n                  \n                    Species distribution models use occurrence data of the focus species together with environmental variables to estimate a habitat suitability score. Typically, the discrimination capacity of the models, that is, how good the instances of presence and absence are correctly classified, is assessed with statistics such as the area under the receiver operating characteristic curve (\n                    AUC\n                    ). However, the value of any discrimination statistic depends on the distribution of the suitability scores in the evaluation dataset, the so</w:instrText>
      </w:r>
      <w:r w:rsidR="00A83668">
        <w:rPr>
          <w:rFonts w:ascii="Cambria Math" w:hAnsi="Cambria Math" w:cs="Cambria Math"/>
          <w:lang w:val="en-US"/>
        </w:rPr>
        <w:instrText>‐</w:instrText>
      </w:r>
      <w:r w:rsidR="00A83668">
        <w:rPr>
          <w:lang w:val="en-US"/>
        </w:rPr>
        <w:instrText>called representativeness effect. For example, the same well</w:instrText>
      </w:r>
      <w:r w:rsidR="00A83668">
        <w:rPr>
          <w:rFonts w:ascii="Cambria Math" w:hAnsi="Cambria Math" w:cs="Cambria Math"/>
          <w:lang w:val="en-US"/>
        </w:rPr>
        <w:instrText>‐</w:instrText>
      </w:r>
      <w:r w:rsidR="00A83668">
        <w:rPr>
          <w:lang w:val="en-US"/>
        </w:rPr>
        <w:instrText>calibrated model evaluated with two datasets, one set with mostly intermediate predicted values (around 0.5) and another set in which most cases have extreme predicted values (close to 0 and close to 1), will yield low (towards 0.5) and high (towards 1)\n                    AUC\n                    values, respectively. Thus, discrimination values are entirely context dependent and cannot be directly compare between datasets because they are not intrinsic measures of a model’s performance.\n                  \n                \n                \n                  \n                    In this contribution, I propose a methodology based on stratified bootstrapping with an inverse probability weighting that makes the distribution of the suitability values uniform and harmonizes the\n                    AUC\n                    so that the so</w:instrText>
      </w:r>
      <w:r w:rsidR="00A83668">
        <w:rPr>
          <w:rFonts w:ascii="Cambria Math" w:hAnsi="Cambria Math" w:cs="Cambria Math"/>
          <w:lang w:val="en-US"/>
        </w:rPr>
        <w:instrText>‐</w:instrText>
      </w:r>
      <w:r w:rsidR="00A83668">
        <w:rPr>
          <w:lang w:val="en-US"/>
        </w:rPr>
        <w:instrText>called\n                    uAUC\n                    can now be compared between different datasets. I run simulations considering a range of sample sizes and different initial distributions of the suitability values to validate the method. I apply the method to an empirical exercise, and implement it in the\n                    R\n                    package\n                    vandalico\n                    .\n                  \n                \n                \n                  \n                    Although I mainly focused on the\n                    AUC\n                    , the harmonization procedure can be applied to any other discrimination measure that is prevalence independent in a strict mathematical sense, such as the sensitivity star (\n                    Se*\n                    ). To provide accurate estimations, it is important to have a high</w:instrText>
      </w:r>
      <w:r w:rsidR="00A83668">
        <w:rPr>
          <w:rFonts w:ascii="Cambria Math" w:hAnsi="Cambria Math" w:cs="Cambria Math"/>
          <w:lang w:val="en-US"/>
        </w:rPr>
        <w:instrText>‐</w:instrText>
      </w:r>
      <w:r w:rsidR="00A83668">
        <w:rPr>
          <w:lang w:val="en-US"/>
        </w:rPr>
        <w:instrText>quality evaluation dataset, that is, a dataset that covers the whole spectrum of suitability values and a minimum sample size of at least 150 cases.\n                  \n                \n                \n                  Further research is needed to develop a method to estimate reliable confidence intervals. I expect the harmonization methodology proposed here to be of interest in other research areas (besides ecology) that deal with discrimination/classification problems.","container-title":"Methods in Ecology and Evolution","DOI":"10.1111/2041-210X.13826","ISSN":"2041-210X, 2041-210X","issue":"6","journalAbbreviation":"Methods Ecol Evol","language":"en","page":"1224-1236","source":"DOI.org (Crossref)","title":"The uniform AUC: Dealing with the representativeness effect in presence–absence models","title-short":"The uniform AUC","volume":"13","author":[{"family":"Jiménez</w:instrText>
      </w:r>
      <w:r w:rsidR="00A83668">
        <w:rPr>
          <w:rFonts w:ascii="Cambria Math" w:hAnsi="Cambria Math" w:cs="Cambria Math"/>
          <w:lang w:val="en-US"/>
        </w:rPr>
        <w:instrText>‐</w:instrText>
      </w:r>
      <w:r w:rsidR="00A83668">
        <w:rPr>
          <w:lang w:val="en-US"/>
        </w:rPr>
        <w:instrText xml:space="preserve">Valverde","given":"Alberto"}],"issued":{"date-parts":[["2022",6]]}}}],"schema":"https://github.com/citation-style-language/schema/raw/master/csl-citation.json"} </w:instrText>
      </w:r>
      <w:r>
        <w:rPr>
          <w:lang w:val="en-US"/>
        </w:rPr>
        <w:fldChar w:fldCharType="separate"/>
      </w:r>
      <w:r w:rsidRPr="00FB794F">
        <w:rPr>
          <w:szCs w:val="24"/>
          <w:lang w:val="en-US"/>
        </w:rPr>
        <w:t>Jiménez‐Valverde, 2022)</w:t>
      </w:r>
      <w:r>
        <w:rPr>
          <w:lang w:val="en-US"/>
        </w:rPr>
        <w:fldChar w:fldCharType="end"/>
      </w:r>
      <w:r>
        <w:rPr>
          <w:lang w:val="en-US"/>
        </w:rPr>
        <w:t xml:space="preserve">, which corrects for the representativeness effect that inflates standard AUC when prevalence is low and makes discrimination statistics non-comparable across species. External validation is restricted to </w:t>
      </w:r>
      <w:r>
        <w:t>ψ</w:t>
      </w:r>
      <w:r>
        <w:rPr>
          <w:lang w:val="en-US"/>
        </w:rPr>
        <w:t>₁; transition rates have no equivalent independent benchmark at the 5-km grid-cell scale.</w:t>
      </w:r>
    </w:p>
    <w:p w14:paraId="483F3655" w14:textId="77777777" w:rsidR="002F0426" w:rsidRPr="00ED07E5" w:rsidRDefault="00070F70" w:rsidP="00672FC6">
      <w:pPr>
        <w:spacing w:before="80" w:after="80" w:line="360" w:lineRule="auto"/>
        <w:jc w:val="both"/>
        <w:rPr>
          <w:lang w:val="en-US"/>
        </w:rPr>
      </w:pPr>
      <w:r>
        <w:rPr>
          <w:lang w:val="en-US"/>
        </w:rPr>
        <w:lastRenderedPageBreak/>
        <w:t>We assessed the sensitivity of colonisation estimates to detection model structure, covariate complexity, and likelihood surface shape using profile likelihood, events-per-variable diagnostics, and intercept-only models (Appendices S16–S18). Key robustness checks addressing the main potential sources of bias in estimating the colonisation–extinction asymmetry are provided in Appendices S6 (naive vs. detection-corrected rates), S10 (simulation-based validation), S15 (likelihood resolution), and S16–S18 (parameter identifiability).</w:t>
      </w:r>
    </w:p>
    <w:p w14:paraId="39514796" w14:textId="77777777" w:rsidR="0064719C" w:rsidRDefault="00530DF6">
      <w:pPr>
        <w:spacing w:before="80" w:after="80" w:line="360" w:lineRule="auto"/>
        <w:jc w:val="both"/>
        <w:rPr>
          <w:lang w:val="en-US"/>
        </w:rPr>
      </w:pPr>
      <w:r>
        <w:rPr>
          <w:lang w:val="en-US"/>
        </w:rPr>
        <w:t>eBird checklists are spatially biased at fine scales, with observers preferentially sampling accessible, species-rich or otherwise attractive locations (Johnston et al., 2021). Within a 5-km cell, the pseudo-steppe patches where the focal species occur may therefore be surveyed with an intensity that changes over time, generating a time-varying detection bias that per-visit effort covariates do not absorb. To test this, we constructed a steppe-representativeness covariate (stepRep): for each checklist we computed the proportion of a 500-m buffer occupied by pseudo-steppe pixels under a CORINE 2018 mask (Level-3 classes 211, 231, 321 and 333), aggregated it to the cell-year level, and added it to the detection submodel (full construction in Appendix S29). Within-cell steppe representativeness rose over the study period in occupied cells while the peninsular baseline remained flat, and it was uncorrelated with aggregate checklist effort, confirming that this structure is not captured by the existing effort covariates. Including stepRep produced a positive and highly significant detection effect in all four species (standardised β = 0.61 to 0.89, all P &lt; 0.001), and the colonisation–extinction asymmetry was preserved in every species under the resulting specification (Appendix S29). The headline diagnosis is therefore not an artefact of within-cell sampling structure.</w:t>
      </w:r>
    </w:p>
    <w:p w14:paraId="3C142BE1" w14:textId="77777777" w:rsidR="002F0426" w:rsidRPr="00ED07E5" w:rsidRDefault="002F0426" w:rsidP="00672FC6">
      <w:pPr>
        <w:spacing w:before="40" w:after="40" w:line="360" w:lineRule="auto"/>
        <w:jc w:val="both"/>
        <w:rPr>
          <w:lang w:val="en-US"/>
        </w:rPr>
      </w:pPr>
    </w:p>
    <w:p w14:paraId="6CE417C6" w14:textId="77777777" w:rsidR="002F0426" w:rsidRPr="00ED07E5" w:rsidRDefault="00070F70" w:rsidP="00672FC6">
      <w:pPr>
        <w:pStyle w:val="Ttulo2"/>
        <w:spacing w:line="360" w:lineRule="auto"/>
        <w:jc w:val="both"/>
        <w:rPr>
          <w:lang w:val="en-US"/>
        </w:rPr>
      </w:pPr>
      <w:r>
        <w:rPr>
          <w:lang w:val="en-US"/>
        </w:rPr>
        <w:t>2.6 Counterfactual attribution</w:t>
      </w:r>
    </w:p>
    <w:p w14:paraId="0570FA40" w14:textId="7E1B1CBC" w:rsidR="002F0426" w:rsidRPr="00ED07E5" w:rsidRDefault="00070F70" w:rsidP="00672FC6">
      <w:pPr>
        <w:spacing w:before="80" w:after="80" w:line="360" w:lineRule="auto"/>
        <w:jc w:val="both"/>
        <w:rPr>
          <w:lang w:val="en-US"/>
        </w:rPr>
      </w:pPr>
      <w:r>
        <w:rPr>
          <w:lang w:val="en-US"/>
        </w:rPr>
        <w:t xml:space="preserve">We implemented a factorial counterfactual design with four scenarios: S0 (all dynamic covariates fixed at 2017 values), S1 (climate observed, land use fixed at 2017), S2 (land use observed, climate fixed at 2017) and S3 (all covariates observed). Attribution effects were computed as S1 − S0 (climate effect), S2 − S0 (land-use effect) and S3 − S1 − S2 + S0 (interaction term). NDVI was classified </w:t>
      </w:r>
      <w:commentRangeStart w:id="147"/>
      <w:commentRangeStart w:id="148"/>
      <w:r>
        <w:rPr>
          <w:lang w:val="en-US"/>
        </w:rPr>
        <w:t xml:space="preserve">as 'climate-adjacent' for </w:t>
      </w:r>
      <w:r>
        <w:rPr>
          <w:i/>
          <w:iCs/>
          <w:lang w:val="en-US"/>
        </w:rPr>
        <w:t>O</w:t>
      </w:r>
      <w:ins w:id="149" w:author="Raúl Contreras Martín" w:date="2026-07-08T13:44:00Z">
        <w:r w:rsidR="00AD5787">
          <w:rPr>
            <w:i/>
            <w:iCs/>
            <w:lang w:val="en-US"/>
          </w:rPr>
          <w:t>.</w:t>
        </w:r>
      </w:ins>
      <w:del w:id="150" w:author="Raúl Contreras Martín" w:date="2026-07-08T13:44:00Z">
        <w:r w:rsidDel="00AD5787">
          <w:rPr>
            <w:i/>
            <w:iCs/>
            <w:lang w:val="en-US"/>
          </w:rPr>
          <w:delText>tis</w:delText>
        </w:r>
      </w:del>
      <w:r>
        <w:rPr>
          <w:i/>
          <w:iCs/>
          <w:lang w:val="en-US"/>
        </w:rPr>
        <w:t xml:space="preserve"> tarda</w:t>
      </w:r>
      <w:r>
        <w:rPr>
          <w:lang w:val="en-US"/>
        </w:rPr>
        <w:t xml:space="preserve"> and </w:t>
      </w:r>
      <w:r>
        <w:rPr>
          <w:i/>
          <w:iCs/>
          <w:lang w:val="en-US"/>
        </w:rPr>
        <w:t>P. orientalis</w:t>
      </w:r>
      <w:commentRangeEnd w:id="147"/>
      <w:r>
        <w:rPr>
          <w:rStyle w:val="Refdecomentario"/>
          <w:sz w:val="22"/>
          <w:szCs w:val="22"/>
          <w:lang w:val="en-US"/>
        </w:rPr>
        <w:commentReference w:id="147"/>
      </w:r>
      <w:commentRangeEnd w:id="148"/>
      <w:r w:rsidR="003B0EBF">
        <w:rPr>
          <w:rStyle w:val="Refdecomentario"/>
          <w:sz w:val="22"/>
          <w:szCs w:val="22"/>
          <w:lang w:val="en-US"/>
        </w:rPr>
        <w:commentReference w:id="148"/>
      </w:r>
      <w:r>
        <w:rPr>
          <w:lang w:val="en-US"/>
        </w:rPr>
        <w:t xml:space="preserve"> (the two species retaining NDVI in their transition submodels, because a substantial fraction of its interannual variance is explained by climate; mean R² ≈ 0.51, Figure S2). Uncertainty was propagated using parametric bootstrap (n = 1,000 replicates).</w:t>
      </w:r>
    </w:p>
    <w:p w14:paraId="5A3D0B57" w14:textId="77777777" w:rsidR="002F0426" w:rsidRPr="00ED07E5" w:rsidRDefault="002F0426" w:rsidP="00672FC6">
      <w:pPr>
        <w:spacing w:before="40" w:after="40" w:line="360" w:lineRule="auto"/>
        <w:jc w:val="both"/>
        <w:rPr>
          <w:lang w:val="en-US"/>
        </w:rPr>
      </w:pPr>
    </w:p>
    <w:p w14:paraId="72E8FB3E" w14:textId="77777777" w:rsidR="002F0426" w:rsidRPr="00ED07E5" w:rsidRDefault="00070F70" w:rsidP="00672FC6">
      <w:pPr>
        <w:pStyle w:val="Ttulo1"/>
        <w:spacing w:line="360" w:lineRule="auto"/>
        <w:jc w:val="both"/>
        <w:rPr>
          <w:lang w:val="en-US"/>
        </w:rPr>
      </w:pPr>
      <w:r>
        <w:rPr>
          <w:sz w:val="26"/>
          <w:szCs w:val="26"/>
          <w:lang w:val="en-US"/>
        </w:rPr>
        <w:lastRenderedPageBreak/>
        <w:t>3. Results</w:t>
      </w:r>
    </w:p>
    <w:p w14:paraId="6EFB7647" w14:textId="77777777" w:rsidR="002F0426" w:rsidRPr="00ED07E5" w:rsidRDefault="00070F70" w:rsidP="00672FC6">
      <w:pPr>
        <w:pStyle w:val="Ttulo2"/>
        <w:spacing w:line="360" w:lineRule="auto"/>
        <w:jc w:val="both"/>
        <w:rPr>
          <w:lang w:val="en-US"/>
        </w:rPr>
      </w:pPr>
      <w:r>
        <w:rPr>
          <w:lang w:val="en-US"/>
        </w:rPr>
        <w:t>3.1 Detection heterogeneity and survey coverage</w:t>
      </w:r>
    </w:p>
    <w:p w14:paraId="3FF56C44" w14:textId="30C25128" w:rsidR="002F0426" w:rsidRPr="00ED07E5" w:rsidRDefault="00070F70" w:rsidP="00672FC6">
      <w:pPr>
        <w:spacing w:before="80" w:after="80" w:line="360" w:lineRule="auto"/>
        <w:jc w:val="both"/>
        <w:rPr>
          <w:lang w:val="en-US"/>
        </w:rPr>
      </w:pPr>
      <w:commentRangeStart w:id="151"/>
      <w:commentRangeStart w:id="152"/>
      <w:r>
        <w:rPr>
          <w:lang w:val="en-US"/>
        </w:rPr>
        <w:t>Baseline detection probability at mean survey effort ranged from 13.3% (</w:t>
      </w:r>
      <w:r>
        <w:rPr>
          <w:i/>
          <w:iCs/>
          <w:lang w:val="en-US"/>
        </w:rPr>
        <w:t>P</w:t>
      </w:r>
      <w:ins w:id="153" w:author="Raúl Contreras Martín" w:date="2026-07-08T13:45:00Z">
        <w:r w:rsidR="00AD5787">
          <w:rPr>
            <w:i/>
            <w:iCs/>
            <w:lang w:val="en-US"/>
          </w:rPr>
          <w:t>.</w:t>
        </w:r>
      </w:ins>
      <w:del w:id="154" w:author="Raúl Contreras Martín" w:date="2026-07-08T13:45:00Z">
        <w:r w:rsidDel="00AD5787">
          <w:rPr>
            <w:i/>
            <w:iCs/>
            <w:lang w:val="en-US"/>
          </w:rPr>
          <w:delText>terocles</w:delText>
        </w:r>
      </w:del>
      <w:r>
        <w:rPr>
          <w:i/>
          <w:iCs/>
          <w:lang w:val="en-US"/>
        </w:rPr>
        <w:t xml:space="preserve"> orientalis</w:t>
      </w:r>
      <w:r>
        <w:rPr>
          <w:lang w:val="en-US"/>
        </w:rPr>
        <w:t>) to 34.9% (</w:t>
      </w:r>
      <w:r>
        <w:rPr>
          <w:i/>
          <w:iCs/>
          <w:lang w:val="en-US"/>
        </w:rPr>
        <w:t>T</w:t>
      </w:r>
      <w:ins w:id="155" w:author="Raúl Contreras Martín" w:date="2026-07-08T13:45:00Z">
        <w:r w:rsidR="00AD5787">
          <w:rPr>
            <w:i/>
            <w:iCs/>
            <w:lang w:val="en-US"/>
          </w:rPr>
          <w:t>.</w:t>
        </w:r>
      </w:ins>
      <w:del w:id="156" w:author="Raúl Contreras Martín" w:date="2026-07-08T13:45:00Z">
        <w:r w:rsidDel="00AD5787">
          <w:rPr>
            <w:i/>
            <w:iCs/>
            <w:lang w:val="en-US"/>
          </w:rPr>
          <w:delText>etrax</w:delText>
        </w:r>
      </w:del>
      <w:r>
        <w:rPr>
          <w:i/>
          <w:iCs/>
          <w:lang w:val="en-US"/>
        </w:rPr>
        <w:t xml:space="preserve"> tetrax</w:t>
      </w:r>
      <w:r>
        <w:rPr>
          <w:lang w:val="en-US"/>
        </w:rPr>
        <w:t xml:space="preserve">), with </w:t>
      </w:r>
      <w:r>
        <w:rPr>
          <w:i/>
          <w:iCs/>
          <w:lang w:val="en-US"/>
        </w:rPr>
        <w:t>O</w:t>
      </w:r>
      <w:ins w:id="157" w:author="Raúl Contreras Martín" w:date="2026-07-08T13:45:00Z">
        <w:r w:rsidR="00AD5787">
          <w:rPr>
            <w:i/>
            <w:iCs/>
            <w:lang w:val="en-US"/>
          </w:rPr>
          <w:t>.</w:t>
        </w:r>
      </w:ins>
      <w:del w:id="158" w:author="Raúl Contreras Martín" w:date="2026-07-08T13:45:00Z">
        <w:r w:rsidDel="00AD5787">
          <w:rPr>
            <w:i/>
            <w:iCs/>
            <w:lang w:val="en-US"/>
          </w:rPr>
          <w:delText>tis</w:delText>
        </w:r>
      </w:del>
      <w:r>
        <w:rPr>
          <w:i/>
          <w:iCs/>
          <w:lang w:val="en-US"/>
        </w:rPr>
        <w:t xml:space="preserve"> tarda</w:t>
      </w:r>
      <w:r>
        <w:rPr>
          <w:lang w:val="en-US"/>
        </w:rPr>
        <w:t xml:space="preserve"> and </w:t>
      </w:r>
      <w:r>
        <w:rPr>
          <w:i/>
          <w:iCs/>
          <w:lang w:val="en-US"/>
        </w:rPr>
        <w:t>P. alchata</w:t>
      </w:r>
      <w:r>
        <w:rPr>
          <w:lang w:val="en-US"/>
        </w:rPr>
        <w:t xml:space="preserve"> at intermediate levels (25.3% and 23.2%, respectively). Detection increased with survey duration for all four species (beta = 0.17–0.90, all P &lt; 0.01) and with transect distance for three species (</w:t>
      </w:r>
      <w:commentRangeStart w:id="159"/>
      <w:r>
        <w:rPr>
          <w:lang w:val="en-US"/>
        </w:rPr>
        <w:t>all but xx</w:t>
      </w:r>
      <w:commentRangeEnd w:id="159"/>
      <w:r w:rsidR="00BC56FB">
        <w:rPr>
          <w:rStyle w:val="Refdecomentario"/>
          <w:sz w:val="22"/>
          <w:szCs w:val="22"/>
          <w:lang w:val="en-US"/>
        </w:rPr>
        <w:commentReference w:id="159"/>
      </w:r>
      <w:ins w:id="160" w:author="CARLOS ALFONSO MARTIN DE LA CALLE" w:date="2026-07-13T13:15:00Z" w16du:dateUtc="2026-07-13T11:15:00Z">
        <w:r w:rsidR="00A5176D">
          <w:rPr>
            <w:lang w:val="en-US"/>
          </w:rPr>
          <w:t xml:space="preserve"> ¿para que especie no se cumple lo anterior?</w:t>
        </w:r>
      </w:ins>
      <w:r>
        <w:rPr>
          <w:lang w:val="en-US"/>
        </w:rPr>
        <w:t>). Time of day reduced detection for three species (beta = −0.17 to −0.44, P &lt; 0.01), consistent with declining activity later in the morning. These rates imply that most true presences are missed on any single visit, with direct consequences for the accuracy of naive transition rates.</w:t>
      </w:r>
      <w:commentRangeEnd w:id="151"/>
      <w:r w:rsidRPr="00ED07E5">
        <w:rPr>
          <w:rStyle w:val="Refdecomentario"/>
          <w:sz w:val="22"/>
          <w:szCs w:val="22"/>
          <w:lang w:val="en-US"/>
        </w:rPr>
        <w:commentReference w:id="151"/>
      </w:r>
      <w:commentRangeEnd w:id="152"/>
      <w:r w:rsidRPr="00ED07E5">
        <w:rPr>
          <w:rStyle w:val="Refdecomentario"/>
          <w:sz w:val="22"/>
          <w:szCs w:val="22"/>
          <w:lang w:val="en-US"/>
        </w:rPr>
        <w:commentReference w:id="152"/>
      </w:r>
    </w:p>
    <w:p w14:paraId="45474AE3" w14:textId="77777777" w:rsidR="002F0426" w:rsidRPr="00ED07E5" w:rsidRDefault="00070F70" w:rsidP="00672FC6">
      <w:pPr>
        <w:spacing w:before="80" w:after="80" w:line="360" w:lineRule="auto"/>
        <w:jc w:val="both"/>
        <w:rPr>
          <w:lang w:val="en-US"/>
        </w:rPr>
      </w:pPr>
      <w:r>
        <w:rPr>
          <w:lang w:val="en-US"/>
        </w:rPr>
        <w:t>Final detection histories comprised 3,745 to 4,130 5-km grid cells with at least three repeat visits. Observed colonisation events were rare across all species (11–22 site-year transitions), while observed extinction events ranged from 9 (</w:t>
      </w:r>
      <w:r>
        <w:rPr>
          <w:i/>
          <w:iCs/>
          <w:lang w:val="en-US"/>
        </w:rPr>
        <w:t>T. tetrax</w:t>
      </w:r>
      <w:r>
        <w:rPr>
          <w:lang w:val="en-US"/>
        </w:rPr>
        <w:t>) to 29 (</w:t>
      </w:r>
      <w:r>
        <w:rPr>
          <w:i/>
          <w:iCs/>
          <w:lang w:val="en-US"/>
        </w:rPr>
        <w:t>O. tarda</w:t>
      </w:r>
      <w:r>
        <w:rPr>
          <w:lang w:val="en-US"/>
        </w:rPr>
        <w:t>).</w:t>
      </w:r>
    </w:p>
    <w:p w14:paraId="5B10CCAA" w14:textId="77777777" w:rsidR="002F0426" w:rsidRPr="00ED07E5" w:rsidRDefault="00070F70" w:rsidP="00672FC6">
      <w:pPr>
        <w:pStyle w:val="Ttulo2"/>
        <w:spacing w:line="360" w:lineRule="auto"/>
        <w:jc w:val="both"/>
        <w:rPr>
          <w:lang w:val="en-US"/>
        </w:rPr>
      </w:pPr>
      <w:r>
        <w:rPr>
          <w:lang w:val="en-US"/>
        </w:rPr>
        <w:t>3.2 Detection correction reverses the qualitative assessment</w:t>
      </w:r>
    </w:p>
    <w:p w14:paraId="2E888CAC" w14:textId="77777777" w:rsidR="00570FAE" w:rsidRDefault="00070F70" w:rsidP="00672FC6">
      <w:pPr>
        <w:spacing w:line="360" w:lineRule="auto"/>
        <w:jc w:val="both"/>
      </w:pPr>
      <w:r>
        <w:rPr>
          <w:noProof/>
        </w:rPr>
        <w:drawing>
          <wp:inline distT="0" distB="0" distL="0" distR="0" wp14:anchorId="54303F15" wp14:editId="59F0F3ED">
            <wp:extent cx="5029200" cy="2514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2_naive_vs_corrected.png"/>
                    <pic:cNvPicPr/>
                  </pic:nvPicPr>
                  <pic:blipFill>
                    <a:blip r:embed="rId13"/>
                    <a:stretch>
                      <a:fillRect/>
                    </a:stretch>
                  </pic:blipFill>
                  <pic:spPr>
                    <a:xfrm>
                      <a:off x="0" y="0"/>
                      <a:ext cx="5029200" cy="2514600"/>
                    </a:xfrm>
                    <a:prstGeom prst="rect">
                      <a:avLst/>
                    </a:prstGeom>
                  </pic:spPr>
                </pic:pic>
              </a:graphicData>
            </a:graphic>
          </wp:inline>
        </w:drawing>
      </w:r>
    </w:p>
    <w:p w14:paraId="47896013" w14:textId="403860CD" w:rsidR="00570FAE" w:rsidRPr="00ED07E5" w:rsidRDefault="00070F70" w:rsidP="00672FC6">
      <w:pPr>
        <w:spacing w:line="360" w:lineRule="auto"/>
        <w:jc w:val="both"/>
        <w:rPr>
          <w:lang w:val="en-US"/>
        </w:rPr>
      </w:pPr>
      <w:r>
        <w:rPr>
          <w:i/>
          <w:sz w:val="18"/>
          <w:lang w:val="en-US"/>
        </w:rPr>
        <w:t>Figure 2. Detection correction reverses the qualitative assessment of demographic balance. Naive (crosses) versus detection-corrected (filled circles, bootstrap median with 95% CI) colonisation (</w:t>
      </w:r>
      <w:r>
        <w:rPr>
          <w:i/>
          <w:sz w:val="18"/>
        </w:rPr>
        <w:t>γ</w:t>
      </w:r>
      <w:r>
        <w:rPr>
          <w:i/>
          <w:sz w:val="18"/>
          <w:lang w:val="en-US"/>
        </w:rPr>
        <w:t>, left) and extinction (</w:t>
      </w:r>
      <w:r>
        <w:rPr>
          <w:i/>
          <w:sz w:val="18"/>
        </w:rPr>
        <w:t>ε</w:t>
      </w:r>
      <w:r>
        <w:rPr>
          <w:i/>
          <w:sz w:val="18"/>
          <w:lang w:val="en-US"/>
        </w:rPr>
        <w:t>, right) rates on a log₁₀ scale. Species distinguished by colour.</w:t>
      </w:r>
      <w:r w:rsidRPr="00880265">
        <w:rPr>
          <w:lang w:val="en-US"/>
        </w:rPr>
        <w:t xml:space="preserve"> </w:t>
      </w:r>
      <w:r>
        <w:rPr>
          <w:rFonts w:ascii="Cambria Math" w:hAnsi="Cambria Math" w:cs="Cambria Math"/>
          <w:i/>
          <w:sz w:val="18"/>
          <w:lang w:val="en-US"/>
        </w:rPr>
        <w:t>⁺</w:t>
      </w:r>
      <w:r>
        <w:rPr>
          <w:i/>
          <w:sz w:val="18"/>
          <w:lang w:val="en-US"/>
        </w:rPr>
        <w:t xml:space="preserve"> P. alchata corrected ε exceeds naive ε due to near-separation instability (18 events; SE &gt; 11); interpret with caution.</w:t>
      </w:r>
    </w:p>
    <w:p w14:paraId="7C379E94" w14:textId="0178E5B0" w:rsidR="002F0426" w:rsidRPr="00ED07E5" w:rsidRDefault="00070F70" w:rsidP="00672FC6">
      <w:pPr>
        <w:spacing w:before="80" w:after="80" w:line="360" w:lineRule="auto"/>
        <w:jc w:val="both"/>
        <w:rPr>
          <w:lang w:val="en-US"/>
        </w:rPr>
      </w:pPr>
      <w:r>
        <w:rPr>
          <w:lang w:val="en-US"/>
        </w:rPr>
        <w:t xml:space="preserve">Without detection correction, apparent colonisation rates (0.57–0.89% per site-year) fell in a range that could, in principle, compensate for local extinction, a range consistent with demographic recovery, however slow. Detection-corrected estimates were 5- to 22,000-fold lower (Fig. 2; Table S25). For </w:t>
      </w:r>
      <w:r>
        <w:rPr>
          <w:i/>
          <w:iCs/>
          <w:lang w:val="en-US"/>
        </w:rPr>
        <w:t>P</w:t>
      </w:r>
      <w:ins w:id="161" w:author="Raúl Contreras Martín" w:date="2026-07-08T13:46:00Z">
        <w:r w:rsidR="00AD5787">
          <w:rPr>
            <w:i/>
            <w:iCs/>
            <w:lang w:val="en-US"/>
          </w:rPr>
          <w:t>.</w:t>
        </w:r>
      </w:ins>
      <w:del w:id="162" w:author="Raúl Contreras Martín" w:date="2026-07-08T13:46:00Z">
        <w:r w:rsidDel="00AD5787">
          <w:rPr>
            <w:i/>
            <w:iCs/>
            <w:lang w:val="en-US"/>
          </w:rPr>
          <w:delText>terocles</w:delText>
        </w:r>
      </w:del>
      <w:r>
        <w:rPr>
          <w:i/>
          <w:iCs/>
          <w:lang w:val="en-US"/>
        </w:rPr>
        <w:t xml:space="preserve"> orientalis</w:t>
      </w:r>
      <w:r>
        <w:rPr>
          <w:lang w:val="en-US"/>
        </w:rPr>
        <w:t>, corrected colonisation was effectively zero (</w:t>
      </w:r>
      <w:r>
        <w:t>γ</w:t>
      </w:r>
      <w:r>
        <w:rPr>
          <w:lang w:val="en-US"/>
        </w:rPr>
        <w:t xml:space="preserve"> &lt; 0.001%). </w:t>
      </w:r>
      <w:r>
        <w:rPr>
          <w:lang w:val="en-US"/>
        </w:rPr>
        <w:lastRenderedPageBreak/>
        <w:t xml:space="preserve">Corrected extinction rates were lower than naive estimates for </w:t>
      </w:r>
      <w:commentRangeStart w:id="163"/>
      <w:commentRangeStart w:id="164"/>
      <w:commentRangeStart w:id="165"/>
      <w:r>
        <w:rPr>
          <w:lang w:val="en-US"/>
        </w:rPr>
        <w:t xml:space="preserve">three </w:t>
      </w:r>
      <w:commentRangeEnd w:id="163"/>
      <w:r>
        <w:rPr>
          <w:rStyle w:val="Refdecomentario"/>
          <w:sz w:val="22"/>
          <w:szCs w:val="22"/>
          <w:lang w:val="en-US"/>
        </w:rPr>
        <w:commentReference w:id="163"/>
      </w:r>
      <w:commentRangeEnd w:id="164"/>
      <w:r>
        <w:rPr>
          <w:rStyle w:val="Refdecomentario"/>
          <w:sz w:val="22"/>
          <w:szCs w:val="22"/>
          <w:lang w:val="en-US"/>
        </w:rPr>
        <w:commentReference w:id="164"/>
      </w:r>
      <w:commentRangeEnd w:id="165"/>
      <w:r w:rsidR="00D86DDE">
        <w:rPr>
          <w:rStyle w:val="Refdecomentario"/>
          <w:sz w:val="22"/>
          <w:szCs w:val="22"/>
          <w:lang w:val="en-US"/>
        </w:rPr>
        <w:commentReference w:id="165"/>
      </w:r>
      <w:r>
        <w:rPr>
          <w:lang w:val="en-US"/>
        </w:rPr>
        <w:t xml:space="preserve">species (correction ratios 0.38–0.78), because missed detections at occupied sites inflate apparent extinction; for </w:t>
      </w:r>
      <w:r>
        <w:rPr>
          <w:i/>
          <w:iCs/>
          <w:lang w:val="en-US"/>
        </w:rPr>
        <w:t>P. alchata</w:t>
      </w:r>
      <w:r>
        <w:rPr>
          <w:lang w:val="en-US"/>
        </w:rPr>
        <w:t xml:space="preserve">, the MLE of </w:t>
      </w:r>
      <w:r>
        <w:t>ε</w:t>
      </w:r>
      <w:r>
        <w:rPr>
          <w:lang w:val="en-US"/>
        </w:rPr>
        <w:t xml:space="preserve"> on the logit scale was large due to near-separation (18 events, SE &gt; 11), yielding a backtransformed estimate that exceeded the naive rate (ratio 1.72). This estimate should be treated as directionally informative rather than precise. Naive and corrected estimates lead to opposite conclusions.</w:t>
      </w:r>
    </w:p>
    <w:p w14:paraId="260464C8" w14:textId="77777777" w:rsidR="002F0426" w:rsidRPr="00ED07E5" w:rsidRDefault="002F0426" w:rsidP="00672FC6">
      <w:pPr>
        <w:spacing w:before="40" w:after="40" w:line="360" w:lineRule="auto"/>
        <w:jc w:val="both"/>
        <w:rPr>
          <w:lang w:val="en-US"/>
        </w:rPr>
      </w:pPr>
    </w:p>
    <w:p w14:paraId="119B096D" w14:textId="77777777" w:rsidR="002F0426" w:rsidRPr="00ED07E5" w:rsidRDefault="00070F70" w:rsidP="00672FC6">
      <w:pPr>
        <w:pStyle w:val="Ttulo2"/>
        <w:spacing w:line="360" w:lineRule="auto"/>
        <w:jc w:val="both"/>
        <w:rPr>
          <w:lang w:val="en-US"/>
        </w:rPr>
      </w:pPr>
      <w:r>
        <w:rPr>
          <w:lang w:val="en-US"/>
        </w:rPr>
        <w:t>3.3 The demographic trap: extinction dominates colonisation by orders of magnitude</w:t>
      </w:r>
    </w:p>
    <w:p w14:paraId="03C559FE" w14:textId="77777777" w:rsidR="00570FAE" w:rsidRDefault="00070F70" w:rsidP="00672FC6">
      <w:pPr>
        <w:spacing w:line="360" w:lineRule="auto"/>
        <w:jc w:val="both"/>
      </w:pPr>
      <w:r>
        <w:rPr>
          <w:noProof/>
        </w:rPr>
        <w:drawing>
          <wp:inline distT="0" distB="0" distL="0" distR="0" wp14:anchorId="0BCAA923" wp14:editId="78C7559D">
            <wp:extent cx="5029200" cy="2305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_isocline_equilibrium.png"/>
                    <pic:cNvPicPr/>
                  </pic:nvPicPr>
                  <pic:blipFill>
                    <a:blip r:embed="rId14"/>
                    <a:stretch>
                      <a:fillRect/>
                    </a:stretch>
                  </pic:blipFill>
                  <pic:spPr>
                    <a:xfrm>
                      <a:off x="0" y="0"/>
                      <a:ext cx="5029200" cy="2305050"/>
                    </a:xfrm>
                    <a:prstGeom prst="rect">
                      <a:avLst/>
                    </a:prstGeom>
                  </pic:spPr>
                </pic:pic>
              </a:graphicData>
            </a:graphic>
          </wp:inline>
        </w:drawing>
      </w:r>
    </w:p>
    <w:p w14:paraId="451A0C03" w14:textId="77777777" w:rsidR="00570FAE" w:rsidRPr="00ED07E5" w:rsidRDefault="00070F70" w:rsidP="00672FC6">
      <w:pPr>
        <w:spacing w:line="360" w:lineRule="auto"/>
        <w:jc w:val="both"/>
        <w:rPr>
          <w:lang w:val="en-US"/>
        </w:rPr>
      </w:pPr>
      <w:r>
        <w:rPr>
          <w:i/>
          <w:sz w:val="18"/>
          <w:lang w:val="en-US"/>
        </w:rPr>
        <w:t>Figure 3. All four species occupy the decline zone of demographic state space. (a) Detection-corrected colonisation (</w:t>
      </w:r>
      <w:r>
        <w:rPr>
          <w:i/>
          <w:sz w:val="18"/>
        </w:rPr>
        <w:t>γ</w:t>
      </w:r>
      <w:r>
        <w:rPr>
          <w:i/>
          <w:sz w:val="18"/>
          <w:lang w:val="en-US"/>
        </w:rPr>
        <w:t>) versus extinction (</w:t>
      </w:r>
      <w:r>
        <w:rPr>
          <w:i/>
          <w:sz w:val="18"/>
        </w:rPr>
        <w:t>ε</w:t>
      </w:r>
      <w:r>
        <w:rPr>
          <w:i/>
          <w:sz w:val="18"/>
          <w:lang w:val="en-US"/>
        </w:rPr>
        <w:t>) on log₁₀ axes, with equilibrium occupancy isoclines (</w:t>
      </w:r>
      <w:r>
        <w:rPr>
          <w:i/>
          <w:sz w:val="18"/>
        </w:rPr>
        <w:t>ψ</w:t>
      </w:r>
      <w:r>
        <w:rPr>
          <w:i/>
          <w:sz w:val="18"/>
          <w:lang w:val="en-US"/>
        </w:rPr>
        <w:t xml:space="preserve">* contours) and the </w:t>
      </w:r>
      <w:r>
        <w:rPr>
          <w:i/>
          <w:sz w:val="18"/>
        </w:rPr>
        <w:t>γ</w:t>
      </w:r>
      <w:r>
        <w:rPr>
          <w:i/>
          <w:sz w:val="18"/>
          <w:lang w:val="en-US"/>
        </w:rPr>
        <w:t xml:space="preserve"> = </w:t>
      </w:r>
      <w:r>
        <w:rPr>
          <w:i/>
          <w:sz w:val="18"/>
        </w:rPr>
        <w:t>ε</w:t>
      </w:r>
      <w:r>
        <w:rPr>
          <w:i/>
          <w:sz w:val="18"/>
          <w:lang w:val="en-US"/>
        </w:rPr>
        <w:t xml:space="preserve"> diagonal. 95% bootstrap CI crosshairs (n = 5,000). (b) Extinction debt: green = equilibrium occupancy (</w:t>
      </w:r>
      <w:r>
        <w:rPr>
          <w:i/>
          <w:sz w:val="18"/>
        </w:rPr>
        <w:t>ψ</w:t>
      </w:r>
      <w:commentRangeStart w:id="166"/>
      <w:commentRangeStart w:id="167"/>
      <w:r>
        <w:rPr>
          <w:i/>
          <w:sz w:val="18"/>
          <w:lang w:val="en-US"/>
        </w:rPr>
        <w:t>*), pink = transient fraction of current occupancy (Table S26).</w:t>
      </w:r>
      <w:commentRangeEnd w:id="167"/>
      <w:r w:rsidRPr="00ED07E5">
        <w:rPr>
          <w:rStyle w:val="Refdecomentario"/>
          <w:sz w:val="22"/>
          <w:szCs w:val="22"/>
          <w:lang w:val="en-US"/>
        </w:rPr>
        <w:commentReference w:id="167"/>
      </w:r>
      <w:commentRangeEnd w:id="166"/>
      <w:r w:rsidRPr="00ED07E5">
        <w:rPr>
          <w:rStyle w:val="Refdecomentario"/>
          <w:sz w:val="22"/>
          <w:szCs w:val="22"/>
          <w:lang w:val="en-US"/>
        </w:rPr>
        <w:commentReference w:id="166"/>
      </w:r>
    </w:p>
    <w:p w14:paraId="134BA569" w14:textId="4EBF7CC5" w:rsidR="002F0426" w:rsidRPr="00ED07E5" w:rsidRDefault="00070F70" w:rsidP="00672FC6">
      <w:pPr>
        <w:spacing w:before="80" w:after="80" w:line="360" w:lineRule="auto"/>
        <w:jc w:val="both"/>
        <w:rPr>
          <w:lang w:val="en-US"/>
        </w:rPr>
      </w:pPr>
      <w:r>
        <w:rPr>
          <w:lang w:val="en-US"/>
        </w:rPr>
        <w:t>Across all four species, detection-corrected extinction rates exceeded colonisation rates by two to six orders of magnitude (Table 1</w:t>
      </w:r>
      <w:ins w:id="168" w:author="CARLOS ALFONSO MARTIN DE LA CALLE" w:date="2026-07-13T13:26:00Z" w16du:dateUtc="2026-07-13T11:26:00Z">
        <w:r w:rsidR="00D86DDE">
          <w:rPr>
            <w:lang w:val="en-US"/>
          </w:rPr>
          <w:t>, Fig. 3</w:t>
        </w:r>
      </w:ins>
      <w:r>
        <w:rPr>
          <w:lang w:val="en-US"/>
        </w:rPr>
        <w:t xml:space="preserve">). The asymmetry was robust across the full bootstrap distribution: even at the lower 95% CI of </w:t>
      </w:r>
      <w:r>
        <w:t>ε</w:t>
      </w:r>
      <w:r>
        <w:rPr>
          <w:lang w:val="en-US"/>
        </w:rPr>
        <w:t xml:space="preserve"> and the upper 95% CI of </w:t>
      </w:r>
      <w:r>
        <w:t>γ</w:t>
      </w:r>
      <w:r>
        <w:rPr>
          <w:lang w:val="en-US"/>
        </w:rPr>
        <w:t xml:space="preserve">, the ratio remained above 14 for every species, and is consistent with a real demographic asymmetry rather than a precision artefact. The probability that </w:t>
      </w:r>
      <w:r>
        <w:t>ε</w:t>
      </w:r>
      <w:r>
        <w:rPr>
          <w:lang w:val="en-US"/>
        </w:rPr>
        <w:t>/</w:t>
      </w:r>
      <w:r>
        <w:t>γ</w:t>
      </w:r>
      <w:r>
        <w:rPr>
          <w:lang w:val="en-US"/>
        </w:rPr>
        <w:t xml:space="preserve"> exceeds 100 ranged from 81.4% (</w:t>
      </w:r>
      <w:r>
        <w:rPr>
          <w:i/>
          <w:iCs/>
          <w:lang w:val="en-US"/>
        </w:rPr>
        <w:t>P. alchata</w:t>
      </w:r>
      <w:r>
        <w:rPr>
          <w:lang w:val="en-US"/>
        </w:rPr>
        <w:t>) to 99.3% (</w:t>
      </w:r>
      <w:r>
        <w:rPr>
          <w:i/>
          <w:iCs/>
          <w:lang w:val="en-US"/>
        </w:rPr>
        <w:t>P. orientalis</w:t>
      </w:r>
      <w:r>
        <w:rPr>
          <w:lang w:val="en-US"/>
        </w:rPr>
        <w:t>).</w:t>
      </w:r>
    </w:p>
    <w:p w14:paraId="58156A36" w14:textId="77777777" w:rsidR="002F0426" w:rsidRPr="00ED07E5" w:rsidRDefault="002F0426" w:rsidP="00672FC6">
      <w:pPr>
        <w:spacing w:before="40" w:after="40" w:line="360" w:lineRule="auto"/>
        <w:jc w:val="both"/>
        <w:rPr>
          <w:lang w:val="en-US"/>
        </w:rPr>
      </w:pPr>
    </w:p>
    <w:p w14:paraId="489874E1" w14:textId="77777777" w:rsidR="002F0426" w:rsidRPr="00ED07E5" w:rsidRDefault="00070F70" w:rsidP="00672FC6">
      <w:pPr>
        <w:spacing w:before="100" w:after="200" w:line="360" w:lineRule="auto"/>
        <w:jc w:val="both"/>
        <w:rPr>
          <w:lang w:val="en-US"/>
        </w:rPr>
      </w:pPr>
      <w:r>
        <w:rPr>
          <w:sz w:val="20"/>
          <w:szCs w:val="20"/>
          <w:lang w:val="en-US"/>
        </w:rPr>
        <w:t xml:space="preserve">Table 1. Baseline demographic rates, </w:t>
      </w:r>
      <w:r>
        <w:rPr>
          <w:sz w:val="20"/>
          <w:szCs w:val="20"/>
        </w:rPr>
        <w:t>ε</w:t>
      </w:r>
      <w:r>
        <w:rPr>
          <w:sz w:val="20"/>
          <w:szCs w:val="20"/>
          <w:lang w:val="en-US"/>
        </w:rPr>
        <w:t>/</w:t>
      </w:r>
      <w:r>
        <w:rPr>
          <w:sz w:val="20"/>
          <w:szCs w:val="20"/>
        </w:rPr>
        <w:t>γ</w:t>
      </w:r>
      <w:r>
        <w:rPr>
          <w:sz w:val="20"/>
          <w:szCs w:val="20"/>
          <w:lang w:val="en-US"/>
        </w:rPr>
        <w:t xml:space="preserve"> asymmetry, and equilibrium occupancy.</w:t>
      </w:r>
      <w:r>
        <w:rPr>
          <w:lang w:val="en-US"/>
        </w:rPr>
        <w:t xml:space="preserve"> </w:t>
      </w:r>
      <w:r>
        <w:rPr>
          <w:sz w:val="20"/>
          <w:szCs w:val="20"/>
        </w:rPr>
        <w:t>ε</w:t>
      </w:r>
      <w:r>
        <w:rPr>
          <w:sz w:val="20"/>
          <w:szCs w:val="20"/>
          <w:lang w:val="en-US"/>
        </w:rPr>
        <w:t>/</w:t>
      </w:r>
      <w:r>
        <w:rPr>
          <w:sz w:val="20"/>
          <w:szCs w:val="20"/>
        </w:rPr>
        <w:t>γ</w:t>
      </w:r>
      <w:r>
        <w:rPr>
          <w:sz w:val="20"/>
          <w:szCs w:val="20"/>
          <w:lang w:val="en-US"/>
        </w:rPr>
        <w:t xml:space="preserve"> is the number of extinction events expected per colonisation event at mean current conditions. </w:t>
      </w:r>
      <w:r>
        <w:rPr>
          <w:sz w:val="20"/>
          <w:szCs w:val="20"/>
        </w:rPr>
        <w:t>ψ</w:t>
      </w:r>
      <w:r>
        <w:rPr>
          <w:sz w:val="20"/>
          <w:szCs w:val="20"/>
          <w:lang w:val="en-US"/>
        </w:rPr>
        <w:t xml:space="preserve">* = </w:t>
      </w:r>
      <w:r>
        <w:rPr>
          <w:sz w:val="20"/>
          <w:szCs w:val="20"/>
        </w:rPr>
        <w:t>γ</w:t>
      </w:r>
      <w:r>
        <w:rPr>
          <w:sz w:val="20"/>
          <w:szCs w:val="20"/>
          <w:lang w:val="en-US"/>
        </w:rPr>
        <w:t>/(</w:t>
      </w:r>
      <w:r>
        <w:rPr>
          <w:sz w:val="20"/>
          <w:szCs w:val="20"/>
        </w:rPr>
        <w:t>γ</w:t>
      </w:r>
      <w:r>
        <w:rPr>
          <w:sz w:val="20"/>
          <w:szCs w:val="20"/>
          <w:lang w:val="en-US"/>
        </w:rPr>
        <w:t xml:space="preserve"> + </w:t>
      </w:r>
      <w:r>
        <w:rPr>
          <w:sz w:val="20"/>
          <w:szCs w:val="20"/>
        </w:rPr>
        <w:t>ε</w:t>
      </w:r>
      <w:r>
        <w:rPr>
          <w:sz w:val="20"/>
          <w:szCs w:val="20"/>
          <w:lang w:val="en-US"/>
        </w:rPr>
        <w:t xml:space="preserve">) with 95% bootstrap CI (n = 5,000). P(ratio &gt; 100): proportion of bootstrap replicates in which </w:t>
      </w:r>
      <w:r>
        <w:rPr>
          <w:sz w:val="20"/>
          <w:szCs w:val="20"/>
        </w:rPr>
        <w:t>ε</w:t>
      </w:r>
      <w:r>
        <w:rPr>
          <w:sz w:val="20"/>
          <w:szCs w:val="20"/>
          <w:lang w:val="en-US"/>
        </w:rPr>
        <w:t>/</w:t>
      </w:r>
      <w:r>
        <w:rPr>
          <w:sz w:val="20"/>
          <w:szCs w:val="20"/>
        </w:rPr>
        <w:t>γ</w:t>
      </w:r>
      <w:r>
        <w:rPr>
          <w:sz w:val="20"/>
          <w:szCs w:val="20"/>
          <w:lang w:val="en-US"/>
        </w:rPr>
        <w:t xml:space="preserve"> exceeds 100.</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800"/>
        <w:gridCol w:w="1100"/>
        <w:gridCol w:w="1100"/>
        <w:gridCol w:w="900"/>
        <w:gridCol w:w="1300"/>
      </w:tblGrid>
      <w:tr w:rsidR="002F0426" w14:paraId="5B88FE88" w14:textId="77777777">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BC8BEB9" w14:textId="77777777" w:rsidR="002F0426" w:rsidRDefault="00070F70" w:rsidP="00672FC6">
            <w:pPr>
              <w:spacing w:line="360" w:lineRule="auto"/>
              <w:jc w:val="both"/>
            </w:pPr>
            <w:r>
              <w:rPr>
                <w:b/>
                <w:bCs/>
                <w:sz w:val="18"/>
                <w:szCs w:val="18"/>
              </w:rPr>
              <w:lastRenderedPageBreak/>
              <w:t>Species</w:t>
            </w:r>
          </w:p>
        </w:tc>
        <w:tc>
          <w:tcPr>
            <w:tcW w:w="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F4970A8" w14:textId="77777777" w:rsidR="002F0426" w:rsidRDefault="00070F70" w:rsidP="00672FC6">
            <w:pPr>
              <w:spacing w:line="360" w:lineRule="auto"/>
              <w:jc w:val="both"/>
            </w:pPr>
            <w:r>
              <w:rPr>
                <w:b/>
                <w:bCs/>
                <w:sz w:val="18"/>
                <w:szCs w:val="18"/>
              </w:rPr>
              <w:t>γ (%)</w:t>
            </w:r>
          </w:p>
        </w:tc>
        <w:tc>
          <w:tcPr>
            <w:tcW w:w="8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3F73D8BD" w14:textId="77777777" w:rsidR="002F0426" w:rsidRDefault="00070F70" w:rsidP="00672FC6">
            <w:pPr>
              <w:spacing w:line="360" w:lineRule="auto"/>
              <w:jc w:val="both"/>
            </w:pPr>
            <w:r>
              <w:rPr>
                <w:b/>
                <w:bCs/>
                <w:sz w:val="18"/>
                <w:szCs w:val="18"/>
              </w:rPr>
              <w:t>ε (%)</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5A4EA04D" w14:textId="77777777" w:rsidR="002F0426" w:rsidRDefault="00070F70" w:rsidP="00672FC6">
            <w:pPr>
              <w:spacing w:line="360" w:lineRule="auto"/>
              <w:jc w:val="both"/>
            </w:pPr>
            <w:r>
              <w:rPr>
                <w:b/>
                <w:bCs/>
                <w:sz w:val="18"/>
                <w:szCs w:val="18"/>
              </w:rPr>
              <w:t>ε/γ ratio</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15689B6B" w14:textId="77777777" w:rsidR="002F0426" w:rsidRDefault="00070F70" w:rsidP="00672FC6">
            <w:pPr>
              <w:spacing w:line="360" w:lineRule="auto"/>
              <w:jc w:val="both"/>
            </w:pPr>
            <w:r>
              <w:rPr>
                <w:b/>
                <w:bCs/>
                <w:sz w:val="18"/>
                <w:szCs w:val="18"/>
              </w:rPr>
              <w:t>P(ratio &gt; 100)</w:t>
            </w:r>
          </w:p>
        </w:tc>
        <w:tc>
          <w:tcPr>
            <w:tcW w:w="9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91F0B7F" w14:textId="77777777" w:rsidR="002F0426" w:rsidRDefault="00070F70" w:rsidP="00672FC6">
            <w:pPr>
              <w:spacing w:line="360" w:lineRule="auto"/>
              <w:jc w:val="both"/>
            </w:pPr>
            <w:r>
              <w:rPr>
                <w:b/>
                <w:bCs/>
                <w:sz w:val="18"/>
                <w:szCs w:val="18"/>
              </w:rPr>
              <w:t>ψ* median (%)</w:t>
            </w:r>
          </w:p>
        </w:tc>
        <w:tc>
          <w:tcPr>
            <w:tcW w:w="13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6708E6BE" w14:textId="77777777" w:rsidR="002F0426" w:rsidRDefault="00070F70" w:rsidP="00672FC6">
            <w:pPr>
              <w:spacing w:line="360" w:lineRule="auto"/>
              <w:jc w:val="both"/>
            </w:pPr>
            <w:r>
              <w:rPr>
                <w:b/>
                <w:bCs/>
                <w:sz w:val="18"/>
                <w:szCs w:val="18"/>
              </w:rPr>
              <w:t>ψ* 95% CI (%)</w:t>
            </w:r>
          </w:p>
        </w:tc>
      </w:tr>
      <w:tr w:rsidR="002F0426" w14:paraId="1C631F5B"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1999CBF" w14:textId="77777777" w:rsidR="002F0426" w:rsidRPr="00F907B0" w:rsidRDefault="00070F70" w:rsidP="00672FC6">
            <w:pPr>
              <w:spacing w:line="360" w:lineRule="auto"/>
              <w:jc w:val="both"/>
            </w:pPr>
            <w:r>
              <w:rPr>
                <w:i/>
                <w:iCs/>
                <w:sz w:val="18"/>
                <w:szCs w:val="18"/>
              </w:rPr>
              <w:t>O. tarda</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1F1018" w14:textId="77777777" w:rsidR="002F0426" w:rsidRDefault="00070F70" w:rsidP="00672FC6">
            <w:pPr>
              <w:spacing w:line="360" w:lineRule="auto"/>
              <w:jc w:val="both"/>
            </w:pPr>
            <w:r>
              <w:rPr>
                <w:sz w:val="18"/>
                <w:szCs w:val="18"/>
              </w:rPr>
              <w:t>0.0045</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BB95836" w14:textId="77777777" w:rsidR="002F0426" w:rsidRDefault="00070F70" w:rsidP="00672FC6">
            <w:pPr>
              <w:spacing w:line="360" w:lineRule="auto"/>
              <w:jc w:val="both"/>
            </w:pPr>
            <w:r>
              <w:rPr>
                <w:sz w:val="18"/>
                <w:szCs w:val="18"/>
              </w:rPr>
              <w:t>22.2</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79F43E" w14:textId="77777777" w:rsidR="002F0426" w:rsidRDefault="00070F70" w:rsidP="00672FC6">
            <w:pPr>
              <w:spacing w:line="360" w:lineRule="auto"/>
              <w:jc w:val="both"/>
            </w:pPr>
            <w:r>
              <w:rPr>
                <w:sz w:val="18"/>
                <w:szCs w:val="18"/>
              </w:rPr>
              <w:t>4,870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9BEC8E" w14:textId="77777777" w:rsidR="002F0426" w:rsidRDefault="00070F70" w:rsidP="00672FC6">
            <w:pPr>
              <w:spacing w:line="360" w:lineRule="auto"/>
              <w:jc w:val="both"/>
            </w:pPr>
            <w:r>
              <w:rPr>
                <w:sz w:val="18"/>
                <w:szCs w:val="18"/>
              </w:rPr>
              <w:t>97.7%</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5CECAFF" w14:textId="77777777" w:rsidR="002F0426" w:rsidRDefault="00070F70" w:rsidP="00672FC6">
            <w:pPr>
              <w:spacing w:line="360" w:lineRule="auto"/>
              <w:jc w:val="both"/>
            </w:pPr>
            <w:r>
              <w:rPr>
                <w:sz w:val="18"/>
                <w:szCs w:val="18"/>
              </w:rPr>
              <w:t>0.02</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4E5016" w14:textId="77777777" w:rsidR="002F0426" w:rsidRDefault="00070F70" w:rsidP="00672FC6">
            <w:pPr>
              <w:spacing w:line="360" w:lineRule="auto"/>
              <w:jc w:val="both"/>
            </w:pPr>
            <w:r>
              <w:rPr>
                <w:sz w:val="18"/>
                <w:szCs w:val="18"/>
              </w:rPr>
              <w:t>0.0004–0.93</w:t>
            </w:r>
          </w:p>
        </w:tc>
      </w:tr>
      <w:tr w:rsidR="002F0426" w14:paraId="730B0C08"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B6A4DA" w14:textId="77777777" w:rsidR="002F0426" w:rsidRDefault="00070F70" w:rsidP="00672FC6">
            <w:pPr>
              <w:spacing w:line="360" w:lineRule="auto"/>
              <w:jc w:val="both"/>
            </w:pPr>
            <w:r>
              <w:rPr>
                <w:i/>
                <w:iCs/>
                <w:sz w:val="18"/>
                <w:szCs w:val="18"/>
              </w:rPr>
              <w:t>P. alchata</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DEFAE9" w14:textId="77777777" w:rsidR="002F0426" w:rsidRDefault="00070F70" w:rsidP="00672FC6">
            <w:pPr>
              <w:spacing w:line="360" w:lineRule="auto"/>
              <w:jc w:val="both"/>
            </w:pPr>
            <w:r>
              <w:rPr>
                <w:sz w:val="18"/>
                <w:szCs w:val="18"/>
              </w:rPr>
              <w:t>0.137</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34CB3EE" w14:textId="77777777" w:rsidR="002F0426" w:rsidRDefault="00070F70" w:rsidP="00672FC6">
            <w:pPr>
              <w:spacing w:line="360" w:lineRule="auto"/>
              <w:jc w:val="both"/>
            </w:pPr>
            <w:r>
              <w:rPr>
                <w:sz w:val="18"/>
                <w:szCs w:val="18"/>
              </w:rPr>
              <w:t>48.9</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09F91E6" w14:textId="77777777" w:rsidR="002F0426" w:rsidRDefault="00070F70" w:rsidP="00672FC6">
            <w:pPr>
              <w:spacing w:line="360" w:lineRule="auto"/>
              <w:jc w:val="both"/>
            </w:pPr>
            <w:r>
              <w:rPr>
                <w:sz w:val="18"/>
                <w:szCs w:val="18"/>
              </w:rPr>
              <w:t>319</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4ACCF43" w14:textId="77777777" w:rsidR="002F0426" w:rsidRDefault="00070F70" w:rsidP="00672FC6">
            <w:pPr>
              <w:spacing w:line="360" w:lineRule="auto"/>
              <w:jc w:val="both"/>
            </w:pPr>
            <w:r>
              <w:rPr>
                <w:sz w:val="18"/>
                <w:szCs w:val="18"/>
              </w:rPr>
              <w:t>81.4%</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982BB7" w14:textId="77777777" w:rsidR="002F0426" w:rsidRDefault="00070F70" w:rsidP="00672FC6">
            <w:pPr>
              <w:spacing w:line="360" w:lineRule="auto"/>
              <w:jc w:val="both"/>
            </w:pPr>
            <w:r>
              <w:rPr>
                <w:sz w:val="18"/>
                <w:szCs w:val="18"/>
              </w:rPr>
              <w:t>0.31</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D1ADF2" w14:textId="77777777" w:rsidR="002F0426" w:rsidRDefault="00070F70" w:rsidP="00672FC6">
            <w:pPr>
              <w:spacing w:line="360" w:lineRule="auto"/>
              <w:jc w:val="both"/>
            </w:pPr>
            <w:r>
              <w:rPr>
                <w:sz w:val="18"/>
                <w:szCs w:val="18"/>
              </w:rPr>
              <w:t>0.08–6.50</w:t>
            </w:r>
          </w:p>
        </w:tc>
      </w:tr>
      <w:tr w:rsidR="002F0426" w14:paraId="374D9A4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9D9770F" w14:textId="77777777" w:rsidR="002F0426" w:rsidRDefault="00070F70" w:rsidP="00672FC6">
            <w:pPr>
              <w:spacing w:line="360" w:lineRule="auto"/>
              <w:jc w:val="both"/>
            </w:pPr>
            <w:r>
              <w:rPr>
                <w:i/>
                <w:iCs/>
                <w:sz w:val="18"/>
                <w:szCs w:val="18"/>
              </w:rPr>
              <w:t>P. orientalis</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6B9405B" w14:textId="77777777" w:rsidR="002F0426" w:rsidRDefault="00070F70" w:rsidP="00672FC6">
            <w:pPr>
              <w:spacing w:line="360" w:lineRule="auto"/>
              <w:jc w:val="both"/>
            </w:pPr>
            <w:r>
              <w:rPr>
                <w:sz w:val="18"/>
                <w:szCs w:val="18"/>
              </w:rPr>
              <w:t>~0</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BE6CEF5" w14:textId="77777777" w:rsidR="002F0426" w:rsidRDefault="00070F70" w:rsidP="00672FC6">
            <w:pPr>
              <w:spacing w:line="360" w:lineRule="auto"/>
              <w:jc w:val="both"/>
            </w:pPr>
            <w:r>
              <w:rPr>
                <w:sz w:val="18"/>
                <w:szCs w:val="18"/>
              </w:rPr>
              <w:t>44.1</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09E5610" w14:textId="77777777" w:rsidR="002F0426" w:rsidRDefault="00070F70" w:rsidP="00672FC6">
            <w:pPr>
              <w:spacing w:line="360" w:lineRule="auto"/>
              <w:jc w:val="both"/>
            </w:pPr>
            <w:r>
              <w:rPr>
                <w:sz w:val="18"/>
                <w:szCs w:val="18"/>
              </w:rPr>
              <w:t>1,054,932</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585B1B" w14:textId="77777777" w:rsidR="002F0426" w:rsidRDefault="00070F70" w:rsidP="00672FC6">
            <w:pPr>
              <w:spacing w:line="360" w:lineRule="auto"/>
              <w:jc w:val="both"/>
            </w:pPr>
            <w:r>
              <w:rPr>
                <w:sz w:val="18"/>
                <w:szCs w:val="18"/>
              </w:rPr>
              <w:t>99.3%</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AC1CF5" w14:textId="77777777" w:rsidR="002F0426" w:rsidRDefault="00070F70" w:rsidP="00672FC6">
            <w:pPr>
              <w:spacing w:line="360" w:lineRule="auto"/>
              <w:jc w:val="both"/>
            </w:pPr>
            <w:r>
              <w:rPr>
                <w:sz w:val="18"/>
                <w:szCs w:val="18"/>
              </w:rPr>
              <w:t>0.0001</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ADFD07A" w14:textId="77777777" w:rsidR="002F0426" w:rsidRDefault="00070F70" w:rsidP="00672FC6">
            <w:pPr>
              <w:spacing w:line="360" w:lineRule="auto"/>
              <w:jc w:val="both"/>
            </w:pPr>
            <w:r>
              <w:rPr>
                <w:sz w:val="18"/>
                <w:szCs w:val="18"/>
              </w:rPr>
              <w:t>0–0.17</w:t>
            </w:r>
          </w:p>
        </w:tc>
      </w:tr>
      <w:tr w:rsidR="002F0426" w14:paraId="5659E612" w14:textId="77777777">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23A9D2" w14:textId="77777777" w:rsidR="002F0426" w:rsidRDefault="00070F70" w:rsidP="00672FC6">
            <w:pPr>
              <w:spacing w:line="360" w:lineRule="auto"/>
              <w:jc w:val="both"/>
            </w:pPr>
            <w:r>
              <w:rPr>
                <w:i/>
                <w:iCs/>
                <w:sz w:val="18"/>
                <w:szCs w:val="18"/>
              </w:rPr>
              <w:t>T. tetrax</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36C0F1" w14:textId="77777777" w:rsidR="002F0426" w:rsidRDefault="00070F70" w:rsidP="00672FC6">
            <w:pPr>
              <w:spacing w:line="360" w:lineRule="auto"/>
              <w:jc w:val="both"/>
            </w:pPr>
            <w:r>
              <w:rPr>
                <w:sz w:val="18"/>
                <w:szCs w:val="18"/>
              </w:rPr>
              <w:t>0.068</w:t>
            </w:r>
          </w:p>
        </w:tc>
        <w:tc>
          <w:tcPr>
            <w:tcW w:w="8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94CDB8" w14:textId="77777777" w:rsidR="002F0426" w:rsidRDefault="00070F70" w:rsidP="00672FC6">
            <w:pPr>
              <w:spacing w:line="360" w:lineRule="auto"/>
              <w:jc w:val="both"/>
            </w:pPr>
            <w:r>
              <w:rPr>
                <w:sz w:val="18"/>
                <w:szCs w:val="18"/>
              </w:rPr>
              <w:t>13.8</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A4E288" w14:textId="77777777" w:rsidR="002F0426" w:rsidRDefault="00070F70" w:rsidP="00672FC6">
            <w:pPr>
              <w:spacing w:line="360" w:lineRule="auto"/>
              <w:jc w:val="both"/>
            </w:pPr>
            <w:r>
              <w:rPr>
                <w:sz w:val="18"/>
                <w:szCs w:val="18"/>
              </w:rPr>
              <w:t>201</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89381AD" w14:textId="77777777" w:rsidR="002F0426" w:rsidRDefault="00070F70" w:rsidP="00672FC6">
            <w:pPr>
              <w:spacing w:line="360" w:lineRule="auto"/>
              <w:jc w:val="both"/>
            </w:pPr>
            <w:r>
              <w:rPr>
                <w:sz w:val="18"/>
                <w:szCs w:val="18"/>
              </w:rPr>
              <w:t>89.0%</w:t>
            </w:r>
          </w:p>
        </w:tc>
        <w:tc>
          <w:tcPr>
            <w:tcW w:w="9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E2B6DD" w14:textId="77777777" w:rsidR="002F0426" w:rsidRDefault="00070F70" w:rsidP="00672FC6">
            <w:pPr>
              <w:spacing w:line="360" w:lineRule="auto"/>
              <w:jc w:val="both"/>
            </w:pPr>
            <w:r>
              <w:rPr>
                <w:sz w:val="18"/>
                <w:szCs w:val="18"/>
              </w:rPr>
              <w:t>0.49</w:t>
            </w:r>
          </w:p>
        </w:tc>
        <w:tc>
          <w:tcPr>
            <w:tcW w:w="13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D8E4780" w14:textId="77777777" w:rsidR="002F0426" w:rsidRDefault="00070F70" w:rsidP="00672FC6">
            <w:pPr>
              <w:spacing w:line="360" w:lineRule="auto"/>
              <w:jc w:val="both"/>
            </w:pPr>
            <w:r>
              <w:rPr>
                <w:sz w:val="18"/>
                <w:szCs w:val="18"/>
              </w:rPr>
              <w:t>0.16–1.62</w:t>
            </w:r>
          </w:p>
        </w:tc>
      </w:tr>
    </w:tbl>
    <w:p w14:paraId="51DC2205" w14:textId="77777777" w:rsidR="002F0426" w:rsidRDefault="002F0426" w:rsidP="00672FC6">
      <w:pPr>
        <w:spacing w:before="40" w:after="40" w:line="360" w:lineRule="auto"/>
        <w:jc w:val="both"/>
      </w:pPr>
    </w:p>
    <w:p w14:paraId="0511FFB9" w14:textId="77777777" w:rsidR="002F0426" w:rsidRPr="00ED07E5" w:rsidRDefault="00070F70" w:rsidP="00672FC6">
      <w:pPr>
        <w:spacing w:before="80" w:after="80" w:line="360" w:lineRule="auto"/>
        <w:jc w:val="both"/>
        <w:rPr>
          <w:lang w:val="en-US"/>
        </w:rPr>
      </w:pPr>
      <w:r>
        <w:rPr>
          <w:lang w:val="en-US"/>
        </w:rPr>
        <w:t xml:space="preserve">The </w:t>
      </w:r>
      <w:r>
        <w:rPr>
          <w:i/>
          <w:iCs/>
          <w:lang w:val="en-US"/>
        </w:rPr>
        <w:t>P. orientalis</w:t>
      </w:r>
      <w:r>
        <w:rPr>
          <w:lang w:val="en-US"/>
        </w:rPr>
        <w:t xml:space="preserve"> point estimate of </w:t>
      </w:r>
      <w:r>
        <w:t>ε</w:t>
      </w:r>
      <w:r>
        <w:rPr>
          <w:lang w:val="en-US"/>
        </w:rPr>
        <w:t>/</w:t>
      </w:r>
      <w:r>
        <w:t>γ</w:t>
      </w:r>
      <w:r>
        <w:rPr>
          <w:lang w:val="en-US"/>
        </w:rPr>
        <w:t xml:space="preserve"> ≈ 1,054,932 requires epistemic qualification: baseline </w:t>
      </w:r>
      <w:r>
        <w:t>γ</w:t>
      </w:r>
      <w:r>
        <w:rPr>
          <w:lang w:val="en-US"/>
        </w:rPr>
        <w:t xml:space="preserve"> ≈ 3.8 × 10⁻⁷ sits near the boundary of estimability given the number of observed colonisation events. What the data support is not the precise ratio, but that the asymmetry lies well beyond any level compatible with metapopulation recovery.</w:t>
      </w:r>
    </w:p>
    <w:p w14:paraId="7E707C2C" w14:textId="3FC99733" w:rsidR="002F0426" w:rsidRPr="00ED07E5" w:rsidRDefault="00070F70" w:rsidP="00672FC6">
      <w:pPr>
        <w:spacing w:before="80" w:after="80" w:line="360" w:lineRule="auto"/>
        <w:jc w:val="both"/>
        <w:rPr>
          <w:lang w:val="en-US"/>
        </w:rPr>
      </w:pPr>
      <w:r>
        <w:rPr>
          <w:lang w:val="en-US"/>
        </w:rPr>
        <w:t>Equilibrium occupancy under current rates falls far below observed occupancy for all four species (Table S26), implying extinction debts ranging from 5% (</w:t>
      </w:r>
      <w:r>
        <w:rPr>
          <w:i/>
          <w:iCs/>
          <w:lang w:val="en-US"/>
        </w:rPr>
        <w:t>T. tetrax</w:t>
      </w:r>
      <w:r>
        <w:rPr>
          <w:lang w:val="en-US"/>
        </w:rPr>
        <w:t>) to effectively 100% (</w:t>
      </w:r>
      <w:r>
        <w:rPr>
          <w:i/>
          <w:iCs/>
          <w:lang w:val="en-US"/>
        </w:rPr>
        <w:t>P. orientalis</w:t>
      </w:r>
      <w:r>
        <w:rPr>
          <w:lang w:val="en-US"/>
        </w:rPr>
        <w:t>)</w:t>
      </w:r>
      <w:ins w:id="169" w:author="CARLOS ALFONSO MARTIN DE LA CALLE" w:date="2026-07-13T13:29:00Z" w16du:dateUtc="2026-07-13T11:29:00Z">
        <w:r w:rsidR="00D86DDE">
          <w:rPr>
            <w:lang w:val="en-US"/>
          </w:rPr>
          <w:t xml:space="preserve"> (Fig. 4)</w:t>
        </w:r>
      </w:ins>
      <w:r>
        <w:rPr>
          <w:lang w:val="en-US"/>
        </w:rPr>
        <w:t xml:space="preserve">. The delta-gamma analysis quantifies the gap: achieving even 10% equilibrium occupancy would require colonisation rates at least an order of magnitude above current estimates for </w:t>
      </w:r>
      <w:r>
        <w:rPr>
          <w:i/>
          <w:iCs/>
          <w:lang w:val="en-US"/>
        </w:rPr>
        <w:t>T. tetrax</w:t>
      </w:r>
      <w:r>
        <w:rPr>
          <w:lang w:val="en-US"/>
        </w:rPr>
        <w:t>, and several orders of magnitude above for the other species (Table S27)</w:t>
      </w:r>
      <w:r>
        <w:rPr>
          <w:sz w:val="18"/>
          <w:szCs w:val="18"/>
          <w:lang w:val="en-US"/>
        </w:rPr>
        <w:t>.</w:t>
      </w:r>
    </w:p>
    <w:p w14:paraId="3C58AE87" w14:textId="77777777" w:rsidR="002F0426" w:rsidRPr="00ED07E5" w:rsidRDefault="00070F70" w:rsidP="00672FC6">
      <w:pPr>
        <w:pStyle w:val="Ttulo2"/>
        <w:spacing w:line="360" w:lineRule="auto"/>
        <w:jc w:val="both"/>
        <w:rPr>
          <w:lang w:val="en-US"/>
        </w:rPr>
      </w:pPr>
      <w:r>
        <w:rPr>
          <w:lang w:val="en-US"/>
        </w:rPr>
        <w:t>3.4 Spatial expression of the demographic trap</w:t>
      </w:r>
    </w:p>
    <w:p w14:paraId="312C4557" w14:textId="77777777" w:rsidR="00570FAE" w:rsidRDefault="00070F70" w:rsidP="00672FC6">
      <w:pPr>
        <w:spacing w:line="360" w:lineRule="auto"/>
        <w:jc w:val="center"/>
      </w:pPr>
      <w:r>
        <w:rPr>
          <w:noProof/>
        </w:rPr>
        <w:lastRenderedPageBreak/>
        <w:drawing>
          <wp:inline distT="0" distB="0" distL="0" distR="0" wp14:anchorId="122C6731" wp14:editId="4C7F7FB8">
            <wp:extent cx="5029200" cy="37724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4_bivariate_risk.png"/>
                    <pic:cNvPicPr/>
                  </pic:nvPicPr>
                  <pic:blipFill>
                    <a:blip r:embed="rId15"/>
                    <a:stretch>
                      <a:fillRect/>
                    </a:stretch>
                  </pic:blipFill>
                  <pic:spPr>
                    <a:xfrm>
                      <a:off x="0" y="0"/>
                      <a:ext cx="5029200" cy="4235200"/>
                    </a:xfrm>
                    <a:prstGeom prst="rect">
                      <a:avLst/>
                    </a:prstGeom>
                  </pic:spPr>
                </pic:pic>
              </a:graphicData>
            </a:graphic>
          </wp:inline>
        </w:drawing>
      </w:r>
    </w:p>
    <w:p w14:paraId="0A6CDB59" w14:textId="77777777" w:rsidR="00570FAE" w:rsidRPr="00ED07E5" w:rsidRDefault="00070F70" w:rsidP="00672FC6">
      <w:pPr>
        <w:spacing w:line="360" w:lineRule="auto"/>
        <w:jc w:val="both"/>
        <w:rPr>
          <w:lang w:val="en-US"/>
        </w:rPr>
      </w:pPr>
      <w:r>
        <w:rPr>
          <w:i/>
          <w:sz w:val="18"/>
          <w:lang w:val="en-US"/>
        </w:rPr>
        <w:t>Figure 4. Bivariate map of conservation priority. Each cell is classified by initial occupancy (</w:t>
      </w:r>
      <w:r>
        <w:rPr>
          <w:i/>
          <w:sz w:val="18"/>
        </w:rPr>
        <w:t>ψ</w:t>
      </w:r>
      <w:r>
        <w:rPr>
          <w:i/>
          <w:sz w:val="18"/>
          <w:lang w:val="en-US"/>
        </w:rPr>
        <w:t>₁, teal axis) and extinction probability (</w:t>
      </w:r>
      <w:r>
        <w:rPr>
          <w:i/>
          <w:sz w:val="18"/>
        </w:rPr>
        <w:t>ε</w:t>
      </w:r>
      <w:r>
        <w:rPr>
          <w:i/>
          <w:sz w:val="18"/>
          <w:lang w:val="en-US"/>
        </w:rPr>
        <w:t xml:space="preserve">, red axis) using quantile breaks (3 × 3). Dark cells (high </w:t>
      </w:r>
      <w:r>
        <w:rPr>
          <w:i/>
          <w:sz w:val="18"/>
        </w:rPr>
        <w:t>ψ</w:t>
      </w:r>
      <w:r>
        <w:rPr>
          <w:i/>
          <w:sz w:val="18"/>
          <w:lang w:val="en-US"/>
        </w:rPr>
        <w:t xml:space="preserve">₁ + high </w:t>
      </w:r>
      <w:r>
        <w:rPr>
          <w:i/>
          <w:sz w:val="18"/>
        </w:rPr>
        <w:t>ε</w:t>
      </w:r>
      <w:r>
        <w:rPr>
          <w:i/>
          <w:sz w:val="18"/>
          <w:lang w:val="en-US"/>
        </w:rPr>
        <w:t>) identify areas where species currently persist but face the highest extinction risk, representing the most urgent conservation priorities. Green/teal cells indicate safe strongholds (high occupancy, low extinction); red cells indicate marginal populations (low occupancy, high extinction).</w:t>
      </w:r>
    </w:p>
    <w:p w14:paraId="0D27966A" w14:textId="1F6562F4" w:rsidR="002F0426" w:rsidRPr="00ED07E5" w:rsidRDefault="00070F70" w:rsidP="00672FC6">
      <w:pPr>
        <w:spacing w:before="80" w:after="80" w:line="360" w:lineRule="auto"/>
        <w:jc w:val="both"/>
        <w:rPr>
          <w:lang w:val="en-US"/>
        </w:rPr>
      </w:pPr>
      <w:r>
        <w:rPr>
          <w:lang w:val="en-US"/>
        </w:rPr>
        <w:t xml:space="preserve">The demographic trap is not uniformly distributed across mainland Spain. Bivariate maps classifying each grid cell by </w:t>
      </w:r>
      <w:commentRangeStart w:id="170"/>
      <w:commentRangeStart w:id="171"/>
      <w:r>
        <w:rPr>
          <w:lang w:val="en-US"/>
        </w:rPr>
        <w:t>initial occupancy (</w:t>
      </w:r>
      <w:r>
        <w:t>ψ</w:t>
      </w:r>
      <w:r>
        <w:rPr>
          <w:lang w:val="en-US"/>
        </w:rPr>
        <w:t>₁) and extinction probability (</w:t>
      </w:r>
      <w:r>
        <w:t>ε</w:t>
      </w:r>
      <w:r>
        <w:rPr>
          <w:lang w:val="en-US"/>
        </w:rPr>
        <w:t xml:space="preserve">) estimated from the best-supported model for each species (Section 2.4) </w:t>
      </w:r>
      <w:commentRangeEnd w:id="171"/>
      <w:r>
        <w:rPr>
          <w:rStyle w:val="Refdecomentario"/>
          <w:sz w:val="22"/>
          <w:szCs w:val="22"/>
          <w:lang w:val="en-US"/>
        </w:rPr>
        <w:commentReference w:id="171"/>
      </w:r>
      <w:commentRangeEnd w:id="170"/>
      <w:r>
        <w:rPr>
          <w:rStyle w:val="Refdecomentario"/>
          <w:sz w:val="22"/>
          <w:szCs w:val="22"/>
          <w:lang w:val="en-US"/>
        </w:rPr>
        <w:commentReference w:id="170"/>
      </w:r>
      <w:r>
        <w:rPr>
          <w:lang w:val="en-US"/>
        </w:rPr>
        <w:t>reveal where species currently persist but face the highest extinction risk (Fig</w:t>
      </w:r>
      <w:ins w:id="172" w:author="CARLOS ALFONSO MARTIN DE LA CALLE" w:date="2026-07-13T13:27:00Z" w16du:dateUtc="2026-07-13T11:27:00Z">
        <w:r w:rsidR="00D86DDE">
          <w:rPr>
            <w:lang w:val="en-US"/>
          </w:rPr>
          <w:t>.</w:t>
        </w:r>
      </w:ins>
      <w:del w:id="173" w:author="CARLOS ALFONSO MARTIN DE LA CALLE" w:date="2026-07-13T13:27:00Z" w16du:dateUtc="2026-07-13T11:27:00Z">
        <w:r w:rsidDel="00D86DDE">
          <w:rPr>
            <w:lang w:val="en-US"/>
          </w:rPr>
          <w:delText>ure</w:delText>
        </w:r>
      </w:del>
      <w:r>
        <w:rPr>
          <w:lang w:val="en-US"/>
        </w:rPr>
        <w:t xml:space="preserve"> 4). For </w:t>
      </w:r>
      <w:r>
        <w:rPr>
          <w:i/>
          <w:iCs/>
          <w:lang w:val="en-US"/>
        </w:rPr>
        <w:t>O</w:t>
      </w:r>
      <w:ins w:id="174" w:author="Raúl Contreras Martín" w:date="2026-07-08T13:48:00Z">
        <w:r w:rsidR="001A76F9">
          <w:rPr>
            <w:i/>
            <w:iCs/>
            <w:lang w:val="en-US"/>
          </w:rPr>
          <w:t>.</w:t>
        </w:r>
      </w:ins>
      <w:del w:id="175" w:author="Raúl Contreras Martín" w:date="2026-07-08T13:48:00Z">
        <w:r w:rsidDel="001A76F9">
          <w:rPr>
            <w:i/>
            <w:iCs/>
            <w:lang w:val="en-US"/>
          </w:rPr>
          <w:delText>tis</w:delText>
        </w:r>
      </w:del>
      <w:r>
        <w:rPr>
          <w:i/>
          <w:iCs/>
          <w:lang w:val="en-US"/>
        </w:rPr>
        <w:t xml:space="preserve"> tarda</w:t>
      </w:r>
      <w:r>
        <w:rPr>
          <w:lang w:val="en-US"/>
        </w:rPr>
        <w:t xml:space="preserve">, the highest-priority cells (high </w:t>
      </w:r>
      <w:r>
        <w:t>ψ</w:t>
      </w:r>
      <w:r>
        <w:rPr>
          <w:lang w:val="en-US"/>
        </w:rPr>
        <w:t xml:space="preserve">₁, high </w:t>
      </w:r>
      <w:r>
        <w:t>ε</w:t>
      </w:r>
      <w:r>
        <w:rPr>
          <w:lang w:val="en-US"/>
        </w:rPr>
        <w:t xml:space="preserve">) concentrate around expanding urban peripheries of central meseta cities, spatially consistent with the strong LC13 extinction effect identified in the covariate model. For </w:t>
      </w:r>
      <w:r>
        <w:rPr>
          <w:i/>
          <w:iCs/>
          <w:lang w:val="en-US"/>
        </w:rPr>
        <w:t>P. orientalis</w:t>
      </w:r>
      <w:r>
        <w:rPr>
          <w:lang w:val="en-US"/>
        </w:rPr>
        <w:t xml:space="preserve">, high-risk cells extend across the entire species’ range, with southwestern populations combining high occupancy and severe extinction pressure. For </w:t>
      </w:r>
      <w:r>
        <w:rPr>
          <w:i/>
          <w:iCs/>
          <w:lang w:val="en-US"/>
        </w:rPr>
        <w:t>P. alchata</w:t>
      </w:r>
      <w:r>
        <w:rPr>
          <w:lang w:val="en-US"/>
        </w:rPr>
        <w:t xml:space="preserve">, the Ebro Valley populations occupy the highest-risk category. </w:t>
      </w:r>
      <w:r>
        <w:rPr>
          <w:i/>
          <w:iCs/>
          <w:lang w:val="en-US"/>
        </w:rPr>
        <w:t>T</w:t>
      </w:r>
      <w:ins w:id="176" w:author="Raúl Contreras Martín" w:date="2026-07-08T13:49:00Z">
        <w:r w:rsidR="001A76F9">
          <w:rPr>
            <w:i/>
            <w:iCs/>
            <w:lang w:val="en-US"/>
          </w:rPr>
          <w:t>.</w:t>
        </w:r>
      </w:ins>
      <w:del w:id="177" w:author="Raúl Contreras Martín" w:date="2026-07-08T13:49:00Z">
        <w:r w:rsidDel="001A76F9">
          <w:rPr>
            <w:i/>
            <w:iCs/>
            <w:lang w:val="en-US"/>
          </w:rPr>
          <w:delText>etrax</w:delText>
        </w:r>
      </w:del>
      <w:r>
        <w:rPr>
          <w:i/>
          <w:iCs/>
          <w:lang w:val="en-US"/>
        </w:rPr>
        <w:t xml:space="preserve"> tetrax</w:t>
      </w:r>
      <w:r>
        <w:rPr>
          <w:lang w:val="en-US"/>
        </w:rPr>
        <w:t xml:space="preserve"> shows the broadest distribution of safe strongholds (high </w:t>
      </w:r>
      <w:r>
        <w:t>ψ</w:t>
      </w:r>
      <w:r>
        <w:rPr>
          <w:lang w:val="en-US"/>
        </w:rPr>
        <w:t xml:space="preserve">₁, low </w:t>
      </w:r>
      <w:r>
        <w:t>ε</w:t>
      </w:r>
      <w:r>
        <w:rPr>
          <w:lang w:val="en-US"/>
        </w:rPr>
        <w:t>), consistent with its near-equilibrium demographic state, although pockets of high extinction risk persist in peripheral populations. Cells combining high occupancy with high extinction probability identify the most urgent conservation priorities: sites where species are present but where, given the near-zero colonisation rates documented above, local extinction would represent permanent range loss.</w:t>
      </w:r>
    </w:p>
    <w:p w14:paraId="42C21302" w14:textId="77777777" w:rsidR="002F0426" w:rsidRDefault="00070F70" w:rsidP="00672FC6">
      <w:pPr>
        <w:pStyle w:val="Ttulo2"/>
        <w:spacing w:line="360" w:lineRule="auto"/>
        <w:jc w:val="both"/>
      </w:pPr>
      <w:r>
        <w:lastRenderedPageBreak/>
        <w:t>3.5 Environmental drivers by demographic process</w:t>
      </w:r>
    </w:p>
    <w:p w14:paraId="2A601DE7" w14:textId="77777777" w:rsidR="00570FAE" w:rsidRDefault="00070F70" w:rsidP="00672FC6">
      <w:pPr>
        <w:spacing w:line="360" w:lineRule="auto"/>
        <w:jc w:val="both"/>
      </w:pPr>
      <w:r>
        <w:rPr>
          <w:noProof/>
        </w:rPr>
        <w:drawing>
          <wp:inline distT="0" distB="0" distL="0" distR="0" wp14:anchorId="5253832B" wp14:editId="68DBF3D7">
            <wp:extent cx="5029200" cy="4113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ub_fig2_forest_3submodels.png"/>
                    <pic:cNvPicPr/>
                  </pic:nvPicPr>
                  <pic:blipFill>
                    <a:blip r:embed="rId16"/>
                    <a:stretch>
                      <a:fillRect/>
                    </a:stretch>
                  </pic:blipFill>
                  <pic:spPr>
                    <a:xfrm>
                      <a:off x="0" y="0"/>
                      <a:ext cx="5029200" cy="4113568"/>
                    </a:xfrm>
                    <a:prstGeom prst="rect">
                      <a:avLst/>
                    </a:prstGeom>
                  </pic:spPr>
                </pic:pic>
              </a:graphicData>
            </a:graphic>
          </wp:inline>
        </w:drawing>
      </w:r>
    </w:p>
    <w:p w14:paraId="4467E928" w14:textId="2FD78F0F" w:rsidR="00570FAE" w:rsidRPr="00ED07E5" w:rsidRDefault="00070F70" w:rsidP="00672FC6">
      <w:pPr>
        <w:spacing w:line="360" w:lineRule="auto"/>
        <w:jc w:val="both"/>
        <w:rPr>
          <w:lang w:val="en-US"/>
        </w:rPr>
      </w:pPr>
      <w:r>
        <w:rPr>
          <w:i/>
          <w:sz w:val="18"/>
          <w:lang w:val="en-US"/>
        </w:rPr>
        <w:t xml:space="preserve">Figure 5. Environmental drivers of occupancy dynamics. Three-panel forest plot of standardised coefficients for (A) initial occupancy </w:t>
      </w:r>
      <w:r>
        <w:rPr>
          <w:i/>
          <w:sz w:val="18"/>
        </w:rPr>
        <w:t>ψ</w:t>
      </w:r>
      <w:r>
        <w:rPr>
          <w:i/>
          <w:sz w:val="18"/>
          <w:lang w:val="en-US"/>
        </w:rPr>
        <w:t xml:space="preserve">₁, (B) colonisation </w:t>
      </w:r>
      <w:r>
        <w:rPr>
          <w:i/>
          <w:sz w:val="18"/>
        </w:rPr>
        <w:t>γ</w:t>
      </w:r>
      <w:r>
        <w:rPr>
          <w:i/>
          <w:sz w:val="18"/>
          <w:lang w:val="en-US"/>
        </w:rPr>
        <w:t xml:space="preserve">, and (C) extinction </w:t>
      </w:r>
      <w:r>
        <w:rPr>
          <w:i/>
          <w:sz w:val="18"/>
        </w:rPr>
        <w:t>ε</w:t>
      </w:r>
      <w:r>
        <w:rPr>
          <w:i/>
          <w:sz w:val="18"/>
          <w:lang w:val="en-US"/>
        </w:rPr>
        <w:t xml:space="preserve">. Species distinguished by shape and colour. P. alchata </w:t>
      </w:r>
      <w:r>
        <w:rPr>
          <w:i/>
          <w:sz w:val="18"/>
        </w:rPr>
        <w:t>γ</w:t>
      </w:r>
      <w:r>
        <w:rPr>
          <w:i/>
          <w:sz w:val="18"/>
          <w:lang w:val="en-US"/>
        </w:rPr>
        <w:t xml:space="preserve"> excluded (complete separation, n = 16 events). NDVI marked with ⁺ denotes 'climate-adjacent' classification</w:t>
      </w:r>
      <w:commentRangeStart w:id="178"/>
      <w:r>
        <w:rPr>
          <w:i/>
          <w:sz w:val="18"/>
          <w:lang w:val="en-US"/>
        </w:rPr>
        <w:t>.</w:t>
      </w:r>
      <w:commentRangeEnd w:id="178"/>
      <w:r>
        <w:rPr>
          <w:rStyle w:val="Refdecomentario"/>
          <w:i/>
          <w:sz w:val="18"/>
          <w:szCs w:val="22"/>
          <w:lang w:val="en-US"/>
        </w:rPr>
        <w:commentReference w:id="178"/>
      </w:r>
      <w:ins w:id="179" w:author="Raúl Contreras Martín" w:date="2026-07-07T15:52:00Z">
        <w:r w:rsidR="00416A03">
          <w:rPr>
            <w:i/>
            <w:sz w:val="18"/>
            <w:lang w:val="en-US"/>
          </w:rPr>
          <w:t xml:space="preserve"> </w:t>
        </w:r>
      </w:ins>
      <w:ins w:id="180" w:author="Raúl Contreras Martín" w:date="2026-07-08T13:49:00Z">
        <w:r w:rsidR="001A76F9">
          <w:rPr>
            <w:i/>
            <w:sz w:val="18"/>
            <w:lang w:val="en-US"/>
          </w:rPr>
          <w:t>LC6 being close</w:t>
        </w:r>
      </w:ins>
      <w:ins w:id="181" w:author="Raúl Contreras Martín" w:date="2026-07-08T13:50:00Z">
        <w:r w:rsidR="001A76F9">
          <w:rPr>
            <w:i/>
            <w:sz w:val="18"/>
            <w:lang w:val="en-US"/>
          </w:rPr>
          <w:t xml:space="preserve">d shrublands, </w:t>
        </w:r>
      </w:ins>
      <w:ins w:id="182" w:author="Raúl Contreras Martín" w:date="2026-07-07T15:51:00Z">
        <w:r w:rsidR="00416A03">
          <w:rPr>
            <w:i/>
            <w:sz w:val="18"/>
            <w:lang w:val="en-US"/>
          </w:rPr>
          <w:t>LC</w:t>
        </w:r>
      </w:ins>
      <w:ins w:id="183" w:author="Raúl Contreras Martín" w:date="2026-07-07T15:52:00Z">
        <w:r w:rsidR="00416A03">
          <w:rPr>
            <w:i/>
            <w:sz w:val="18"/>
            <w:lang w:val="en-US"/>
          </w:rPr>
          <w:t>7</w:t>
        </w:r>
      </w:ins>
      <w:ins w:id="184" w:author="Raúl Contreras Martín" w:date="2026-07-07T15:51:00Z">
        <w:r w:rsidR="00416A03">
          <w:rPr>
            <w:i/>
            <w:sz w:val="18"/>
            <w:lang w:val="en-US"/>
          </w:rPr>
          <w:t xml:space="preserve"> </w:t>
        </w:r>
      </w:ins>
      <w:ins w:id="185" w:author="Raúl Contreras Martín" w:date="2026-07-07T15:52:00Z">
        <w:r w:rsidR="00416A03">
          <w:rPr>
            <w:i/>
            <w:sz w:val="18"/>
            <w:lang w:val="en-US"/>
          </w:rPr>
          <w:t xml:space="preserve">open shrublands, LC12 </w:t>
        </w:r>
      </w:ins>
      <w:ins w:id="186" w:author="Raúl Contreras Martín" w:date="2026-07-07T15:51:00Z">
        <w:r w:rsidR="00416A03">
          <w:rPr>
            <w:i/>
            <w:sz w:val="18"/>
            <w:lang w:val="en-US"/>
          </w:rPr>
          <w:t>croplands and LC13 urban and built-up lands.</w:t>
        </w:r>
      </w:ins>
    </w:p>
    <w:p w14:paraId="61686CE2" w14:textId="3939A212" w:rsidR="002F0426" w:rsidRPr="00ED07E5" w:rsidRDefault="00070F70" w:rsidP="00672FC6">
      <w:pPr>
        <w:spacing w:before="80" w:after="80" w:line="360" w:lineRule="auto"/>
        <w:jc w:val="both"/>
        <w:rPr>
          <w:lang w:val="en-US"/>
        </w:rPr>
      </w:pPr>
      <w:r>
        <w:rPr>
          <w:lang w:val="en-US"/>
        </w:rPr>
        <w:t xml:space="preserve">Environmental drivers showed clear species-specific signatures (Fig. 5; full coefficients in Supplementary S3), with a cross-species pattern that partitions drivers by demographic process. Climate variables dominated the colonisation submodels for three of four species. For </w:t>
      </w:r>
      <w:r>
        <w:rPr>
          <w:i/>
          <w:iCs/>
          <w:lang w:val="en-US"/>
        </w:rPr>
        <w:t>O</w:t>
      </w:r>
      <w:ins w:id="187" w:author="Raúl Contreras Martín" w:date="2026-07-08T13:51:00Z">
        <w:r w:rsidR="001A76F9">
          <w:rPr>
            <w:i/>
            <w:iCs/>
            <w:lang w:val="en-US"/>
          </w:rPr>
          <w:t>.</w:t>
        </w:r>
      </w:ins>
      <w:del w:id="188" w:author="Raúl Contreras Martín" w:date="2026-07-08T13:51:00Z">
        <w:r w:rsidDel="001A76F9">
          <w:rPr>
            <w:i/>
            <w:iCs/>
            <w:lang w:val="en-US"/>
          </w:rPr>
          <w:delText>tis</w:delText>
        </w:r>
      </w:del>
      <w:r>
        <w:rPr>
          <w:i/>
          <w:iCs/>
          <w:lang w:val="en-US"/>
        </w:rPr>
        <w:t xml:space="preserve"> tarda</w:t>
      </w:r>
      <w:r>
        <w:rPr>
          <w:lang w:val="en-US"/>
        </w:rPr>
        <w:t xml:space="preserve">, NDVI (climate-adjacent; beta = −1.45, P &lt; 0.05) and minimum temperature (beta = −4.52, P &lt; 0.05) constrain colonisation, suggesting that vegetation encroachment and cold-season severity limit establishment at new sites. For </w:t>
      </w:r>
      <w:r>
        <w:rPr>
          <w:i/>
          <w:iCs/>
          <w:lang w:val="en-US"/>
        </w:rPr>
        <w:t>P. orientalis</w:t>
      </w:r>
      <w:r>
        <w:rPr>
          <w:lang w:val="en-US"/>
        </w:rPr>
        <w:t>, minimum and maximum temperature entered the colonisation submodel with opposing signs (</w:t>
      </w:r>
      <w:r>
        <w:t>β</w:t>
      </w:r>
      <w:r>
        <w:rPr>
          <w:lang w:val="en-US"/>
        </w:rPr>
        <w:t xml:space="preserve">_tmmn = −8.11; </w:t>
      </w:r>
      <w:r>
        <w:t>β</w:t>
      </w:r>
      <w:r>
        <w:rPr>
          <w:lang w:val="en-US"/>
        </w:rPr>
        <w:t xml:space="preserve">_tmmx = +9.14), but these predictors are correlated (|r| = 0.70–0.71) and individual coefficients are therefore unreliable; the joint signal indicates sensitivity to the diurnal temperature range during breeding rather than independent effects of minimum and maximum temperature. </w:t>
      </w:r>
      <w:r>
        <w:rPr>
          <w:i/>
          <w:iCs/>
          <w:lang w:val="en-US"/>
        </w:rPr>
        <w:t>T</w:t>
      </w:r>
      <w:del w:id="189" w:author="Raúl Contreras Martín" w:date="2026-07-08T13:52:00Z">
        <w:r w:rsidDel="001A76F9">
          <w:rPr>
            <w:i/>
            <w:iCs/>
            <w:lang w:val="en-US"/>
          </w:rPr>
          <w:delText>etra</w:delText>
        </w:r>
      </w:del>
      <w:ins w:id="190" w:author="Raúl Contreras Martín" w:date="2026-07-08T13:52:00Z">
        <w:r w:rsidR="001A76F9">
          <w:rPr>
            <w:i/>
            <w:iCs/>
            <w:lang w:val="en-US"/>
          </w:rPr>
          <w:t>.</w:t>
        </w:r>
      </w:ins>
      <w:del w:id="191" w:author="Raúl Contreras Martín" w:date="2026-07-08T13:52:00Z">
        <w:r w:rsidDel="001A76F9">
          <w:rPr>
            <w:i/>
            <w:iCs/>
            <w:lang w:val="en-US"/>
          </w:rPr>
          <w:delText>x</w:delText>
        </w:r>
      </w:del>
      <w:r>
        <w:rPr>
          <w:i/>
          <w:iCs/>
          <w:lang w:val="en-US"/>
        </w:rPr>
        <w:t xml:space="preserve"> tetrax</w:t>
      </w:r>
      <w:r>
        <w:rPr>
          <w:lang w:val="en-US"/>
        </w:rPr>
        <w:t xml:space="preserve"> was the exception: cropland (LC12) was the sole significant colonisation driver (beta = +0.90, P &lt; 0.05), with no climate variable retained.</w:t>
      </w:r>
    </w:p>
    <w:p w14:paraId="7E2613A2" w14:textId="733043F6" w:rsidR="002F0426" w:rsidRPr="00ED07E5" w:rsidRDefault="00070F70" w:rsidP="00672FC6">
      <w:pPr>
        <w:spacing w:before="80" w:after="80" w:line="360" w:lineRule="auto"/>
        <w:jc w:val="both"/>
        <w:rPr>
          <w:lang w:val="en-US"/>
        </w:rPr>
      </w:pPr>
      <w:r>
        <w:rPr>
          <w:lang w:val="en-US"/>
        </w:rPr>
        <w:lastRenderedPageBreak/>
        <w:t xml:space="preserve">Land-use variables played a more prominent role in extinction, but in species-specific configurations. Urban encroachment (LC13) was the dominant extinction driver for </w:t>
      </w:r>
      <w:r>
        <w:rPr>
          <w:i/>
          <w:iCs/>
          <w:lang w:val="en-US"/>
        </w:rPr>
        <w:t>O</w:t>
      </w:r>
      <w:ins w:id="192" w:author="Raúl Contreras Martín" w:date="2026-07-08T13:52:00Z">
        <w:r w:rsidR="001A76F9">
          <w:rPr>
            <w:i/>
            <w:iCs/>
            <w:lang w:val="en-US"/>
          </w:rPr>
          <w:t>.</w:t>
        </w:r>
      </w:ins>
      <w:del w:id="193" w:author="Raúl Contreras Martín" w:date="2026-07-08T13:52:00Z">
        <w:r w:rsidDel="001A76F9">
          <w:rPr>
            <w:i/>
            <w:iCs/>
            <w:lang w:val="en-US"/>
          </w:rPr>
          <w:delText>tis</w:delText>
        </w:r>
      </w:del>
      <w:r>
        <w:rPr>
          <w:i/>
          <w:iCs/>
          <w:lang w:val="en-US"/>
        </w:rPr>
        <w:t xml:space="preserve"> tarda</w:t>
      </w:r>
      <w:r>
        <w:rPr>
          <w:lang w:val="en-US"/>
        </w:rPr>
        <w:t xml:space="preserve"> (beta = +2.80, P &lt; 0.001). For </w:t>
      </w:r>
      <w:r>
        <w:rPr>
          <w:i/>
          <w:iCs/>
          <w:lang w:val="en-US"/>
        </w:rPr>
        <w:t>P. orientalis</w:t>
      </w:r>
      <w:r>
        <w:rPr>
          <w:lang w:val="en-US"/>
        </w:rPr>
        <w:t xml:space="preserve">, NDVI strongly increased extinction (beta = +2.05, P &lt; 0.001; climate-adjacent), while cropland simultaneously reduced it (LC12, beta = −0.83, P = 0.02); agricultural mosaics appear to buffer local extinction risk. For </w:t>
      </w:r>
      <w:r>
        <w:rPr>
          <w:i/>
          <w:iCs/>
          <w:lang w:val="en-US"/>
        </w:rPr>
        <w:t>T. tetrax</w:t>
      </w:r>
      <w:r>
        <w:rPr>
          <w:lang w:val="en-US"/>
        </w:rPr>
        <w:t>, cropland reduced extinction (LC12, beta = −0.57, P &lt; 0.05), making it the only species for which a single management variable (maintaining agricultural land use through agri-environment schemes) that simultaneously increases colonisation and reduces extinction.</w:t>
      </w:r>
    </w:p>
    <w:p w14:paraId="15CC1F85" w14:textId="77777777" w:rsidR="002F0426" w:rsidRPr="00ED07E5" w:rsidRDefault="00070F70" w:rsidP="00672FC6">
      <w:pPr>
        <w:pStyle w:val="Ttulo2"/>
        <w:spacing w:line="360" w:lineRule="auto"/>
        <w:jc w:val="both"/>
        <w:rPr>
          <w:lang w:val="en-US"/>
        </w:rPr>
      </w:pPr>
      <w:r>
        <w:rPr>
          <w:lang w:val="en-US"/>
        </w:rPr>
        <w:t>3.6 Counterfactual attribution</w:t>
      </w:r>
    </w:p>
    <w:p w14:paraId="52E1F9EC" w14:textId="2776DA94" w:rsidR="002F0426" w:rsidRPr="00ED07E5" w:rsidRDefault="00070F70" w:rsidP="00672FC6">
      <w:pPr>
        <w:spacing w:before="80" w:after="80" w:line="360" w:lineRule="auto"/>
        <w:jc w:val="both"/>
        <w:rPr>
          <w:lang w:val="en-US"/>
        </w:rPr>
      </w:pPr>
      <w:r>
        <w:rPr>
          <w:lang w:val="en-US"/>
        </w:rPr>
        <w:t xml:space="preserve">Climate had larger and more consistent effects on colonisation than land use for three species, while land-use change drove both processes for </w:t>
      </w:r>
      <w:ins w:id="194" w:author="Raúl Contreras Martín" w:date="2026-07-08T13:53:00Z">
        <w:r w:rsidR="001A76F9">
          <w:rPr>
            <w:i/>
            <w:iCs/>
            <w:lang w:val="en-US"/>
          </w:rPr>
          <w:t>T.</w:t>
        </w:r>
      </w:ins>
      <w:del w:id="195" w:author="Raúl Contreras Martín" w:date="2026-07-08T13:53:00Z">
        <w:r w:rsidDel="001A76F9">
          <w:rPr>
            <w:i/>
            <w:iCs/>
            <w:lang w:val="en-US"/>
          </w:rPr>
          <w:delText>Tetrax</w:delText>
        </w:r>
      </w:del>
      <w:r>
        <w:rPr>
          <w:i/>
          <w:iCs/>
          <w:lang w:val="en-US"/>
        </w:rPr>
        <w:t xml:space="preserve"> tetrax</w:t>
      </w:r>
      <w:r>
        <w:rPr>
          <w:lang w:val="en-US"/>
        </w:rPr>
        <w:t xml:space="preserve"> (Table 2). The attribution magnitude for this seven-year window is modest in absolute probability units (&lt; 0.01), as expected; its value is comparative across species and driver classes rather than as an estimate of total accumulated change. Two important caveats apply. First, the static land-cover covariates were entered into </w:t>
      </w:r>
      <w:r>
        <w:t>ψ</w:t>
      </w:r>
      <w:r>
        <w:rPr>
          <w:lang w:val="en-US"/>
        </w:rPr>
        <w:t>₁ by design, thereby concentrating the explanatory variance attributable to long-run habitat structure in the initial state rather than in the turnover submodels. Second, interannual variance in TerraClimate variables structurally exceeds that of MODIS land-cover classes over seven years, meaning that the relative dominance of climate in attribution reflects the covariate design as much as the underlying ecology. These constraints mean that attribution results should be read as indicative of driver identity rather than as precise partitioning of variance.</w:t>
      </w:r>
    </w:p>
    <w:p w14:paraId="423DACF3" w14:textId="77777777" w:rsidR="002F0426" w:rsidRPr="00ED07E5" w:rsidRDefault="002F0426" w:rsidP="00672FC6">
      <w:pPr>
        <w:spacing w:before="40" w:after="40" w:line="360" w:lineRule="auto"/>
        <w:jc w:val="both"/>
        <w:rPr>
          <w:lang w:val="en-US"/>
        </w:rPr>
      </w:pPr>
    </w:p>
    <w:p w14:paraId="5320B46D" w14:textId="53AF58E1" w:rsidR="002F0426" w:rsidRPr="00ED07E5" w:rsidRDefault="00070F70" w:rsidP="00672FC6">
      <w:pPr>
        <w:spacing w:before="100" w:after="200" w:line="360" w:lineRule="auto"/>
        <w:jc w:val="both"/>
        <w:rPr>
          <w:lang w:val="en-US"/>
        </w:rPr>
      </w:pPr>
      <w:r>
        <w:rPr>
          <w:sz w:val="20"/>
          <w:szCs w:val="20"/>
          <w:lang w:val="en-US"/>
        </w:rPr>
        <w:t xml:space="preserve">Table 2. Attribution summary: mean </w:t>
      </w:r>
      <w:r>
        <w:rPr>
          <w:sz w:val="20"/>
          <w:szCs w:val="20"/>
        </w:rPr>
        <w:t>Δψ</w:t>
      </w:r>
      <w:r>
        <w:rPr>
          <w:sz w:val="20"/>
          <w:szCs w:val="20"/>
          <w:lang w:val="en-US"/>
        </w:rPr>
        <w:t xml:space="preserve"> per scenario relative to S0 baseline. *</w:t>
      </w:r>
      <w:r>
        <w:rPr>
          <w:i/>
          <w:iCs/>
          <w:sz w:val="20"/>
          <w:szCs w:val="20"/>
          <w:lang w:val="en-US"/>
        </w:rPr>
        <w:t>P. alchata</w:t>
      </w:r>
      <w:r>
        <w:rPr>
          <w:sz w:val="20"/>
          <w:szCs w:val="20"/>
          <w:lang w:val="en-US"/>
        </w:rPr>
        <w:t xml:space="preserve"> </w:t>
      </w:r>
      <w:r>
        <w:rPr>
          <w:sz w:val="20"/>
          <w:szCs w:val="20"/>
        </w:rPr>
        <w:t>γ</w:t>
      </w:r>
      <w:r>
        <w:rPr>
          <w:sz w:val="20"/>
          <w:szCs w:val="20"/>
          <w:lang w:val="en-US"/>
        </w:rPr>
        <w:t xml:space="preserve"> excluded (complete separation). NDVI decomposition amplified the climate signal for </w:t>
      </w:r>
      <w:r>
        <w:rPr>
          <w:i/>
          <w:iCs/>
          <w:sz w:val="20"/>
          <w:szCs w:val="20"/>
          <w:lang w:val="en-US"/>
        </w:rPr>
        <w:t>P. orientalis</w:t>
      </w:r>
      <w:r>
        <w:rPr>
          <w:sz w:val="20"/>
          <w:szCs w:val="20"/>
          <w:lang w:val="en-US"/>
        </w:rPr>
        <w:t xml:space="preserve"> </w:t>
      </w:r>
      <w:r>
        <w:rPr>
          <w:sz w:val="20"/>
          <w:szCs w:val="20"/>
        </w:rPr>
        <w:t>ε</w:t>
      </w:r>
      <w:r>
        <w:rPr>
          <w:sz w:val="20"/>
          <w:szCs w:val="20"/>
          <w:lang w:val="en-US"/>
        </w:rPr>
        <w:t xml:space="preserve"> by 3× but did not change dominant-driver classification for any species (Supplementary S9).</w:t>
      </w:r>
    </w:p>
    <w:tbl>
      <w:tblPr>
        <w:tblW w:w="6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1100"/>
        <w:gridCol w:w="1100"/>
        <w:gridCol w:w="1100"/>
        <w:gridCol w:w="1100"/>
      </w:tblGrid>
      <w:tr w:rsidR="002F0426" w14:paraId="24CCCE4C"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8B6A4BF" w14:textId="77777777" w:rsidR="002F0426" w:rsidRDefault="00070F70" w:rsidP="00672FC6">
            <w:pPr>
              <w:spacing w:line="360" w:lineRule="auto"/>
              <w:jc w:val="both"/>
            </w:pPr>
            <w:r>
              <w:rPr>
                <w:b/>
                <w:bCs/>
                <w:sz w:val="18"/>
                <w:szCs w:val="18"/>
              </w:rPr>
              <w:t>Species</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1DB037D" w14:textId="77777777" w:rsidR="002F0426" w:rsidRDefault="00070F70" w:rsidP="00672FC6">
            <w:pPr>
              <w:spacing w:line="360" w:lineRule="auto"/>
              <w:jc w:val="both"/>
            </w:pPr>
            <w:r>
              <w:rPr>
                <w:b/>
                <w:bCs/>
                <w:sz w:val="18"/>
                <w:szCs w:val="18"/>
              </w:rPr>
              <w:t>Dominant driver</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4A218C8E" w14:textId="77777777" w:rsidR="002F0426" w:rsidRDefault="00070F70" w:rsidP="00672FC6">
            <w:pPr>
              <w:spacing w:line="360" w:lineRule="auto"/>
              <w:jc w:val="both"/>
            </w:pPr>
            <w:r>
              <w:rPr>
                <w:b/>
                <w:bCs/>
                <w:sz w:val="18"/>
                <w:szCs w:val="18"/>
              </w:rPr>
              <w:t>Δγ climate</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0419FBA2" w14:textId="77777777" w:rsidR="002F0426" w:rsidRDefault="00070F70" w:rsidP="00672FC6">
            <w:pPr>
              <w:spacing w:line="360" w:lineRule="auto"/>
              <w:jc w:val="both"/>
            </w:pPr>
            <w:r>
              <w:rPr>
                <w:b/>
                <w:bCs/>
                <w:sz w:val="18"/>
                <w:szCs w:val="18"/>
              </w:rPr>
              <w:t>Δγ land-use</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73D72A60" w14:textId="77777777" w:rsidR="002F0426" w:rsidRDefault="00070F70" w:rsidP="00672FC6">
            <w:pPr>
              <w:spacing w:line="360" w:lineRule="auto"/>
              <w:jc w:val="both"/>
            </w:pPr>
            <w:r>
              <w:rPr>
                <w:b/>
                <w:bCs/>
                <w:sz w:val="18"/>
                <w:szCs w:val="18"/>
              </w:rPr>
              <w:t>Δε climate</w:t>
            </w:r>
          </w:p>
        </w:tc>
        <w:tc>
          <w:tcPr>
            <w:tcW w:w="1100" w:type="dxa"/>
            <w:tcBorders>
              <w:top w:val="single" w:sz="1" w:space="0" w:color="AAAAAA"/>
              <w:left w:val="single" w:sz="1" w:space="0" w:color="AAAAAA"/>
              <w:bottom w:val="single" w:sz="1" w:space="0" w:color="AAAAAA"/>
              <w:right w:val="single" w:sz="1" w:space="0" w:color="AAAAAA"/>
            </w:tcBorders>
            <w:shd w:val="clear" w:color="auto" w:fill="E8EFF7"/>
            <w:tcMar>
              <w:top w:w="80" w:type="dxa"/>
              <w:left w:w="120" w:type="dxa"/>
              <w:bottom w:w="80" w:type="dxa"/>
              <w:right w:w="120" w:type="dxa"/>
            </w:tcMar>
          </w:tcPr>
          <w:p w14:paraId="20818B61" w14:textId="77777777" w:rsidR="002F0426" w:rsidRDefault="00070F70" w:rsidP="00672FC6">
            <w:pPr>
              <w:spacing w:line="360" w:lineRule="auto"/>
              <w:jc w:val="both"/>
            </w:pPr>
            <w:r>
              <w:rPr>
                <w:b/>
                <w:bCs/>
                <w:sz w:val="18"/>
                <w:szCs w:val="18"/>
              </w:rPr>
              <w:t>Δε land-use</w:t>
            </w:r>
          </w:p>
        </w:tc>
      </w:tr>
      <w:tr w:rsidR="002F0426" w14:paraId="5CA1DB2F"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130D14" w14:textId="77777777" w:rsidR="002F0426" w:rsidRDefault="00070F70" w:rsidP="00672FC6">
            <w:pPr>
              <w:spacing w:line="360" w:lineRule="auto"/>
              <w:jc w:val="both"/>
            </w:pPr>
            <w:r>
              <w:rPr>
                <w:i/>
                <w:iCs/>
                <w:sz w:val="18"/>
                <w:szCs w:val="18"/>
              </w:rPr>
              <w:t>O. tarda</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5E99F71" w14:textId="77777777" w:rsidR="002F0426" w:rsidRDefault="00070F70" w:rsidP="00672FC6">
            <w:pPr>
              <w:spacing w:line="360" w:lineRule="auto"/>
              <w:jc w:val="both"/>
            </w:pPr>
            <w:r>
              <w:rPr>
                <w:sz w:val="18"/>
                <w:szCs w:val="18"/>
              </w:rPr>
              <w:t>Climate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969075" w14:textId="77777777" w:rsidR="002F0426" w:rsidRDefault="00070F70" w:rsidP="00672FC6">
            <w:pPr>
              <w:spacing w:line="360" w:lineRule="auto"/>
              <w:jc w:val="both"/>
            </w:pPr>
            <w:r>
              <w:rPr>
                <w:sz w:val="18"/>
                <w:szCs w:val="18"/>
              </w:rPr>
              <w:t>−6.1×10⁻⁴</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30D39C" w14:textId="77777777" w:rsidR="002F0426" w:rsidRDefault="00070F70" w:rsidP="00672FC6">
            <w:pPr>
              <w:spacing w:line="360" w:lineRule="auto"/>
              <w:jc w:val="both"/>
            </w:pPr>
            <w:r>
              <w:rPr>
                <w:sz w:val="18"/>
                <w:szCs w:val="18"/>
              </w:rPr>
              <w:t>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32F24B" w14:textId="77777777" w:rsidR="002F0426" w:rsidRDefault="00070F70" w:rsidP="00672FC6">
            <w:pPr>
              <w:spacing w:line="360" w:lineRule="auto"/>
              <w:jc w:val="both"/>
            </w:pPr>
            <w:r>
              <w:rPr>
                <w:sz w:val="18"/>
                <w:szCs w:val="18"/>
              </w:rPr>
              <w:t>7.4×10⁻⁴</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86135E" w14:textId="77777777" w:rsidR="002F0426" w:rsidRDefault="00070F70" w:rsidP="00672FC6">
            <w:pPr>
              <w:spacing w:line="360" w:lineRule="auto"/>
              <w:jc w:val="both"/>
            </w:pPr>
            <w:r>
              <w:rPr>
                <w:sz w:val="18"/>
                <w:szCs w:val="18"/>
              </w:rPr>
              <w:t>−1.1×10⁻³</w:t>
            </w:r>
          </w:p>
        </w:tc>
      </w:tr>
      <w:tr w:rsidR="002F0426" w14:paraId="537CB6DA"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627257" w14:textId="77777777" w:rsidR="002F0426" w:rsidRDefault="00070F70" w:rsidP="00672FC6">
            <w:pPr>
              <w:spacing w:line="360" w:lineRule="auto"/>
              <w:jc w:val="both"/>
            </w:pPr>
            <w:r>
              <w:rPr>
                <w:i/>
                <w:iCs/>
                <w:sz w:val="18"/>
                <w:szCs w:val="18"/>
              </w:rPr>
              <w:t>P. alchata</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C94C66" w14:textId="77777777" w:rsidR="002F0426" w:rsidRDefault="00070F70" w:rsidP="00672FC6">
            <w:pPr>
              <w:spacing w:line="360" w:lineRule="auto"/>
              <w:jc w:val="both"/>
            </w:pPr>
            <w:r>
              <w:rPr>
                <w:sz w:val="18"/>
                <w:szCs w:val="18"/>
              </w:rPr>
              <w:t>Climate*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84A1E5" w14:textId="77777777" w:rsidR="002F0426" w:rsidRDefault="00070F70" w:rsidP="00672FC6">
            <w:pPr>
              <w:spacing w:line="360" w:lineRule="auto"/>
              <w:jc w:val="both"/>
            </w:pPr>
            <w:r>
              <w:rPr>
                <w:sz w:val="18"/>
                <w:szCs w:val="18"/>
              </w:rPr>
              <w:t>excl.</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43BAE9" w14:textId="77777777" w:rsidR="002F0426" w:rsidRDefault="00070F70" w:rsidP="00672FC6">
            <w:pPr>
              <w:spacing w:line="360" w:lineRule="auto"/>
              <w:jc w:val="both"/>
            </w:pPr>
            <w:r>
              <w:rPr>
                <w:sz w:val="18"/>
                <w:szCs w:val="18"/>
              </w:rPr>
              <w:t>excl.</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666BFD" w14:textId="77777777" w:rsidR="002F0426" w:rsidRDefault="00070F70" w:rsidP="00672FC6">
            <w:pPr>
              <w:spacing w:line="360" w:lineRule="auto"/>
              <w:jc w:val="both"/>
            </w:pPr>
            <w:r>
              <w:rPr>
                <w:sz w:val="18"/>
                <w:szCs w:val="18"/>
              </w:rPr>
              <w:t>−1.3×10⁻³</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0499F99" w14:textId="77777777" w:rsidR="002F0426" w:rsidRDefault="00070F70" w:rsidP="00672FC6">
            <w:pPr>
              <w:spacing w:line="360" w:lineRule="auto"/>
              <w:jc w:val="both"/>
            </w:pPr>
            <w:r>
              <w:rPr>
                <w:sz w:val="18"/>
                <w:szCs w:val="18"/>
              </w:rPr>
              <w:t>0</w:t>
            </w:r>
          </w:p>
        </w:tc>
      </w:tr>
      <w:tr w:rsidR="002F0426" w14:paraId="032E6BAB"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27FB637" w14:textId="77777777" w:rsidR="002F0426" w:rsidRDefault="00070F70" w:rsidP="00672FC6">
            <w:pPr>
              <w:spacing w:line="360" w:lineRule="auto"/>
              <w:jc w:val="both"/>
            </w:pPr>
            <w:r>
              <w:rPr>
                <w:i/>
                <w:iCs/>
                <w:sz w:val="18"/>
                <w:szCs w:val="18"/>
              </w:rPr>
              <w:t>P. orientalis</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7E40D6" w14:textId="77777777" w:rsidR="002F0426" w:rsidRDefault="00070F70" w:rsidP="00672FC6">
            <w:pPr>
              <w:spacing w:line="360" w:lineRule="auto"/>
              <w:jc w:val="both"/>
            </w:pPr>
            <w:r>
              <w:rPr>
                <w:sz w:val="18"/>
                <w:szCs w:val="18"/>
              </w:rPr>
              <w:t>Climate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E8A17F4" w14:textId="77777777" w:rsidR="002F0426" w:rsidRDefault="00070F70" w:rsidP="00672FC6">
            <w:pPr>
              <w:spacing w:line="360" w:lineRule="auto"/>
              <w:jc w:val="both"/>
            </w:pPr>
            <w:r>
              <w:rPr>
                <w:sz w:val="18"/>
                <w:szCs w:val="18"/>
              </w:rPr>
              <w:t>−3.4×10⁻⁴</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2C5A6AF" w14:textId="77777777" w:rsidR="002F0426" w:rsidRDefault="00070F70" w:rsidP="00672FC6">
            <w:pPr>
              <w:spacing w:line="360" w:lineRule="auto"/>
              <w:jc w:val="both"/>
            </w:pPr>
            <w:r>
              <w:rPr>
                <w:sz w:val="18"/>
                <w:szCs w:val="18"/>
              </w:rPr>
              <w:t>−1.8×10⁻⁴</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986682" w14:textId="77777777" w:rsidR="002F0426" w:rsidRDefault="00070F70" w:rsidP="00672FC6">
            <w:pPr>
              <w:spacing w:line="360" w:lineRule="auto"/>
              <w:jc w:val="both"/>
            </w:pPr>
            <w:r>
              <w:rPr>
                <w:sz w:val="18"/>
                <w:szCs w:val="18"/>
              </w:rPr>
              <w:t>5.7×10⁻³</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8A16863" w14:textId="77777777" w:rsidR="002F0426" w:rsidRDefault="00070F70" w:rsidP="00672FC6">
            <w:pPr>
              <w:spacing w:line="360" w:lineRule="auto"/>
              <w:jc w:val="both"/>
            </w:pPr>
            <w:r>
              <w:rPr>
                <w:sz w:val="18"/>
                <w:szCs w:val="18"/>
              </w:rPr>
              <w:t>−2.1×10⁻⁴</w:t>
            </w:r>
          </w:p>
        </w:tc>
      </w:tr>
      <w:tr w:rsidR="002F0426" w14:paraId="4BB24BEA" w14:textId="77777777" w:rsidTr="00D773B4">
        <w:trPr>
          <w:jc w:val="center"/>
        </w:trPr>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6E54076" w14:textId="77777777" w:rsidR="002F0426" w:rsidRDefault="00070F70" w:rsidP="00672FC6">
            <w:pPr>
              <w:spacing w:line="360" w:lineRule="auto"/>
              <w:jc w:val="both"/>
            </w:pPr>
            <w:r>
              <w:rPr>
                <w:i/>
                <w:iCs/>
                <w:sz w:val="18"/>
                <w:szCs w:val="18"/>
              </w:rPr>
              <w:t>T. tetrax</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E6B155" w14:textId="77777777" w:rsidR="002F0426" w:rsidRDefault="00070F70" w:rsidP="00672FC6">
            <w:pPr>
              <w:spacing w:line="360" w:lineRule="auto"/>
              <w:jc w:val="both"/>
            </w:pPr>
            <w:r>
              <w:rPr>
                <w:sz w:val="18"/>
                <w:szCs w:val="18"/>
              </w:rPr>
              <w:t>Land use</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42DD8C8" w14:textId="77777777" w:rsidR="002F0426" w:rsidRDefault="00070F70" w:rsidP="00672FC6">
            <w:pPr>
              <w:spacing w:line="360" w:lineRule="auto"/>
              <w:jc w:val="both"/>
            </w:pPr>
            <w:r>
              <w:rPr>
                <w:sz w:val="18"/>
                <w:szCs w:val="18"/>
              </w:rPr>
              <w:t>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E22E65" w14:textId="77777777" w:rsidR="002F0426" w:rsidRDefault="00070F70" w:rsidP="00672FC6">
            <w:pPr>
              <w:spacing w:line="360" w:lineRule="auto"/>
              <w:jc w:val="both"/>
            </w:pPr>
            <w:r>
              <w:rPr>
                <w:sz w:val="18"/>
                <w:szCs w:val="18"/>
              </w:rPr>
              <w:t>−1.0×10⁻⁶</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1ACC4F" w14:textId="77777777" w:rsidR="002F0426" w:rsidRDefault="00070F70" w:rsidP="00672FC6">
            <w:pPr>
              <w:spacing w:line="360" w:lineRule="auto"/>
              <w:jc w:val="both"/>
            </w:pPr>
            <w:r>
              <w:rPr>
                <w:sz w:val="18"/>
                <w:szCs w:val="18"/>
              </w:rPr>
              <w:t>0</w:t>
            </w:r>
          </w:p>
        </w:tc>
        <w:tc>
          <w:tcPr>
            <w:tcW w:w="11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41CB0AA" w14:textId="77777777" w:rsidR="002F0426" w:rsidRDefault="00070F70" w:rsidP="00672FC6">
            <w:pPr>
              <w:spacing w:line="360" w:lineRule="auto"/>
              <w:jc w:val="both"/>
            </w:pPr>
            <w:r>
              <w:rPr>
                <w:sz w:val="18"/>
                <w:szCs w:val="18"/>
              </w:rPr>
              <w:t>9.0×10⁻⁶</w:t>
            </w:r>
          </w:p>
        </w:tc>
      </w:tr>
    </w:tbl>
    <w:p w14:paraId="121727E7" w14:textId="77777777" w:rsidR="002F0426" w:rsidRDefault="002F0426" w:rsidP="00672FC6">
      <w:pPr>
        <w:spacing w:before="40" w:after="40" w:line="360" w:lineRule="auto"/>
        <w:jc w:val="both"/>
      </w:pPr>
    </w:p>
    <w:p w14:paraId="1D627EDE" w14:textId="77777777" w:rsidR="002F0426" w:rsidRDefault="00070F70" w:rsidP="00672FC6">
      <w:pPr>
        <w:pStyle w:val="Ttulo2"/>
        <w:spacing w:line="360" w:lineRule="auto"/>
        <w:jc w:val="both"/>
      </w:pPr>
      <w:r>
        <w:lastRenderedPageBreak/>
        <w:t>3.7 Robustness to spatial autocorrelation</w:t>
      </w:r>
    </w:p>
    <w:p w14:paraId="66A9DC18" w14:textId="77777777" w:rsidR="002F0426" w:rsidRPr="00ED07E5" w:rsidRDefault="00070F70" w:rsidP="00672FC6">
      <w:pPr>
        <w:spacing w:before="80" w:after="80" w:line="360" w:lineRule="auto"/>
        <w:jc w:val="both"/>
        <w:rPr>
          <w:lang w:val="en-US"/>
        </w:rPr>
      </w:pPr>
      <w:r>
        <w:rPr>
          <w:lang w:val="en-US"/>
        </w:rPr>
        <w:t xml:space="preserve">Spatio-temporal occupancy models (stPGOcc) achieved adequate convergence for detection and ecological parameters (all Rhat &lt; 1.07, ESS &gt; 200 for </w:t>
      </w:r>
      <w:r>
        <w:t>β</w:t>
      </w:r>
      <w:r>
        <w:rPr>
          <w:lang w:val="en-US"/>
        </w:rPr>
        <w:t xml:space="preserve"> coefficients; full diagnostics in Supplementary S11). The NNGP spatial random effect effectively absorbed residual autocorrelation: Moran’s I on stPGOcc residuals was near zero for all species (−0.06 to −0.04, all P &gt; 0.99), compared with 0.29–0.49 (all P &lt; 0.001) under colext.</w:t>
      </w:r>
    </w:p>
    <w:p w14:paraId="1D6D6F92" w14:textId="77777777" w:rsidR="002F0426" w:rsidRPr="00ED07E5" w:rsidRDefault="00070F70" w:rsidP="00672FC6">
      <w:pPr>
        <w:spacing w:before="80" w:after="80" w:line="360" w:lineRule="auto"/>
        <w:jc w:val="both"/>
        <w:rPr>
          <w:lang w:val="en-US"/>
        </w:rPr>
      </w:pPr>
      <w:r>
        <w:rPr>
          <w:lang w:val="en-US"/>
        </w:rPr>
        <w:t xml:space="preserve">The direction and relative magnitude of ecological covariate effects were consistent between colext and stPGOcc across all four species. Tree cover exerted a strong negative effect on occupancy in both frameworks (stPGOcc </w:t>
      </w:r>
      <w:r>
        <w:t>β</w:t>
      </w:r>
      <w:r>
        <w:rPr>
          <w:lang w:val="en-US"/>
        </w:rPr>
        <w:t xml:space="preserve">: −2.97 to −3.77; colext </w:t>
      </w:r>
      <w:r>
        <w:t>ψ</w:t>
      </w:r>
      <w:r>
        <w:rPr>
          <w:lang w:val="en-US"/>
        </w:rPr>
        <w:t>₁: same sign and comparable magnitude). Temperature range (bio2) was positive in both, and maximum temperature showed the same species-specific pattern. This concordance demonstrates that the colonisation–extinction asymmetry diagnosed by colext is not a statistical artefact of residual spatial dependence.</w:t>
      </w:r>
    </w:p>
    <w:p w14:paraId="0A5DE845" w14:textId="77777777" w:rsidR="002F0426" w:rsidRPr="00ED07E5" w:rsidRDefault="00070F70" w:rsidP="00672FC6">
      <w:pPr>
        <w:pStyle w:val="Ttulo2"/>
        <w:spacing w:line="360" w:lineRule="auto"/>
        <w:jc w:val="both"/>
        <w:rPr>
          <w:lang w:val="en-US"/>
        </w:rPr>
      </w:pPr>
      <w:r>
        <w:rPr>
          <w:lang w:val="en-US"/>
        </w:rPr>
        <w:t>3.8 External validation</w:t>
      </w:r>
    </w:p>
    <w:p w14:paraId="4FA44355" w14:textId="77777777" w:rsidR="002F0426" w:rsidRPr="00ED07E5" w:rsidRDefault="00070F70" w:rsidP="00672FC6">
      <w:pPr>
        <w:spacing w:before="80" w:after="80" w:line="360" w:lineRule="auto"/>
        <w:jc w:val="both"/>
        <w:rPr>
          <w:lang w:val="en-US"/>
        </w:rPr>
      </w:pPr>
      <w:r>
        <w:rPr>
          <w:lang w:val="en-US"/>
        </w:rPr>
        <w:t>Spatially blocked cross-validation against the III Atlas of Breeding Birds confirmed predictive skill for initial occupancy across all species (Table S28). Standard AUC ranged from 0.81 (</w:t>
      </w:r>
      <w:r>
        <w:rPr>
          <w:i/>
          <w:iCs/>
          <w:lang w:val="en-US"/>
        </w:rPr>
        <w:t>P. orientalis</w:t>
      </w:r>
      <w:r>
        <w:rPr>
          <w:lang w:val="en-US"/>
        </w:rPr>
        <w:t>) to 0.88 (</w:t>
      </w:r>
      <w:r>
        <w:rPr>
          <w:i/>
          <w:iCs/>
          <w:lang w:val="en-US"/>
        </w:rPr>
        <w:t>O. tarda</w:t>
      </w:r>
      <w:r>
        <w:rPr>
          <w:lang w:val="en-US"/>
        </w:rPr>
        <w:t>), but uniform AUC values were systematically lower (uAUC 0.61–0.76), with the largest inflation in the two lowest-prevalence species (</w:t>
      </w:r>
      <w:r>
        <w:rPr>
          <w:i/>
          <w:iCs/>
          <w:lang w:val="en-US"/>
        </w:rPr>
        <w:t>P. alchata</w:t>
      </w:r>
      <w:r>
        <w:rPr>
          <w:lang w:val="en-US"/>
        </w:rPr>
        <w:t xml:space="preserve">: AUC 0.86, uAUC 0.61; </w:t>
      </w:r>
      <w:r>
        <w:rPr>
          <w:i/>
          <w:iCs/>
          <w:lang w:val="en-US"/>
        </w:rPr>
        <w:t>O. tarda</w:t>
      </w:r>
      <w:r>
        <w:rPr>
          <w:lang w:val="en-US"/>
        </w:rPr>
        <w:t>: AUC 0.88, uAUC 0.69) and modest differences for the two higher-prevalence species (</w:t>
      </w:r>
      <w:r>
        <w:rPr>
          <w:i/>
          <w:iCs/>
          <w:lang w:val="en-US"/>
        </w:rPr>
        <w:t>P. orientalis</w:t>
      </w:r>
      <w:r>
        <w:rPr>
          <w:lang w:val="en-US"/>
        </w:rPr>
        <w:t xml:space="preserve">: uAUC 0.73; </w:t>
      </w:r>
      <w:r>
        <w:rPr>
          <w:i/>
          <w:iCs/>
          <w:lang w:val="en-US"/>
        </w:rPr>
        <w:t>T. tetrax</w:t>
      </w:r>
      <w:r>
        <w:rPr>
          <w:lang w:val="en-US"/>
        </w:rPr>
        <w:t>: uAUC 0.76). This pattern is consistent with the representativeness effect described by Jiménez-Valverde (2022): standard AUC overestimates discriminative ability when absences vastly outnumber presences, as is the case for rare steppe specialists. All uAUC values remained above 0.5, confirming real discriminative ability. Calibration slopes on the logit scale (0.57–0.62) indicate moderate overdispersion, a common feature of occupancy models at coarse spatial resolution and not unexpected given the mismatch between the eBird training grid and atlas polygon boundaries.</w:t>
      </w:r>
    </w:p>
    <w:p w14:paraId="6BB7EA6B" w14:textId="77777777" w:rsidR="002F0426" w:rsidRPr="00ED07E5" w:rsidRDefault="002F0426" w:rsidP="00672FC6">
      <w:pPr>
        <w:spacing w:before="40" w:after="40" w:line="360" w:lineRule="auto"/>
        <w:jc w:val="both"/>
        <w:rPr>
          <w:lang w:val="en-US"/>
        </w:rPr>
      </w:pPr>
    </w:p>
    <w:p w14:paraId="09A90336" w14:textId="77777777" w:rsidR="002F0426" w:rsidRPr="00ED07E5" w:rsidRDefault="00070F70" w:rsidP="00672FC6">
      <w:pPr>
        <w:pStyle w:val="Ttulo1"/>
        <w:spacing w:line="360" w:lineRule="auto"/>
        <w:jc w:val="both"/>
        <w:rPr>
          <w:lang w:val="en-US"/>
        </w:rPr>
      </w:pPr>
      <w:r>
        <w:rPr>
          <w:sz w:val="26"/>
          <w:szCs w:val="26"/>
          <w:lang w:val="en-US"/>
        </w:rPr>
        <w:t xml:space="preserve">4. </w:t>
      </w:r>
      <w:commentRangeStart w:id="196"/>
      <w:commentRangeStart w:id="197"/>
      <w:commentRangeStart w:id="198"/>
      <w:r>
        <w:rPr>
          <w:sz w:val="26"/>
          <w:szCs w:val="26"/>
          <w:lang w:val="en-US"/>
        </w:rPr>
        <w:t>Discussion</w:t>
      </w:r>
      <w:commentRangeEnd w:id="197"/>
      <w:r w:rsidRPr="00ED07E5">
        <w:rPr>
          <w:rStyle w:val="Refdecomentario"/>
          <w:sz w:val="28"/>
          <w:szCs w:val="28"/>
          <w:lang w:val="en-US"/>
        </w:rPr>
        <w:commentReference w:id="197"/>
      </w:r>
      <w:commentRangeEnd w:id="198"/>
      <w:r w:rsidRPr="00ED07E5">
        <w:rPr>
          <w:rStyle w:val="Refdecomentario"/>
          <w:sz w:val="28"/>
          <w:szCs w:val="28"/>
          <w:lang w:val="en-US"/>
        </w:rPr>
        <w:commentReference w:id="198"/>
      </w:r>
      <w:commentRangeEnd w:id="196"/>
      <w:r w:rsidRPr="00ED07E5">
        <w:rPr>
          <w:rStyle w:val="Refdecomentario"/>
          <w:sz w:val="28"/>
          <w:szCs w:val="28"/>
          <w:lang w:val="en-US"/>
        </w:rPr>
        <w:commentReference w:id="196"/>
      </w:r>
    </w:p>
    <w:p w14:paraId="33ECD728" w14:textId="77777777" w:rsidR="00242B22" w:rsidRPr="00ED07E5" w:rsidRDefault="00070F70" w:rsidP="00672FC6">
      <w:pPr>
        <w:spacing w:before="200" w:line="360" w:lineRule="auto"/>
        <w:jc w:val="both"/>
        <w:rPr>
          <w:lang w:val="en-US"/>
        </w:rPr>
      </w:pPr>
      <w:r>
        <w:rPr>
          <w:b/>
          <w:i/>
          <w:lang w:val="en-US"/>
        </w:rPr>
        <w:t>Colonisation failure as a driver of range contraction</w:t>
      </w:r>
    </w:p>
    <w:p w14:paraId="2006D746" w14:textId="0046E326" w:rsidR="00242B22" w:rsidRPr="00ED07E5" w:rsidRDefault="00070F70" w:rsidP="00672FC6">
      <w:pPr>
        <w:spacing w:line="360" w:lineRule="auto"/>
        <w:jc w:val="both"/>
        <w:rPr>
          <w:lang w:val="en-US"/>
        </w:rPr>
      </w:pPr>
      <w:r>
        <w:rPr>
          <w:lang w:val="en-US"/>
        </w:rPr>
        <w:t xml:space="preserve">Range contractions are often interpreted as the spatial footprint of habitat loss. Habitat loss is real and ongoing in Iberian agro-steppe landscapes </w:t>
      </w:r>
      <w:commentRangeStart w:id="199"/>
      <w:commentRangeStart w:id="200"/>
      <w:r>
        <w:rPr>
          <w:lang w:val="en-US"/>
        </w:rPr>
        <w:fldChar w:fldCharType="begin"/>
      </w:r>
      <w:r w:rsidR="00A83668">
        <w:rPr>
          <w:lang w:val="en-US"/>
        </w:rPr>
        <w:instrText xml:space="preserve"> ADDIN ZOTERO_ITEM CSL_CITATION {"citationID":"tZJ4FD3z","properties":{"unsorted":false,"formattedCitation":"(G\\uc0\\u243{}mez-Catas\\uc0\\u250{}s et al., 2025; Herrando et al., 2026; Marques et al., 2020; Silva et al., 2023; Traba &amp; Morales, 2019)","plainCitation":"(Gómez-Catasús et al., 2025; Herrando et al., 2026; Marques et al., 2020; Silva et al., 2023; Traba &amp; Morales, 2019)","noteIndex":0},"citationItems":[{"id":"pbK1OzMh/LRzi8eEb","uris":["http://zotero.org/users/1446070/items/D2HBXUS7"],"itemData":{"id":"n1uv1eyE/sKpCeG71","type":"article-journal","abstract":"European steppe birds are facing unprecedented declines, positioning among the most threatened bird groups. We provide a comprehensive review and synthesis of the available knowledge on Western European (WE) steppe birds, focusing on their ecology, functional traits, population range trends and major threats. Using an expert-based participatory approach, we first created a consensual list of 37 WE species and reviewed the current knowledge on these key topics. Although 67.6 % of species show declining population ranges, only 18.9 % are classified as Endangered or Vulnerable according to the European IUCN Red List. Notably, several species exhibit range contractions over 5 % yet remain listed as Least Concern, indicating a need for re-evaluation based on the most up-to-date data. Threatened species have distinct functional traits compared to non-threatened species, typically being sedentary, large-bodied, long-lived, and exhibiting ground-foraging and ground-nesting behaviours. This highlights the potential for functional diversity loss if threatened species become extinct. Species experiencing the greatest range contractions share many of these traits or exhibit arboreal or aerial lifestyles, carnivorous diets and partial to fully migratory behaviours. Experts identified land use change and humancaused mortality as the main threats, followed by pollution and climate change, although the effects of the latter remain poorly understood for most species. Because significant knowledge gaps on climate and pollution effects remain for most species, these two threats should be the focus of future investigations. This synthesis enhances our understanding of the threats faced by WE steppe birds and provides guidance for prioritizing future research and conservation efforts.","container-title":"Biological Conservation","DOI":"10.1016/j.biocon.2025.111414","ISSN":"00063207","journalAbbreviation":"Biological Conservation","language":"en","page":"111414","title":"Alarming conservation status of Western European steppe birds and their habitats: An expert-based review of current threats, traits and knowledge gaps","volume":"311","author":[{"family":"Gómez-Catasús","given":"Julia"},{"family":"Benítez-López","given":"Ana"},{"family":"Díaz","given":"Mario"},{"family":"González Del Portillo","given":"David"},{"family":"Pérez-Granados","given":"Cristian"},{"family":"Alonso","given":"Juan Carlos"},{"family":"Arroyo","given":"Beatriz"},{"family":"Abril-Colón","given":"Inmaculada"},{"family":"Barrero","given":"Adrián"},{"family":"Barrientos","given":"Rafael"},{"family":"Bolonio","given":"Luis"},{"family":"Bota","given":"Gerard"},{"family":"Brambilla","given":"Mattia"},{"family":"Brotons","given":"Lluís"},{"family":"Bustillo-de La Rosa","given":"Daniel"},{"family":"Cabodevilla","given":"Xabier"},{"family":"Carrascal","given":"Luis M."},{"family":"Carricondo","given":"Ana"},{"family":"Casas","given":"Fabián"},{"family":"Catry","given":"Inês"},{"family":"Crispim-Mendes","given":"Tiago"},{"family":"Erciyas-Yavuz","given":"Kiraz"},{"family":"Galván","given":"Ismael"},{"family":"Gameiro","given":"João"},{"family":"García","given":"Jesús T."},{"family":"Giralt","given":"David"},{"family":"Illera","given":"Juan Carlos"},{"family":"Leiva","given":"Antonio"},{"family":"López-Iborra","given":"Germán M."},{"family":"Mañosa","given":"Santi"},{"family":"Marques","given":"Ana T."},{"family":"Martín","given":"Carlos A."},{"family":"Medrano-Vizcaíno","given":"Pablo"},{"family":"Morales","given":"Manuel B."},{"family":"Moreira","given":"Francisco"},{"family":"Mougeot","given":"François"},{"family":"Nikolov","given":"Boris"},{"family":"Olea","given":"Pedro P."},{"family":"Onrubia","given":"Alejandro"},{"family":"Oñate-Casado","given":"Javier"},{"family":"Palacín","given":"Carlos"},{"family":"Pearce-Higgins","given":"James W."},{"family":"Petrusková","given":"Tereza"},{"family":"Reverter","given":"Margarita"},{"family":"Revilla-Martín","given":"Natalia"},{"family":"Rigal","given":"Stanislas"},{"family":"Sáez-Gómez","given":"Pedro"},{"family":"Šálek","given":"Martin"},{"family":"Salgado","given":"Iván"},{"family":"Santangeli","given":"Andrea"},{"family":"Sanz-Pérez","given":"Ana"},{"family":"Seoane","given":"Javier"},{"family":"Serrano","given":"David"},{"family":"Silva","given":"João Paulo"},{"family":"Tarjuelo","given":"Rocío"},{"family":"Traba","given":"Juan"},{"family":"Tryjanowski","given":"Piotr"},{"family":"Ucero","given":"Alberto"},{"family":"Václav","given":"Radovan"},{"family":"Valera","given":"Francisco"},{"family":"Vögeli","given":"Matthias"},{"family":"Başkent","given":"Emin Zeki"},{"family":"Zurdo","given":"Julia"},{"family":"Bravo","given":"Carolina"}],"issued":{"date-parts":[["2025"]]}}},{"id":1045,"uris":["http://zotero.org/users/13914703/items/95KJLBSN"],"itemData":{"id":1045,"type":"article-journal","abstract":"Abstract\n            \n              Knowledge of species distributions is essential for informing policies on nature conservation and restoration. However, updating them on a regular basis and doing so in a harmonized manner at the international level is difficult. The European Bird Census Council integrated national monitoring data covering 5 years to update farmland bird distributions and assessed how they changed. We used these data on 50 farmland bird species to generate 10×10 km maps showing their probability of occurrence from 2018 to 2022. We produced these maps with weighted ensemble species distribution models. We also developed models for the previous 5 years and plotted the differences in probabilities of occurrence per 10 × 10</w:instrText>
      </w:r>
      <w:r w:rsidR="00A83668">
        <w:rPr>
          <w:rFonts w:ascii="Cambria Math" w:hAnsi="Cambria Math" w:cs="Cambria Math"/>
          <w:lang w:val="en-US"/>
        </w:rPr>
        <w:instrText>‐</w:instrText>
      </w:r>
      <w:r w:rsidR="00A83668">
        <w:rPr>
          <w:lang w:val="en-US"/>
        </w:rPr>
        <w:instrText>km area between the two periods as calibrated change maps. We evaluated model performance at continental and regional levels and interpreted changes in probability of occurrence in relation to known abundance trends. Models showed good predictive performance (mean AUC ≈ 0.84; mean squared error ≈ 0.13). Change estimates were reliable for 43 species (high accuracy, low bias), and distribution changes were positively correlated with independent abundance trends (Pearson's\n              r\n               ≈ 0.50). Thus, the distribution maps for the two periods accurately captured species’ distribution patterns and their temporal changes for all species at the European scale and for the majority of species in all regions except southeastern Europe. Among the 43 species with reliable estimates, predicted occurrences declined for 33 species, increased for nine, and were the same for one species. For most species, the direction of change in distribution was consistent with changes in species overall abundance in the same period, except for four species. Overall, our results indicated a recent contraction of farmland bird distributions in Europe, highlighting the strong capacity of existing bird monitoring networks to provide continent</w:instrText>
      </w:r>
      <w:r w:rsidR="00A83668">
        <w:rPr>
          <w:rFonts w:ascii="Cambria Math" w:hAnsi="Cambria Math" w:cs="Cambria Math"/>
          <w:lang w:val="en-US"/>
        </w:rPr>
        <w:instrText>‐</w:instrText>
      </w:r>
      <w:r w:rsidR="00A83668">
        <w:rPr>
          <w:lang w:val="en-US"/>
        </w:rPr>
        <w:instrText xml:space="preserve">wide species maps that can be updated regularly.\n            \n          , \n            \n              \n              Aportación de mapas periódicos y frecuentes de las pérdidas y ganancias de aves de tierras agrícolas basados en datos de monitoreo europeos\n              \n                Resumen\n                El conocimiento de la distribución de las especies es esencial para informar las políticas de conservación y restauración de la naturaleza. Sin embargo, es difícil actualizarlas periódicamente y hacerlo de manera armonizada a nivel internacional. El Consejo Europeo de Censos de Aves integró los datos nacionales de monitoreo de cinco años para actualizar la distribución de las aves de las zonas agrícolas y evaluó cómo habían cambiado. Utilizamos estos datos para 50 especies de aves de las zonas agrícolas para generar mapas de 10 × 10 km que muestran su probabilidad de ocurrencia entre 2018 y 2022. Elaboramos estos mapas con modelos ponderados de distribución de especies. También desarrollamos modelos para los últimos cinco años y representamos gráficamente las diferencias en las probabilidades de ocurrencia por cada área de 10 × 10 km entre los dos periodos como mapas de cambios calibrados. Evaluamos el rendimiento del modelo a nivel continental y regional e interpretamos los cambios en la probabilidad de ocurrencia en relación con las tendencias de abundancia conocidas. Los modelos mostraron un buen rendimiento predictivo (AUC medio ≈ 0,84; error cuadrático medio ≈ 0,13). Las estimaciones de cambio fueron fiables para 43 especies (alta precisión, bajo sesgo), y los cambios en la distribución se correlacionaron positivamente con las tendencias independientes de abundancia (r de Pearson ≈ 0,50). Por lo tanto, los mapas de distribución de los dos períodos captaron con precisión los patrones de distribución de las especies, así como sus cambios temporales para todas las especies a escala europea y para la mayoría de las especies en todas las regiones, excepto en el sureste de Europa. Entre las 43 especies con estimaciones fiables, las ocurrencias previstas disminuyeron para 33 especies, aumentaron para 9 y se mantuvieron iguales para 1 especie. En la mayoría de las especies, la dirección del cambio en la distribución fue coherente con los cambios en la abundancia general de las especies durante el mismo período, excepto en el caso de cuatro especies. En general, nuestros resultados indicaron una reciente contracción de la distribución de las aves de las zonas agrícolas en Europa, lo que pone de relieve la gran capacidad de las redes de seguimiento de aves existentes para proporcionar mapas de especies a escala continental que pueden actualizarse periódicamente.\n              \n            \n          , \n            </w:instrText>
      </w:r>
      <w:r w:rsidR="00A83668">
        <w:rPr>
          <w:rFonts w:ascii="MS Gothic" w:eastAsia="MS Gothic" w:hAnsi="MS Gothic" w:cs="MS Gothic" w:hint="eastAsia"/>
          <w:lang w:val="en-US"/>
        </w:rPr>
        <w:instrText>基于欧洲</w:instrText>
      </w:r>
      <w:r w:rsidR="00A83668">
        <w:rPr>
          <w:rFonts w:ascii="Microsoft JhengHei" w:eastAsia="Microsoft JhengHei" w:hAnsi="Microsoft JhengHei" w:cs="Microsoft JhengHei" w:hint="eastAsia"/>
          <w:lang w:val="en-US"/>
        </w:rPr>
        <w:instrText>监测</w:instrText>
      </w:r>
      <w:r w:rsidR="00A83668">
        <w:rPr>
          <w:rFonts w:ascii="MS Gothic" w:eastAsia="MS Gothic" w:hAnsi="MS Gothic" w:cs="MS Gothic" w:hint="eastAsia"/>
          <w:lang w:val="en-US"/>
        </w:rPr>
        <w:instrText>数据</w:instrText>
      </w:r>
      <w:r w:rsidR="00A83668">
        <w:rPr>
          <w:rFonts w:ascii="Microsoft JhengHei" w:eastAsia="Microsoft JhengHei" w:hAnsi="Microsoft JhengHei" w:cs="Microsoft JhengHei" w:hint="eastAsia"/>
          <w:lang w:val="en-US"/>
        </w:rPr>
        <w:instrText>频</w:instrText>
      </w:r>
      <w:r w:rsidR="00A83668">
        <w:rPr>
          <w:rFonts w:ascii="MS Gothic" w:eastAsia="MS Gothic" w:hAnsi="MS Gothic" w:cs="MS Gothic" w:hint="eastAsia"/>
          <w:lang w:val="en-US"/>
        </w:rPr>
        <w:instrText>繁定期</w:instrText>
      </w:r>
      <w:r w:rsidR="00A83668">
        <w:rPr>
          <w:rFonts w:ascii="Microsoft JhengHei" w:eastAsia="Microsoft JhengHei" w:hAnsi="Microsoft JhengHei" w:cs="Microsoft JhengHei" w:hint="eastAsia"/>
          <w:lang w:val="en-US"/>
        </w:rPr>
        <w:instrText>发</w:instrText>
      </w:r>
      <w:r w:rsidR="00A83668">
        <w:rPr>
          <w:rFonts w:ascii="MS Gothic" w:eastAsia="MS Gothic" w:hAnsi="MS Gothic" w:cs="MS Gothic" w:hint="eastAsia"/>
          <w:lang w:val="en-US"/>
        </w:rPr>
        <w:instrText>布</w:instrText>
      </w:r>
      <w:r w:rsidR="00A83668">
        <w:rPr>
          <w:rFonts w:ascii="Microsoft JhengHei" w:eastAsia="Microsoft JhengHei" w:hAnsi="Microsoft JhengHei" w:cs="Microsoft JhengHei" w:hint="eastAsia"/>
          <w:lang w:val="en-US"/>
        </w:rPr>
        <w:instrText>农</w:instrText>
      </w:r>
      <w:r w:rsidR="00A83668">
        <w:rPr>
          <w:rFonts w:ascii="MS Gothic" w:eastAsia="MS Gothic" w:hAnsi="MS Gothic" w:cs="MS Gothic" w:hint="eastAsia"/>
          <w:lang w:val="en-US"/>
        </w:rPr>
        <w:instrText>田</w:instrText>
      </w:r>
      <w:r w:rsidR="00A83668">
        <w:rPr>
          <w:rFonts w:ascii="Microsoft JhengHei" w:eastAsia="Microsoft JhengHei" w:hAnsi="Microsoft JhengHei" w:cs="Microsoft JhengHei" w:hint="eastAsia"/>
          <w:lang w:val="en-US"/>
        </w:rPr>
        <w:instrText>鸟</w:instrText>
      </w:r>
      <w:r w:rsidR="00A83668">
        <w:rPr>
          <w:rFonts w:ascii="Yu Gothic" w:eastAsia="Yu Gothic" w:hAnsi="Yu Gothic" w:cs="Yu Gothic" w:hint="eastAsia"/>
          <w:lang w:val="en-US"/>
        </w:rPr>
        <w:instrText>类</w:instrText>
      </w:r>
      <w:r w:rsidR="00A83668">
        <w:rPr>
          <w:rFonts w:ascii="MS Gothic" w:eastAsia="MS Gothic" w:hAnsi="MS Gothic" w:cs="MS Gothic" w:hint="eastAsia"/>
          <w:lang w:val="en-US"/>
        </w:rPr>
        <w:instrText>分布增减地</w:instrText>
      </w:r>
      <w:r w:rsidR="00A83668">
        <w:rPr>
          <w:rFonts w:ascii="Microsoft JhengHei" w:eastAsia="Microsoft JhengHei" w:hAnsi="Microsoft JhengHei" w:cs="Microsoft JhengHei" w:hint="eastAsia"/>
          <w:lang w:val="en-US"/>
        </w:rPr>
        <w:instrText>图</w:instrText>
      </w:r>
      <w:r w:rsidR="00A83668">
        <w:rPr>
          <w:lang w:val="en-US"/>
        </w:rPr>
        <w:instrText xml:space="preserve">\n            \n              </w:instrText>
      </w:r>
      <w:r w:rsidR="00A83668">
        <w:rPr>
          <w:rFonts w:ascii="MS Gothic" w:eastAsia="MS Gothic" w:hAnsi="MS Gothic" w:cs="MS Gothic" w:hint="eastAsia"/>
          <w:lang w:val="en-US"/>
        </w:rPr>
        <w:instrText>【摘要】</w:instrText>
      </w:r>
      <w:r w:rsidR="00A83668">
        <w:rPr>
          <w:lang w:val="en-US"/>
        </w:rPr>
        <w:instrText xml:space="preserve">\n              </w:instrText>
      </w:r>
      <w:r w:rsidR="00A83668">
        <w:rPr>
          <w:rFonts w:ascii="MS Gothic" w:eastAsia="MS Gothic" w:hAnsi="MS Gothic" w:cs="MS Gothic" w:hint="eastAsia"/>
          <w:lang w:val="en-US"/>
        </w:rPr>
        <w:instrText>物种分布信息</w:instrText>
      </w:r>
      <w:r w:rsidR="00A83668">
        <w:rPr>
          <w:rFonts w:ascii="Microsoft JhengHei" w:eastAsia="Microsoft JhengHei" w:hAnsi="Microsoft JhengHei" w:cs="Microsoft JhengHei" w:hint="eastAsia"/>
          <w:lang w:val="en-US"/>
        </w:rPr>
        <w:instrText>对</w:instrText>
      </w:r>
      <w:r w:rsidR="00A83668">
        <w:rPr>
          <w:rFonts w:ascii="MS Gothic" w:eastAsia="MS Gothic" w:hAnsi="MS Gothic" w:cs="MS Gothic" w:hint="eastAsia"/>
          <w:lang w:val="en-US"/>
        </w:rPr>
        <w:instrText>制定自然保</w:instrText>
      </w:r>
      <w:r w:rsidR="00A83668">
        <w:rPr>
          <w:rFonts w:ascii="Microsoft JhengHei" w:eastAsia="Microsoft JhengHei" w:hAnsi="Microsoft JhengHei" w:cs="Microsoft JhengHei" w:hint="eastAsia"/>
          <w:lang w:val="en-US"/>
        </w:rPr>
        <w:instrText>护</w:instrText>
      </w:r>
      <w:r w:rsidR="00A83668">
        <w:rPr>
          <w:rFonts w:ascii="MS Gothic" w:eastAsia="MS Gothic" w:hAnsi="MS Gothic" w:cs="MS Gothic" w:hint="eastAsia"/>
          <w:lang w:val="en-US"/>
        </w:rPr>
        <w:instrText>与恢复政策至关重要。然而</w:instrText>
      </w:r>
      <w:r w:rsidR="00A83668">
        <w:rPr>
          <w:lang w:val="en-US"/>
        </w:rPr>
        <w:instrText xml:space="preserve">, </w:instrText>
      </w:r>
      <w:r w:rsidR="00A83668">
        <w:rPr>
          <w:rFonts w:ascii="MS Gothic" w:eastAsia="MS Gothic" w:hAnsi="MS Gothic" w:cs="MS Gothic" w:hint="eastAsia"/>
          <w:lang w:val="en-US"/>
        </w:rPr>
        <w:instrText>在国</w:instrText>
      </w:r>
      <w:r w:rsidR="00A83668">
        <w:rPr>
          <w:rFonts w:ascii="Microsoft JhengHei" w:eastAsia="Microsoft JhengHei" w:hAnsi="Microsoft JhengHei" w:cs="Microsoft JhengHei" w:hint="eastAsia"/>
          <w:lang w:val="en-US"/>
        </w:rPr>
        <w:instrText>际</w:instrText>
      </w:r>
      <w:r w:rsidR="00A83668">
        <w:rPr>
          <w:rFonts w:ascii="MS Gothic" w:eastAsia="MS Gothic" w:hAnsi="MS Gothic" w:cs="MS Gothic" w:hint="eastAsia"/>
          <w:lang w:val="en-US"/>
        </w:rPr>
        <w:instrText>尺度上定期更新并</w:instrText>
      </w:r>
      <w:r w:rsidR="00A83668">
        <w:rPr>
          <w:rFonts w:ascii="Microsoft JhengHei" w:eastAsia="Microsoft JhengHei" w:hAnsi="Microsoft JhengHei" w:cs="Microsoft JhengHei" w:hint="eastAsia"/>
          <w:lang w:val="en-US"/>
        </w:rPr>
        <w:instrText>协调这</w:instrText>
      </w:r>
      <w:r w:rsidR="00A83668">
        <w:rPr>
          <w:rFonts w:ascii="MS Gothic" w:eastAsia="MS Gothic" w:hAnsi="MS Gothic" w:cs="MS Gothic" w:hint="eastAsia"/>
          <w:lang w:val="en-US"/>
        </w:rPr>
        <w:instrText>些信息仍存在困</w:instrText>
      </w:r>
      <w:r w:rsidR="00A83668">
        <w:rPr>
          <w:rFonts w:ascii="Microsoft JhengHei" w:eastAsia="Microsoft JhengHei" w:hAnsi="Microsoft JhengHei" w:cs="Microsoft JhengHei" w:hint="eastAsia"/>
          <w:lang w:val="en-US"/>
        </w:rPr>
        <w:instrText>难</w:instrText>
      </w:r>
      <w:r w:rsidR="00A83668">
        <w:rPr>
          <w:rFonts w:ascii="MS Gothic" w:eastAsia="MS Gothic" w:hAnsi="MS Gothic" w:cs="MS Gothic" w:hint="eastAsia"/>
          <w:lang w:val="en-US"/>
        </w:rPr>
        <w:instrText>。欧洲</w:instrText>
      </w:r>
      <w:r w:rsidR="00A83668">
        <w:rPr>
          <w:rFonts w:ascii="Microsoft JhengHei" w:eastAsia="Microsoft JhengHei" w:hAnsi="Microsoft JhengHei" w:cs="Microsoft JhengHei" w:hint="eastAsia"/>
          <w:lang w:val="en-US"/>
        </w:rPr>
        <w:instrText>鸟</w:instrText>
      </w:r>
      <w:r w:rsidR="00A83668">
        <w:rPr>
          <w:rFonts w:ascii="Yu Gothic" w:eastAsia="Yu Gothic" w:hAnsi="Yu Gothic" w:cs="Yu Gothic" w:hint="eastAsia"/>
          <w:lang w:val="en-US"/>
        </w:rPr>
        <w:instrText>类</w:instrText>
      </w:r>
      <w:r w:rsidR="00A83668">
        <w:rPr>
          <w:rFonts w:ascii="MS Gothic" w:eastAsia="MS Gothic" w:hAnsi="MS Gothic" w:cs="MS Gothic" w:hint="eastAsia"/>
          <w:lang w:val="en-US"/>
        </w:rPr>
        <w:instrText>普</w:instrText>
      </w:r>
      <w:r w:rsidR="00A83668">
        <w:rPr>
          <w:rFonts w:ascii="Microsoft JhengHei" w:eastAsia="Microsoft JhengHei" w:hAnsi="Microsoft JhengHei" w:cs="Microsoft JhengHei" w:hint="eastAsia"/>
          <w:lang w:val="en-US"/>
        </w:rPr>
        <w:instrText>查</w:instrText>
      </w:r>
      <w:r w:rsidR="00A83668">
        <w:rPr>
          <w:rFonts w:ascii="MS Gothic" w:eastAsia="MS Gothic" w:hAnsi="MS Gothic" w:cs="MS Gothic" w:hint="eastAsia"/>
          <w:lang w:val="en-US"/>
        </w:rPr>
        <w:instrText>委</w:instrText>
      </w:r>
      <w:r w:rsidR="00A83668">
        <w:rPr>
          <w:rFonts w:ascii="Microsoft JhengHei" w:eastAsia="Microsoft JhengHei" w:hAnsi="Microsoft JhengHei" w:cs="Microsoft JhengHei" w:hint="eastAsia"/>
          <w:lang w:val="en-US"/>
        </w:rPr>
        <w:instrText>员</w:instrText>
      </w:r>
      <w:r w:rsidR="00A83668">
        <w:rPr>
          <w:rFonts w:ascii="MS Gothic" w:eastAsia="MS Gothic" w:hAnsi="MS Gothic" w:cs="MS Gothic" w:hint="eastAsia"/>
          <w:lang w:val="en-US"/>
        </w:rPr>
        <w:instrText>会整合了</w:instrText>
      </w:r>
      <w:r w:rsidR="00A83668">
        <w:rPr>
          <w:lang w:val="en-US"/>
        </w:rPr>
        <w:instrText>5</w:instrText>
      </w:r>
      <w:r w:rsidR="00A83668">
        <w:rPr>
          <w:rFonts w:ascii="MS Gothic" w:eastAsia="MS Gothic" w:hAnsi="MS Gothic" w:cs="MS Gothic" w:hint="eastAsia"/>
          <w:lang w:val="en-US"/>
        </w:rPr>
        <w:instrText>年的国家</w:instrText>
      </w:r>
      <w:r w:rsidR="00A83668">
        <w:rPr>
          <w:rFonts w:ascii="Microsoft JhengHei" w:eastAsia="Microsoft JhengHei" w:hAnsi="Microsoft JhengHei" w:cs="Microsoft JhengHei" w:hint="eastAsia"/>
          <w:lang w:val="en-US"/>
        </w:rPr>
        <w:instrText>监测</w:instrText>
      </w:r>
      <w:r w:rsidR="00A83668">
        <w:rPr>
          <w:rFonts w:ascii="MS Gothic" w:eastAsia="MS Gothic" w:hAnsi="MS Gothic" w:cs="MS Gothic" w:hint="eastAsia"/>
          <w:lang w:val="en-US"/>
        </w:rPr>
        <w:instrText>数据</w:instrText>
      </w:r>
      <w:r w:rsidR="00A83668">
        <w:rPr>
          <w:lang w:val="en-US"/>
        </w:rPr>
        <w:instrText xml:space="preserve">, </w:instrText>
      </w:r>
      <w:r w:rsidR="00A83668">
        <w:rPr>
          <w:rFonts w:ascii="MS Gothic" w:eastAsia="MS Gothic" w:hAnsi="MS Gothic" w:cs="MS Gothic" w:hint="eastAsia"/>
          <w:lang w:val="en-US"/>
        </w:rPr>
        <w:instrText>以更新</w:instrText>
      </w:r>
      <w:r w:rsidR="00A83668">
        <w:rPr>
          <w:rFonts w:ascii="Microsoft JhengHei" w:eastAsia="Microsoft JhengHei" w:hAnsi="Microsoft JhengHei" w:cs="Microsoft JhengHei" w:hint="eastAsia"/>
          <w:lang w:val="en-US"/>
        </w:rPr>
        <w:instrText>农</w:instrText>
      </w:r>
      <w:r w:rsidR="00A83668">
        <w:rPr>
          <w:rFonts w:ascii="MS Gothic" w:eastAsia="MS Gothic" w:hAnsi="MS Gothic" w:cs="MS Gothic" w:hint="eastAsia"/>
          <w:lang w:val="en-US"/>
        </w:rPr>
        <w:instrText>田</w:instrText>
      </w:r>
      <w:r w:rsidR="00A83668">
        <w:rPr>
          <w:rFonts w:ascii="Microsoft JhengHei" w:eastAsia="Microsoft JhengHei" w:hAnsi="Microsoft JhengHei" w:cs="Microsoft JhengHei" w:hint="eastAsia"/>
          <w:lang w:val="en-US"/>
        </w:rPr>
        <w:instrText>鸟</w:instrText>
      </w:r>
      <w:r w:rsidR="00A83668">
        <w:rPr>
          <w:rFonts w:ascii="Yu Gothic" w:eastAsia="Yu Gothic" w:hAnsi="Yu Gothic" w:cs="Yu Gothic" w:hint="eastAsia"/>
          <w:lang w:val="en-US"/>
        </w:rPr>
        <w:instrText>类</w:instrText>
      </w:r>
      <w:r w:rsidR="00A83668">
        <w:rPr>
          <w:rFonts w:ascii="MS Gothic" w:eastAsia="MS Gothic" w:hAnsi="MS Gothic" w:cs="MS Gothic" w:hint="eastAsia"/>
          <w:lang w:val="en-US"/>
        </w:rPr>
        <w:instrText>分布</w:instrText>
      </w:r>
      <w:r w:rsidR="00A83668">
        <w:rPr>
          <w:rFonts w:ascii="Microsoft JhengHei" w:eastAsia="Microsoft JhengHei" w:hAnsi="Microsoft JhengHei" w:cs="Microsoft JhengHei" w:hint="eastAsia"/>
          <w:lang w:val="en-US"/>
        </w:rPr>
        <w:instrText>图</w:instrText>
      </w:r>
      <w:r w:rsidR="00A83668">
        <w:rPr>
          <w:rFonts w:ascii="MS Gothic" w:eastAsia="MS Gothic" w:hAnsi="MS Gothic" w:cs="MS Gothic" w:hint="eastAsia"/>
          <w:lang w:val="en-US"/>
        </w:rPr>
        <w:instrText>并</w:instrText>
      </w:r>
      <w:r w:rsidR="00A83668">
        <w:rPr>
          <w:rFonts w:ascii="Microsoft JhengHei" w:eastAsia="Microsoft JhengHei" w:hAnsi="Microsoft JhengHei" w:cs="Microsoft JhengHei" w:hint="eastAsia"/>
          <w:lang w:val="en-US"/>
        </w:rPr>
        <w:instrText>评</w:instrText>
      </w:r>
      <w:r w:rsidR="00A83668">
        <w:rPr>
          <w:rFonts w:ascii="MS Gothic" w:eastAsia="MS Gothic" w:hAnsi="MS Gothic" w:cs="MS Gothic" w:hint="eastAsia"/>
          <w:lang w:val="en-US"/>
        </w:rPr>
        <w:instrText>估其</w:instrText>
      </w:r>
      <w:r w:rsidR="00A83668">
        <w:rPr>
          <w:rFonts w:ascii="Microsoft JhengHei" w:eastAsia="Microsoft JhengHei" w:hAnsi="Microsoft JhengHei" w:cs="Microsoft JhengHei" w:hint="eastAsia"/>
          <w:lang w:val="en-US"/>
        </w:rPr>
        <w:instrText>变</w:instrText>
      </w:r>
      <w:r w:rsidR="00A83668">
        <w:rPr>
          <w:rFonts w:ascii="MS Gothic" w:eastAsia="MS Gothic" w:hAnsi="MS Gothic" w:cs="MS Gothic" w:hint="eastAsia"/>
          <w:lang w:val="en-US"/>
        </w:rPr>
        <w:instrText>化。我</w:instrText>
      </w:r>
      <w:r w:rsidR="00A83668">
        <w:rPr>
          <w:rFonts w:ascii="Microsoft JhengHei" w:eastAsia="Microsoft JhengHei" w:hAnsi="Microsoft JhengHei" w:cs="Microsoft JhengHei" w:hint="eastAsia"/>
          <w:lang w:val="en-US"/>
        </w:rPr>
        <w:instrText>们</w:instrText>
      </w:r>
      <w:r w:rsidR="00A83668">
        <w:rPr>
          <w:rFonts w:ascii="MS Gothic" w:eastAsia="MS Gothic" w:hAnsi="MS Gothic" w:cs="MS Gothic" w:hint="eastAsia"/>
          <w:lang w:val="en-US"/>
        </w:rPr>
        <w:instrText>利用</w:instrText>
      </w:r>
      <w:r w:rsidR="00A83668">
        <w:rPr>
          <w:lang w:val="en-US"/>
        </w:rPr>
        <w:instrText>50</w:instrText>
      </w:r>
      <w:r w:rsidR="00A83668">
        <w:rPr>
          <w:rFonts w:ascii="MS Gothic" w:eastAsia="MS Gothic" w:hAnsi="MS Gothic" w:cs="MS Gothic" w:hint="eastAsia"/>
          <w:lang w:val="en-US"/>
        </w:rPr>
        <w:instrText>种</w:instrText>
      </w:r>
      <w:r w:rsidR="00A83668">
        <w:rPr>
          <w:rFonts w:ascii="Microsoft JhengHei" w:eastAsia="Microsoft JhengHei" w:hAnsi="Microsoft JhengHei" w:cs="Microsoft JhengHei" w:hint="eastAsia"/>
          <w:lang w:val="en-US"/>
        </w:rPr>
        <w:instrText>农</w:instrText>
      </w:r>
      <w:r w:rsidR="00A83668">
        <w:rPr>
          <w:rFonts w:ascii="MS Gothic" w:eastAsia="MS Gothic" w:hAnsi="MS Gothic" w:cs="MS Gothic" w:hint="eastAsia"/>
          <w:lang w:val="en-US"/>
        </w:rPr>
        <w:instrText>田</w:instrText>
      </w:r>
      <w:r w:rsidR="00A83668">
        <w:rPr>
          <w:rFonts w:ascii="Microsoft JhengHei" w:eastAsia="Microsoft JhengHei" w:hAnsi="Microsoft JhengHei" w:cs="Microsoft JhengHei" w:hint="eastAsia"/>
          <w:lang w:val="en-US"/>
        </w:rPr>
        <w:instrText>鸟</w:instrText>
      </w:r>
      <w:r w:rsidR="00A83668">
        <w:rPr>
          <w:rFonts w:ascii="Yu Gothic" w:eastAsia="Yu Gothic" w:hAnsi="Yu Gothic" w:cs="Yu Gothic" w:hint="eastAsia"/>
          <w:lang w:val="en-US"/>
        </w:rPr>
        <w:instrText>类</w:instrText>
      </w:r>
      <w:r w:rsidR="00A83668">
        <w:rPr>
          <w:rFonts w:ascii="MS Gothic" w:eastAsia="MS Gothic" w:hAnsi="MS Gothic" w:cs="MS Gothic" w:hint="eastAsia"/>
          <w:lang w:val="en-US"/>
        </w:rPr>
        <w:instrText>的数据</w:instrText>
      </w:r>
      <w:r w:rsidR="00A83668">
        <w:rPr>
          <w:lang w:val="en-US"/>
        </w:rPr>
        <w:instrText xml:space="preserve">, </w:instrText>
      </w:r>
      <w:r w:rsidR="00A83668">
        <w:rPr>
          <w:rFonts w:ascii="MS Gothic" w:eastAsia="MS Gothic" w:hAnsi="MS Gothic" w:cs="MS Gothic" w:hint="eastAsia"/>
          <w:lang w:val="en-US"/>
        </w:rPr>
        <w:instrText>生成</w:instrText>
      </w:r>
      <w:r w:rsidR="00A83668">
        <w:rPr>
          <w:lang w:val="en-US"/>
        </w:rPr>
        <w:instrText>2018</w:instrText>
      </w:r>
      <w:r w:rsidR="00A83668">
        <w:rPr>
          <w:rFonts w:ascii="MS Gothic" w:eastAsia="MS Gothic" w:hAnsi="MS Gothic" w:cs="MS Gothic" w:hint="eastAsia"/>
          <w:lang w:val="en-US"/>
        </w:rPr>
        <w:instrText>至</w:instrText>
      </w:r>
      <w:r w:rsidR="00A83668">
        <w:rPr>
          <w:lang w:val="en-US"/>
        </w:rPr>
        <w:instrText>2022</w:instrText>
      </w:r>
      <w:r w:rsidR="00A83668">
        <w:rPr>
          <w:rFonts w:ascii="MS Gothic" w:eastAsia="MS Gothic" w:hAnsi="MS Gothic" w:cs="MS Gothic" w:hint="eastAsia"/>
          <w:lang w:val="en-US"/>
        </w:rPr>
        <w:instrText>年</w:instrText>
      </w:r>
      <w:r w:rsidR="00A83668">
        <w:rPr>
          <w:rFonts w:ascii="Microsoft JhengHei" w:eastAsia="Microsoft JhengHei" w:hAnsi="Microsoft JhengHei" w:cs="Microsoft JhengHei" w:hint="eastAsia"/>
          <w:lang w:val="en-US"/>
        </w:rPr>
        <w:instrText>间</w:instrText>
      </w:r>
      <w:r w:rsidR="00A83668">
        <w:rPr>
          <w:lang w:val="en-US"/>
        </w:rPr>
        <w:instrText>10×10</w:instrText>
      </w:r>
      <w:r w:rsidR="00A83668">
        <w:rPr>
          <w:rFonts w:ascii="MS Gothic" w:eastAsia="MS Gothic" w:hAnsi="MS Gothic" w:cs="MS Gothic" w:hint="eastAsia"/>
          <w:lang w:val="en-US"/>
        </w:rPr>
        <w:instrText>公里网格的物种出</w:instrText>
      </w:r>
      <w:r w:rsidR="00A83668">
        <w:rPr>
          <w:rFonts w:ascii="Microsoft JhengHei" w:eastAsia="Microsoft JhengHei" w:hAnsi="Microsoft JhengHei" w:cs="Microsoft JhengHei" w:hint="eastAsia"/>
          <w:lang w:val="en-US"/>
        </w:rPr>
        <w:instrText>现</w:instrText>
      </w:r>
      <w:r w:rsidR="00A83668">
        <w:rPr>
          <w:rFonts w:ascii="MS Gothic" w:eastAsia="MS Gothic" w:hAnsi="MS Gothic" w:cs="MS Gothic" w:hint="eastAsia"/>
          <w:lang w:val="en-US"/>
        </w:rPr>
        <w:instrText>概率</w:instrText>
      </w:r>
      <w:r w:rsidR="00A83668">
        <w:rPr>
          <w:rFonts w:ascii="Microsoft JhengHei" w:eastAsia="Microsoft JhengHei" w:hAnsi="Microsoft JhengHei" w:cs="Microsoft JhengHei" w:hint="eastAsia"/>
          <w:lang w:val="en-US"/>
        </w:rPr>
        <w:instrText>图</w:instrText>
      </w:r>
      <w:r w:rsidR="00A83668">
        <w:rPr>
          <w:lang w:val="en-US"/>
        </w:rPr>
        <w:instrText xml:space="preserve">, </w:instrText>
      </w:r>
      <w:r w:rsidR="00A83668">
        <w:rPr>
          <w:rFonts w:ascii="Microsoft JhengHei" w:eastAsia="Microsoft JhengHei" w:hAnsi="Microsoft JhengHei" w:cs="Microsoft JhengHei" w:hint="eastAsia"/>
          <w:lang w:val="en-US"/>
        </w:rPr>
        <w:instrText>这</w:instrText>
      </w:r>
      <w:r w:rsidR="00A83668">
        <w:rPr>
          <w:rFonts w:ascii="MS Gothic" w:eastAsia="MS Gothic" w:hAnsi="MS Gothic" w:cs="MS Gothic" w:hint="eastAsia"/>
          <w:lang w:val="en-US"/>
        </w:rPr>
        <w:instrText>些地</w:instrText>
      </w:r>
      <w:r w:rsidR="00A83668">
        <w:rPr>
          <w:rFonts w:ascii="Microsoft JhengHei" w:eastAsia="Microsoft JhengHei" w:hAnsi="Microsoft JhengHei" w:cs="Microsoft JhengHei" w:hint="eastAsia"/>
          <w:lang w:val="en-US"/>
        </w:rPr>
        <w:instrText>图</w:instrText>
      </w:r>
      <w:r w:rsidR="00A83668">
        <w:rPr>
          <w:rFonts w:ascii="MS Gothic" w:eastAsia="MS Gothic" w:hAnsi="MS Gothic" w:cs="MS Gothic" w:hint="eastAsia"/>
          <w:lang w:val="en-US"/>
        </w:rPr>
        <w:instrText>通</w:instrText>
      </w:r>
      <w:r w:rsidR="00A83668">
        <w:rPr>
          <w:rFonts w:ascii="Microsoft JhengHei" w:eastAsia="Microsoft JhengHei" w:hAnsi="Microsoft JhengHei" w:cs="Microsoft JhengHei" w:hint="eastAsia"/>
          <w:lang w:val="en-US"/>
        </w:rPr>
        <w:instrText>过</w:instrText>
      </w:r>
      <w:r w:rsidR="00A83668">
        <w:rPr>
          <w:rFonts w:ascii="MS Gothic" w:eastAsia="MS Gothic" w:hAnsi="MS Gothic" w:cs="MS Gothic" w:hint="eastAsia"/>
          <w:lang w:val="en-US"/>
        </w:rPr>
        <w:instrText>加</w:instrText>
      </w:r>
      <w:r w:rsidR="00A83668">
        <w:rPr>
          <w:rFonts w:ascii="Yu Gothic" w:eastAsia="Yu Gothic" w:hAnsi="Yu Gothic" w:cs="Yu Gothic" w:hint="eastAsia"/>
          <w:lang w:val="en-US"/>
        </w:rPr>
        <w:instrText>权</w:instrText>
      </w:r>
      <w:r w:rsidR="00A83668">
        <w:rPr>
          <w:rFonts w:ascii="MS Gothic" w:eastAsia="MS Gothic" w:hAnsi="MS Gothic" w:cs="MS Gothic" w:hint="eastAsia"/>
          <w:lang w:val="en-US"/>
        </w:rPr>
        <w:instrText>集合物种分布模型生成。我</w:instrText>
      </w:r>
      <w:r w:rsidR="00A83668">
        <w:rPr>
          <w:rFonts w:ascii="Microsoft JhengHei" w:eastAsia="Microsoft JhengHei" w:hAnsi="Microsoft JhengHei" w:cs="Microsoft JhengHei" w:hint="eastAsia"/>
          <w:lang w:val="en-US"/>
        </w:rPr>
        <w:instrText>们还</w:instrText>
      </w:r>
      <w:r w:rsidR="00A83668">
        <w:rPr>
          <w:rFonts w:ascii="MS Gothic" w:eastAsia="MS Gothic" w:hAnsi="MS Gothic" w:cs="MS Gothic" w:hint="eastAsia"/>
          <w:lang w:val="en-US"/>
        </w:rPr>
        <w:instrText>构建了前五年的模型</w:instrText>
      </w:r>
      <w:r w:rsidR="00A83668">
        <w:rPr>
          <w:lang w:val="en-US"/>
        </w:rPr>
        <w:instrText xml:space="preserve">, </w:instrText>
      </w:r>
      <w:r w:rsidR="00A83668">
        <w:rPr>
          <w:rFonts w:ascii="MS Gothic" w:eastAsia="MS Gothic" w:hAnsi="MS Gothic" w:cs="MS Gothic" w:hint="eastAsia"/>
          <w:lang w:val="en-US"/>
        </w:rPr>
        <w:instrText>将两个</w:instrText>
      </w:r>
      <w:r w:rsidR="00A83668">
        <w:rPr>
          <w:rFonts w:ascii="Microsoft JhengHei" w:eastAsia="Microsoft JhengHei" w:hAnsi="Microsoft JhengHei" w:cs="Microsoft JhengHei" w:hint="eastAsia"/>
          <w:lang w:val="en-US"/>
        </w:rPr>
        <w:instrText>时间</w:instrText>
      </w:r>
      <w:r w:rsidR="00A83668">
        <w:rPr>
          <w:rFonts w:ascii="MS Gothic" w:eastAsia="MS Gothic" w:hAnsi="MS Gothic" w:cs="MS Gothic" w:hint="eastAsia"/>
          <w:lang w:val="en-US"/>
        </w:rPr>
        <w:instrText>段内每</w:instrText>
      </w:r>
      <w:r w:rsidR="00A83668">
        <w:rPr>
          <w:lang w:val="en-US"/>
        </w:rPr>
        <w:instrText>10×10</w:instrText>
      </w:r>
      <w:r w:rsidR="00A83668">
        <w:rPr>
          <w:rFonts w:ascii="MS Gothic" w:eastAsia="MS Gothic" w:hAnsi="MS Gothic" w:cs="MS Gothic" w:hint="eastAsia"/>
          <w:lang w:val="en-US"/>
        </w:rPr>
        <w:instrText>公里网格的物种出</w:instrText>
      </w:r>
      <w:r w:rsidR="00A83668">
        <w:rPr>
          <w:rFonts w:ascii="Microsoft JhengHei" w:eastAsia="Microsoft JhengHei" w:hAnsi="Microsoft JhengHei" w:cs="Microsoft JhengHei" w:hint="eastAsia"/>
          <w:lang w:val="en-US"/>
        </w:rPr>
        <w:instrText>现</w:instrText>
      </w:r>
      <w:r w:rsidR="00A83668">
        <w:rPr>
          <w:rFonts w:ascii="MS Gothic" w:eastAsia="MS Gothic" w:hAnsi="MS Gothic" w:cs="MS Gothic" w:hint="eastAsia"/>
          <w:lang w:val="en-US"/>
        </w:rPr>
        <w:instrText>概率差异</w:instrText>
      </w:r>
      <w:r w:rsidR="00A83668">
        <w:rPr>
          <w:rFonts w:ascii="Microsoft JhengHei" w:eastAsia="Microsoft JhengHei" w:hAnsi="Microsoft JhengHei" w:cs="Microsoft JhengHei" w:hint="eastAsia"/>
          <w:lang w:val="en-US"/>
        </w:rPr>
        <w:instrText>绘</w:instrText>
      </w:r>
      <w:r w:rsidR="00A83668">
        <w:rPr>
          <w:rFonts w:ascii="MS Gothic" w:eastAsia="MS Gothic" w:hAnsi="MS Gothic" w:cs="MS Gothic" w:hint="eastAsia"/>
          <w:lang w:val="en-US"/>
        </w:rPr>
        <w:instrText>制</w:instrText>
      </w:r>
      <w:r w:rsidR="00A83668">
        <w:rPr>
          <w:rFonts w:ascii="Microsoft JhengHei" w:eastAsia="Microsoft JhengHei" w:hAnsi="Microsoft JhengHei" w:cs="Microsoft JhengHei" w:hint="eastAsia"/>
          <w:lang w:val="en-US"/>
        </w:rPr>
        <w:instrText>为</w:instrText>
      </w:r>
      <w:r w:rsidR="00A83668">
        <w:rPr>
          <w:rFonts w:ascii="MS Gothic" w:eastAsia="MS Gothic" w:hAnsi="MS Gothic" w:cs="MS Gothic" w:hint="eastAsia"/>
          <w:lang w:val="en-US"/>
        </w:rPr>
        <w:instrText>校准</w:instrText>
      </w:r>
      <w:r w:rsidR="00A83668">
        <w:rPr>
          <w:rFonts w:ascii="Microsoft JhengHei" w:eastAsia="Microsoft JhengHei" w:hAnsi="Microsoft JhengHei" w:cs="Microsoft JhengHei" w:hint="eastAsia"/>
          <w:lang w:val="en-US"/>
        </w:rPr>
        <w:instrText>变</w:instrText>
      </w:r>
      <w:r w:rsidR="00A83668">
        <w:rPr>
          <w:rFonts w:ascii="MS Gothic" w:eastAsia="MS Gothic" w:hAnsi="MS Gothic" w:cs="MS Gothic" w:hint="eastAsia"/>
          <w:lang w:val="en-US"/>
        </w:rPr>
        <w:instrText>化</w:instrText>
      </w:r>
      <w:r w:rsidR="00A83668">
        <w:rPr>
          <w:rFonts w:ascii="Microsoft JhengHei" w:eastAsia="Microsoft JhengHei" w:hAnsi="Microsoft JhengHei" w:cs="Microsoft JhengHei" w:hint="eastAsia"/>
          <w:lang w:val="en-US"/>
        </w:rPr>
        <w:instrText>图</w:instrText>
      </w:r>
      <w:r w:rsidR="00A83668">
        <w:rPr>
          <w:rFonts w:ascii="MS Gothic" w:eastAsia="MS Gothic" w:hAnsi="MS Gothic" w:cs="MS Gothic" w:hint="eastAsia"/>
          <w:lang w:val="en-US"/>
        </w:rPr>
        <w:instrText>。我</w:instrText>
      </w:r>
      <w:r w:rsidR="00A83668">
        <w:rPr>
          <w:rFonts w:ascii="Microsoft JhengHei" w:eastAsia="Microsoft JhengHei" w:hAnsi="Microsoft JhengHei" w:cs="Microsoft JhengHei" w:hint="eastAsia"/>
          <w:lang w:val="en-US"/>
        </w:rPr>
        <w:instrText>们</w:instrText>
      </w:r>
      <w:r w:rsidR="00A83668">
        <w:rPr>
          <w:rFonts w:ascii="MS Gothic" w:eastAsia="MS Gothic" w:hAnsi="MS Gothic" w:cs="MS Gothic" w:hint="eastAsia"/>
          <w:lang w:val="en-US"/>
        </w:rPr>
        <w:instrText>在大</w:instrText>
      </w:r>
      <w:r w:rsidR="00A83668">
        <w:rPr>
          <w:rFonts w:ascii="Microsoft JhengHei" w:eastAsia="Microsoft JhengHei" w:hAnsi="Microsoft JhengHei" w:cs="Microsoft JhengHei" w:hint="eastAsia"/>
          <w:lang w:val="en-US"/>
        </w:rPr>
        <w:instrText>陆</w:instrText>
      </w:r>
      <w:r w:rsidR="00A83668">
        <w:rPr>
          <w:rFonts w:ascii="MS Gothic" w:eastAsia="MS Gothic" w:hAnsi="MS Gothic" w:cs="MS Gothic" w:hint="eastAsia"/>
          <w:lang w:val="en-US"/>
        </w:rPr>
        <w:instrText>和区域尺度上</w:instrText>
      </w:r>
      <w:r w:rsidR="00A83668">
        <w:rPr>
          <w:rFonts w:ascii="Microsoft JhengHei" w:eastAsia="Microsoft JhengHei" w:hAnsi="Microsoft JhengHei" w:cs="Microsoft JhengHei" w:hint="eastAsia"/>
          <w:lang w:val="en-US"/>
        </w:rPr>
        <w:instrText>评</w:instrText>
      </w:r>
      <w:r w:rsidR="00A83668">
        <w:rPr>
          <w:rFonts w:ascii="MS Gothic" w:eastAsia="MS Gothic" w:hAnsi="MS Gothic" w:cs="MS Gothic" w:hint="eastAsia"/>
          <w:lang w:val="en-US"/>
        </w:rPr>
        <w:instrText>估了模型表</w:instrText>
      </w:r>
      <w:r w:rsidR="00A83668">
        <w:rPr>
          <w:rFonts w:ascii="Microsoft JhengHei" w:eastAsia="Microsoft JhengHei" w:hAnsi="Microsoft JhengHei" w:cs="Microsoft JhengHei" w:hint="eastAsia"/>
          <w:lang w:val="en-US"/>
        </w:rPr>
        <w:instrText>现</w:instrText>
      </w:r>
      <w:r w:rsidR="00A83668">
        <w:rPr>
          <w:lang w:val="en-US"/>
        </w:rPr>
        <w:instrText xml:space="preserve">, </w:instrText>
      </w:r>
      <w:r w:rsidR="00A83668">
        <w:rPr>
          <w:rFonts w:ascii="MS Gothic" w:eastAsia="MS Gothic" w:hAnsi="MS Gothic" w:cs="MS Gothic" w:hint="eastAsia"/>
          <w:lang w:val="en-US"/>
        </w:rPr>
        <w:instrText>并</w:instrText>
      </w:r>
      <w:r w:rsidR="00A83668">
        <w:rPr>
          <w:rFonts w:ascii="Microsoft JhengHei" w:eastAsia="Microsoft JhengHei" w:hAnsi="Microsoft JhengHei" w:cs="Microsoft JhengHei" w:hint="eastAsia"/>
          <w:lang w:val="en-US"/>
        </w:rPr>
        <w:instrText>结</w:instrText>
      </w:r>
      <w:r w:rsidR="00A83668">
        <w:rPr>
          <w:rFonts w:ascii="MS Gothic" w:eastAsia="MS Gothic" w:hAnsi="MS Gothic" w:cs="MS Gothic" w:hint="eastAsia"/>
          <w:lang w:val="en-US"/>
        </w:rPr>
        <w:instrText>合已知的种群丰度</w:instrText>
      </w:r>
      <w:r w:rsidR="00A83668">
        <w:rPr>
          <w:rFonts w:ascii="Microsoft JhengHei" w:eastAsia="Microsoft JhengHei" w:hAnsi="Microsoft JhengHei" w:cs="Microsoft JhengHei" w:hint="eastAsia"/>
          <w:lang w:val="en-US"/>
        </w:rPr>
        <w:instrText>趋势</w:instrText>
      </w:r>
      <w:r w:rsidR="00A83668">
        <w:rPr>
          <w:rFonts w:ascii="MS Gothic" w:eastAsia="MS Gothic" w:hAnsi="MS Gothic" w:cs="MS Gothic" w:hint="eastAsia"/>
          <w:lang w:val="en-US"/>
        </w:rPr>
        <w:instrText>来理解物种出</w:instrText>
      </w:r>
      <w:r w:rsidR="00A83668">
        <w:rPr>
          <w:rFonts w:ascii="Microsoft JhengHei" w:eastAsia="Microsoft JhengHei" w:hAnsi="Microsoft JhengHei" w:cs="Microsoft JhengHei" w:hint="eastAsia"/>
          <w:lang w:val="en-US"/>
        </w:rPr>
        <w:instrText>现</w:instrText>
      </w:r>
      <w:r w:rsidR="00A83668">
        <w:rPr>
          <w:rFonts w:ascii="MS Gothic" w:eastAsia="MS Gothic" w:hAnsi="MS Gothic" w:cs="MS Gothic" w:hint="eastAsia"/>
          <w:lang w:val="en-US"/>
        </w:rPr>
        <w:instrText>概率的</w:instrText>
      </w:r>
      <w:r w:rsidR="00A83668">
        <w:rPr>
          <w:rFonts w:ascii="Microsoft JhengHei" w:eastAsia="Microsoft JhengHei" w:hAnsi="Microsoft JhengHei" w:cs="Microsoft JhengHei" w:hint="eastAsia"/>
          <w:lang w:val="en-US"/>
        </w:rPr>
        <w:instrText>变</w:instrText>
      </w:r>
      <w:r w:rsidR="00A83668">
        <w:rPr>
          <w:rFonts w:ascii="MS Gothic" w:eastAsia="MS Gothic" w:hAnsi="MS Gothic" w:cs="MS Gothic" w:hint="eastAsia"/>
          <w:lang w:val="en-US"/>
        </w:rPr>
        <w:instrText>化。模型表</w:instrText>
      </w:r>
      <w:r w:rsidR="00A83668">
        <w:rPr>
          <w:rFonts w:ascii="Microsoft JhengHei" w:eastAsia="Microsoft JhengHei" w:hAnsi="Microsoft JhengHei" w:cs="Microsoft JhengHei" w:hint="eastAsia"/>
          <w:lang w:val="en-US"/>
        </w:rPr>
        <w:instrText>现</w:instrText>
      </w:r>
      <w:r w:rsidR="00A83668">
        <w:rPr>
          <w:rFonts w:ascii="MS Gothic" w:eastAsia="MS Gothic" w:hAnsi="MS Gothic" w:cs="MS Gothic" w:hint="eastAsia"/>
          <w:lang w:val="en-US"/>
        </w:rPr>
        <w:instrText>出良好的</w:instrText>
      </w:r>
      <w:r w:rsidR="00A83668">
        <w:rPr>
          <w:rFonts w:ascii="Microsoft JhengHei" w:eastAsia="Microsoft JhengHei" w:hAnsi="Microsoft JhengHei" w:cs="Microsoft JhengHei" w:hint="eastAsia"/>
          <w:lang w:val="en-US"/>
        </w:rPr>
        <w:instrText>预测</w:instrText>
      </w:r>
      <w:r w:rsidR="00A83668">
        <w:rPr>
          <w:rFonts w:ascii="MS Gothic" w:eastAsia="MS Gothic" w:hAnsi="MS Gothic" w:cs="MS Gothic" w:hint="eastAsia"/>
          <w:lang w:val="en-US"/>
        </w:rPr>
        <w:instrText>能力</w:instrText>
      </w:r>
      <w:r w:rsidR="00A83668">
        <w:rPr>
          <w:lang w:val="en-US"/>
        </w:rPr>
        <w:instrText>(</w:instrText>
      </w:r>
      <w:r w:rsidR="00A83668">
        <w:rPr>
          <w:rFonts w:ascii="MS Gothic" w:eastAsia="MS Gothic" w:hAnsi="MS Gothic" w:cs="MS Gothic" w:hint="eastAsia"/>
          <w:lang w:val="en-US"/>
        </w:rPr>
        <w:instrText>平均</w:instrText>
      </w:r>
      <w:r w:rsidR="00A83668">
        <w:rPr>
          <w:lang w:val="en-US"/>
        </w:rPr>
        <w:instrText>AUC≈0.84;</w:instrText>
      </w:r>
      <w:r w:rsidR="00A83668">
        <w:rPr>
          <w:rFonts w:ascii="MS Gothic" w:eastAsia="MS Gothic" w:hAnsi="MS Gothic" w:cs="MS Gothic" w:hint="eastAsia"/>
          <w:lang w:val="en-US"/>
        </w:rPr>
        <w:instrText>均方</w:instrText>
      </w:r>
      <w:r w:rsidR="00A83668">
        <w:rPr>
          <w:rFonts w:ascii="Microsoft JhengHei" w:eastAsia="Microsoft JhengHei" w:hAnsi="Microsoft JhengHei" w:cs="Microsoft JhengHei" w:hint="eastAsia"/>
          <w:lang w:val="en-US"/>
        </w:rPr>
        <w:instrText>误</w:instrText>
      </w:r>
      <w:r w:rsidR="00A83668">
        <w:rPr>
          <w:rFonts w:ascii="MS Gothic" w:eastAsia="MS Gothic" w:hAnsi="MS Gothic" w:cs="MS Gothic" w:hint="eastAsia"/>
          <w:lang w:val="en-US"/>
        </w:rPr>
        <w:instrText>差</w:instrText>
      </w:r>
      <w:r w:rsidR="00A83668">
        <w:rPr>
          <w:lang w:val="en-US"/>
        </w:rPr>
        <w:instrText>≈0.13)</w:instrText>
      </w:r>
      <w:r w:rsidR="00A83668">
        <w:rPr>
          <w:rFonts w:ascii="MS Gothic" w:eastAsia="MS Gothic" w:hAnsi="MS Gothic" w:cs="MS Gothic" w:hint="eastAsia"/>
          <w:lang w:val="en-US"/>
        </w:rPr>
        <w:instrText>。分析</w:instrText>
      </w:r>
      <w:r w:rsidR="00A83668">
        <w:rPr>
          <w:rFonts w:ascii="Microsoft JhengHei" w:eastAsia="Microsoft JhengHei" w:hAnsi="Microsoft JhengHei" w:cs="Microsoft JhengHei" w:hint="eastAsia"/>
          <w:lang w:val="en-US"/>
        </w:rPr>
        <w:instrText>结</w:instrText>
      </w:r>
      <w:r w:rsidR="00A83668">
        <w:rPr>
          <w:rFonts w:ascii="MS Gothic" w:eastAsia="MS Gothic" w:hAnsi="MS Gothic" w:cs="MS Gothic" w:hint="eastAsia"/>
          <w:lang w:val="en-US"/>
        </w:rPr>
        <w:instrText>果中有</w:instrText>
      </w:r>
      <w:r w:rsidR="00A83668">
        <w:rPr>
          <w:lang w:val="en-US"/>
        </w:rPr>
        <w:instrText>43</w:instrText>
      </w:r>
      <w:r w:rsidR="00A83668">
        <w:rPr>
          <w:rFonts w:ascii="MS Gothic" w:eastAsia="MS Gothic" w:hAnsi="MS Gothic" w:cs="MS Gothic" w:hint="eastAsia"/>
          <w:lang w:val="en-US"/>
        </w:rPr>
        <w:instrText>个物种的</w:instrText>
      </w:r>
      <w:r w:rsidR="00A83668">
        <w:rPr>
          <w:rFonts w:ascii="Microsoft JhengHei" w:eastAsia="Microsoft JhengHei" w:hAnsi="Microsoft JhengHei" w:cs="Microsoft JhengHei" w:hint="eastAsia"/>
          <w:lang w:val="en-US"/>
        </w:rPr>
        <w:instrText>变</w:instrText>
      </w:r>
      <w:r w:rsidR="00A83668">
        <w:rPr>
          <w:rFonts w:ascii="MS Gothic" w:eastAsia="MS Gothic" w:hAnsi="MS Gothic" w:cs="MS Gothic" w:hint="eastAsia"/>
          <w:lang w:val="en-US"/>
        </w:rPr>
        <w:instrText>化估</w:instrText>
      </w:r>
      <w:r w:rsidR="00A83668">
        <w:rPr>
          <w:rFonts w:ascii="Microsoft JhengHei" w:eastAsia="Microsoft JhengHei" w:hAnsi="Microsoft JhengHei" w:cs="Microsoft JhengHei" w:hint="eastAsia"/>
          <w:lang w:val="en-US"/>
        </w:rPr>
        <w:instrText>计较为</w:instrText>
      </w:r>
      <w:r w:rsidR="00A83668">
        <w:rPr>
          <w:rFonts w:ascii="MS Gothic" w:eastAsia="MS Gothic" w:hAnsi="MS Gothic" w:cs="MS Gothic" w:hint="eastAsia"/>
          <w:lang w:val="en-US"/>
        </w:rPr>
        <w:instrText>可靠</w:instrText>
      </w:r>
      <w:r w:rsidR="00A83668">
        <w:rPr>
          <w:lang w:val="en-US"/>
        </w:rPr>
        <w:instrText>(</w:instrText>
      </w:r>
      <w:r w:rsidR="00A83668">
        <w:rPr>
          <w:rFonts w:ascii="MS Gothic" w:eastAsia="MS Gothic" w:hAnsi="MS Gothic" w:cs="MS Gothic" w:hint="eastAsia"/>
          <w:lang w:val="en-US"/>
        </w:rPr>
        <w:instrText>高精度、低偏差</w:instrText>
      </w:r>
      <w:r w:rsidR="00A83668">
        <w:rPr>
          <w:lang w:val="en-US"/>
        </w:rPr>
        <w:instrText xml:space="preserve">), </w:instrText>
      </w:r>
      <w:r w:rsidR="00A83668">
        <w:rPr>
          <w:rFonts w:ascii="MS Gothic" w:eastAsia="MS Gothic" w:hAnsi="MS Gothic" w:cs="MS Gothic" w:hint="eastAsia"/>
          <w:lang w:val="en-US"/>
        </w:rPr>
        <w:instrText>其分布</w:instrText>
      </w:r>
      <w:r w:rsidR="00A83668">
        <w:rPr>
          <w:rFonts w:ascii="Microsoft JhengHei" w:eastAsia="Microsoft JhengHei" w:hAnsi="Microsoft JhengHei" w:cs="Microsoft JhengHei" w:hint="eastAsia"/>
          <w:lang w:val="en-US"/>
        </w:rPr>
        <w:instrText>变</w:instrText>
      </w:r>
      <w:r w:rsidR="00A83668">
        <w:rPr>
          <w:rFonts w:ascii="MS Gothic" w:eastAsia="MS Gothic" w:hAnsi="MS Gothic" w:cs="MS Gothic" w:hint="eastAsia"/>
          <w:lang w:val="en-US"/>
        </w:rPr>
        <w:instrText>化与独立的种群丰度</w:instrText>
      </w:r>
      <w:r w:rsidR="00A83668">
        <w:rPr>
          <w:rFonts w:ascii="Microsoft JhengHei" w:eastAsia="Microsoft JhengHei" w:hAnsi="Microsoft JhengHei" w:cs="Microsoft JhengHei" w:hint="eastAsia"/>
          <w:lang w:val="en-US"/>
        </w:rPr>
        <w:instrText>变</w:instrText>
      </w:r>
      <w:r w:rsidR="00A83668">
        <w:rPr>
          <w:rFonts w:ascii="MS Gothic" w:eastAsia="MS Gothic" w:hAnsi="MS Gothic" w:cs="MS Gothic" w:hint="eastAsia"/>
          <w:lang w:val="en-US"/>
        </w:rPr>
        <w:instrText>化</w:instrText>
      </w:r>
      <w:r w:rsidR="00A83668">
        <w:rPr>
          <w:rFonts w:ascii="Microsoft JhengHei" w:eastAsia="Microsoft JhengHei" w:hAnsi="Microsoft JhengHei" w:cs="Microsoft JhengHei" w:hint="eastAsia"/>
          <w:lang w:val="en-US"/>
        </w:rPr>
        <w:instrText>趋势</w:instrText>
      </w:r>
      <w:r w:rsidR="00A83668">
        <w:rPr>
          <w:rFonts w:ascii="MS Gothic" w:eastAsia="MS Gothic" w:hAnsi="MS Gothic" w:cs="MS Gothic" w:hint="eastAsia"/>
          <w:lang w:val="en-US"/>
        </w:rPr>
        <w:instrText>呈正相关</w:instrText>
      </w:r>
      <w:r w:rsidR="00A83668">
        <w:rPr>
          <w:lang w:val="en-US"/>
        </w:rPr>
        <w:instrText>(</w:instrText>
      </w:r>
      <w:r w:rsidR="00A83668">
        <w:rPr>
          <w:rFonts w:ascii="MS Gothic" w:eastAsia="MS Gothic" w:hAnsi="MS Gothic" w:cs="MS Gothic" w:hint="eastAsia"/>
          <w:lang w:val="en-US"/>
        </w:rPr>
        <w:instrText>皮</w:instrText>
      </w:r>
      <w:r w:rsidR="00A83668">
        <w:rPr>
          <w:rFonts w:ascii="Yu Gothic" w:eastAsia="Yu Gothic" w:hAnsi="Yu Gothic" w:cs="Yu Gothic" w:hint="eastAsia"/>
          <w:lang w:val="en-US"/>
        </w:rPr>
        <w:instrText>尔</w:instrText>
      </w:r>
      <w:r w:rsidR="00A83668">
        <w:rPr>
          <w:rFonts w:ascii="Microsoft JhengHei" w:eastAsia="Microsoft JhengHei" w:hAnsi="Microsoft JhengHei" w:cs="Microsoft JhengHei" w:hint="eastAsia"/>
          <w:lang w:val="en-US"/>
        </w:rPr>
        <w:instrText>逊</w:instrText>
      </w:r>
      <w:r w:rsidR="00A83668">
        <w:rPr>
          <w:rFonts w:ascii="MS Gothic" w:eastAsia="MS Gothic" w:hAnsi="MS Gothic" w:cs="MS Gothic" w:hint="eastAsia"/>
          <w:lang w:val="en-US"/>
        </w:rPr>
        <w:instrText>相关系数</w:instrText>
      </w:r>
      <w:r w:rsidR="00A83668">
        <w:rPr>
          <w:lang w:val="en-US"/>
        </w:rPr>
        <w:instrText>≈0.50)</w:instrText>
      </w:r>
      <w:r w:rsidR="00A83668">
        <w:rPr>
          <w:rFonts w:ascii="MS Gothic" w:eastAsia="MS Gothic" w:hAnsi="MS Gothic" w:cs="MS Gothic" w:hint="eastAsia"/>
          <w:lang w:val="en-US"/>
        </w:rPr>
        <w:instrText>。因此</w:instrText>
      </w:r>
      <w:r w:rsidR="00A83668">
        <w:rPr>
          <w:lang w:val="en-US"/>
        </w:rPr>
        <w:instrText xml:space="preserve">, </w:instrText>
      </w:r>
      <w:r w:rsidR="00A83668">
        <w:rPr>
          <w:rFonts w:ascii="Microsoft JhengHei" w:eastAsia="Microsoft JhengHei" w:hAnsi="Microsoft JhengHei" w:cs="Microsoft JhengHei" w:hint="eastAsia"/>
          <w:lang w:val="en-US"/>
        </w:rPr>
        <w:instrText>这</w:instrText>
      </w:r>
      <w:r w:rsidR="00A83668">
        <w:rPr>
          <w:rFonts w:ascii="MS Gothic" w:eastAsia="MS Gothic" w:hAnsi="MS Gothic" w:cs="MS Gothic" w:hint="eastAsia"/>
          <w:lang w:val="en-US"/>
        </w:rPr>
        <w:instrText>两个</w:instrText>
      </w:r>
      <w:r w:rsidR="00A83668">
        <w:rPr>
          <w:rFonts w:ascii="Microsoft JhengHei" w:eastAsia="Microsoft JhengHei" w:hAnsi="Microsoft JhengHei" w:cs="Microsoft JhengHei" w:hint="eastAsia"/>
          <w:lang w:val="en-US"/>
        </w:rPr>
        <w:instrText>时间</w:instrText>
      </w:r>
      <w:r w:rsidR="00A83668">
        <w:rPr>
          <w:rFonts w:ascii="MS Gothic" w:eastAsia="MS Gothic" w:hAnsi="MS Gothic" w:cs="MS Gothic" w:hint="eastAsia"/>
          <w:lang w:val="en-US"/>
        </w:rPr>
        <w:instrText>段的分布地</w:instrText>
      </w:r>
      <w:r w:rsidR="00A83668">
        <w:rPr>
          <w:rFonts w:ascii="Microsoft JhengHei" w:eastAsia="Microsoft JhengHei" w:hAnsi="Microsoft JhengHei" w:cs="Microsoft JhengHei" w:hint="eastAsia"/>
          <w:lang w:val="en-US"/>
        </w:rPr>
        <w:instrText>图</w:instrText>
      </w:r>
      <w:r w:rsidR="00A83668">
        <w:rPr>
          <w:rFonts w:ascii="MS Gothic" w:eastAsia="MS Gothic" w:hAnsi="MS Gothic" w:cs="MS Gothic" w:hint="eastAsia"/>
          <w:lang w:val="en-US"/>
        </w:rPr>
        <w:instrText>准确捕捉了欧洲尺度上所有</w:instrText>
      </w:r>
      <w:r w:rsidR="00A83668">
        <w:rPr>
          <w:rFonts w:ascii="Microsoft JhengHei" w:eastAsia="Microsoft JhengHei" w:hAnsi="Microsoft JhengHei" w:cs="Microsoft JhengHei" w:hint="eastAsia"/>
          <w:lang w:val="en-US"/>
        </w:rPr>
        <w:instrText>农</w:instrText>
      </w:r>
      <w:r w:rsidR="00A83668">
        <w:rPr>
          <w:rFonts w:ascii="MS Gothic" w:eastAsia="MS Gothic" w:hAnsi="MS Gothic" w:cs="MS Gothic" w:hint="eastAsia"/>
          <w:lang w:val="en-US"/>
        </w:rPr>
        <w:instrText>田</w:instrText>
      </w:r>
      <w:r w:rsidR="00A83668">
        <w:rPr>
          <w:rFonts w:ascii="Microsoft JhengHei" w:eastAsia="Microsoft JhengHei" w:hAnsi="Microsoft JhengHei" w:cs="Microsoft JhengHei" w:hint="eastAsia"/>
          <w:lang w:val="en-US"/>
        </w:rPr>
        <w:instrText>鸟</w:instrText>
      </w:r>
      <w:r w:rsidR="00A83668">
        <w:rPr>
          <w:rFonts w:ascii="Yu Gothic" w:eastAsia="Yu Gothic" w:hAnsi="Yu Gothic" w:cs="Yu Gothic" w:hint="eastAsia"/>
          <w:lang w:val="en-US"/>
        </w:rPr>
        <w:instrText>类</w:instrText>
      </w:r>
      <w:r w:rsidR="00A83668">
        <w:rPr>
          <w:rFonts w:ascii="MS Gothic" w:eastAsia="MS Gothic" w:hAnsi="MS Gothic" w:cs="MS Gothic" w:hint="eastAsia"/>
          <w:lang w:val="en-US"/>
        </w:rPr>
        <w:instrText>物种</w:instrText>
      </w:r>
      <w:r w:rsidR="00A83668">
        <w:rPr>
          <w:lang w:val="en-US"/>
        </w:rPr>
        <w:instrText xml:space="preserve">, </w:instrText>
      </w:r>
      <w:r w:rsidR="00A83668">
        <w:rPr>
          <w:rFonts w:ascii="MS Gothic" w:eastAsia="MS Gothic" w:hAnsi="MS Gothic" w:cs="MS Gothic" w:hint="eastAsia"/>
          <w:lang w:val="en-US"/>
        </w:rPr>
        <w:instrText>以及除</w:instrText>
      </w:r>
      <w:r w:rsidR="00A83668">
        <w:rPr>
          <w:rFonts w:ascii="Microsoft JhengHei" w:eastAsia="Microsoft JhengHei" w:hAnsi="Microsoft JhengHei" w:cs="Microsoft JhengHei" w:hint="eastAsia"/>
          <w:lang w:val="en-US"/>
        </w:rPr>
        <w:instrText>东</w:instrText>
      </w:r>
      <w:r w:rsidR="00A83668">
        <w:rPr>
          <w:rFonts w:ascii="MS Gothic" w:eastAsia="MS Gothic" w:hAnsi="MS Gothic" w:cs="MS Gothic" w:hint="eastAsia"/>
          <w:lang w:val="en-US"/>
        </w:rPr>
        <w:instrText>南欧外各区域尺度上多数物种的分布格局及其</w:instrText>
      </w:r>
      <w:r w:rsidR="00A83668">
        <w:rPr>
          <w:rFonts w:ascii="Microsoft JhengHei" w:eastAsia="Microsoft JhengHei" w:hAnsi="Microsoft JhengHei" w:cs="Microsoft JhengHei" w:hint="eastAsia"/>
          <w:lang w:val="en-US"/>
        </w:rPr>
        <w:instrText>时</w:instrText>
      </w:r>
      <w:r w:rsidR="00A83668">
        <w:rPr>
          <w:rFonts w:ascii="MS Gothic" w:eastAsia="MS Gothic" w:hAnsi="MS Gothic" w:cs="MS Gothic" w:hint="eastAsia"/>
          <w:lang w:val="en-US"/>
        </w:rPr>
        <w:instrText>序</w:instrText>
      </w:r>
      <w:r w:rsidR="00A83668">
        <w:rPr>
          <w:rFonts w:ascii="Microsoft JhengHei" w:eastAsia="Microsoft JhengHei" w:hAnsi="Microsoft JhengHei" w:cs="Microsoft JhengHei" w:hint="eastAsia"/>
          <w:lang w:val="en-US"/>
        </w:rPr>
        <w:instrText>变</w:instrText>
      </w:r>
      <w:r w:rsidR="00A83668">
        <w:rPr>
          <w:rFonts w:ascii="MS Gothic" w:eastAsia="MS Gothic" w:hAnsi="MS Gothic" w:cs="MS Gothic" w:hint="eastAsia"/>
          <w:lang w:val="en-US"/>
        </w:rPr>
        <w:instrText>化。在</w:instrText>
      </w:r>
      <w:r w:rsidR="00A83668">
        <w:rPr>
          <w:lang w:val="en-US"/>
        </w:rPr>
        <w:instrText>43</w:instrText>
      </w:r>
      <w:r w:rsidR="00A83668">
        <w:rPr>
          <w:rFonts w:ascii="MS Gothic" w:eastAsia="MS Gothic" w:hAnsi="MS Gothic" w:cs="MS Gothic" w:hint="eastAsia"/>
          <w:lang w:val="en-US"/>
        </w:rPr>
        <w:instrText>个具有可靠估</w:instrText>
      </w:r>
      <w:r w:rsidR="00A83668">
        <w:rPr>
          <w:rFonts w:ascii="Microsoft JhengHei" w:eastAsia="Microsoft JhengHei" w:hAnsi="Microsoft JhengHei" w:cs="Microsoft JhengHei" w:hint="eastAsia"/>
          <w:lang w:val="en-US"/>
        </w:rPr>
        <w:instrText>计</w:instrText>
      </w:r>
      <w:r w:rsidR="00A83668">
        <w:rPr>
          <w:rFonts w:ascii="MS Gothic" w:eastAsia="MS Gothic" w:hAnsi="MS Gothic" w:cs="MS Gothic" w:hint="eastAsia"/>
          <w:lang w:val="en-US"/>
        </w:rPr>
        <w:instrText>的物种中</w:instrText>
      </w:r>
      <w:r w:rsidR="00A83668">
        <w:rPr>
          <w:lang w:val="en-US"/>
        </w:rPr>
        <w:instrText>, 33</w:instrText>
      </w:r>
      <w:r w:rsidR="00A83668">
        <w:rPr>
          <w:rFonts w:ascii="MS Gothic" w:eastAsia="MS Gothic" w:hAnsi="MS Gothic" w:cs="MS Gothic" w:hint="eastAsia"/>
          <w:lang w:val="en-US"/>
        </w:rPr>
        <w:instrText>个物种的</w:instrText>
      </w:r>
      <w:r w:rsidR="00A83668">
        <w:rPr>
          <w:rFonts w:ascii="Microsoft JhengHei" w:eastAsia="Microsoft JhengHei" w:hAnsi="Microsoft JhengHei" w:cs="Microsoft JhengHei" w:hint="eastAsia"/>
          <w:lang w:val="en-US"/>
        </w:rPr>
        <w:instrText>预测</w:instrText>
      </w:r>
      <w:r w:rsidR="00A83668">
        <w:rPr>
          <w:rFonts w:ascii="MS Gothic" w:eastAsia="MS Gothic" w:hAnsi="MS Gothic" w:cs="MS Gothic" w:hint="eastAsia"/>
          <w:lang w:val="en-US"/>
        </w:rPr>
        <w:instrText>分布范</w:instrText>
      </w:r>
      <w:r w:rsidR="00A83668">
        <w:rPr>
          <w:rFonts w:ascii="Microsoft JhengHei" w:eastAsia="Microsoft JhengHei" w:hAnsi="Microsoft JhengHei" w:cs="Microsoft JhengHei" w:hint="eastAsia"/>
          <w:lang w:val="en-US"/>
        </w:rPr>
        <w:instrText>围缩</w:instrText>
      </w:r>
      <w:r w:rsidR="00A83668">
        <w:rPr>
          <w:rFonts w:ascii="MS Gothic" w:eastAsia="MS Gothic" w:hAnsi="MS Gothic" w:cs="MS Gothic" w:hint="eastAsia"/>
          <w:lang w:val="en-US"/>
        </w:rPr>
        <w:instrText>小</w:instrText>
      </w:r>
      <w:r w:rsidR="00A83668">
        <w:rPr>
          <w:lang w:val="en-US"/>
        </w:rPr>
        <w:instrText>, 9</w:instrText>
      </w:r>
      <w:r w:rsidR="00A83668">
        <w:rPr>
          <w:rFonts w:ascii="MS Gothic" w:eastAsia="MS Gothic" w:hAnsi="MS Gothic" w:cs="MS Gothic" w:hint="eastAsia"/>
          <w:lang w:val="en-US"/>
        </w:rPr>
        <w:instrText>个物种的范</w:instrText>
      </w:r>
      <w:r w:rsidR="00A83668">
        <w:rPr>
          <w:rFonts w:ascii="Microsoft JhengHei" w:eastAsia="Microsoft JhengHei" w:hAnsi="Microsoft JhengHei" w:cs="Microsoft JhengHei" w:hint="eastAsia"/>
          <w:lang w:val="en-US"/>
        </w:rPr>
        <w:instrText>围扩</w:instrText>
      </w:r>
      <w:r w:rsidR="00A83668">
        <w:rPr>
          <w:rFonts w:ascii="MS Gothic" w:eastAsia="MS Gothic" w:hAnsi="MS Gothic" w:cs="MS Gothic" w:hint="eastAsia"/>
          <w:lang w:val="en-US"/>
        </w:rPr>
        <w:instrText>大</w:instrText>
      </w:r>
      <w:r w:rsidR="00A83668">
        <w:rPr>
          <w:lang w:val="en-US"/>
        </w:rPr>
        <w:instrText xml:space="preserve">, </w:instrText>
      </w:r>
      <w:r w:rsidR="00A83668">
        <w:rPr>
          <w:rFonts w:ascii="Microsoft JhengHei" w:eastAsia="Microsoft JhengHei" w:hAnsi="Microsoft JhengHei" w:cs="Microsoft JhengHei" w:hint="eastAsia"/>
          <w:lang w:val="en-US"/>
        </w:rPr>
        <w:instrText>还</w:instrText>
      </w:r>
      <w:r w:rsidR="00A83668">
        <w:rPr>
          <w:rFonts w:ascii="MS Gothic" w:eastAsia="MS Gothic" w:hAnsi="MS Gothic" w:cs="MS Gothic" w:hint="eastAsia"/>
          <w:lang w:val="en-US"/>
        </w:rPr>
        <w:instrText>有</w:instrText>
      </w:r>
      <w:r w:rsidR="00A83668">
        <w:rPr>
          <w:lang w:val="en-US"/>
        </w:rPr>
        <w:instrText>1</w:instrText>
      </w:r>
      <w:r w:rsidR="00A83668">
        <w:rPr>
          <w:rFonts w:ascii="MS Gothic" w:eastAsia="MS Gothic" w:hAnsi="MS Gothic" w:cs="MS Gothic" w:hint="eastAsia"/>
          <w:lang w:val="en-US"/>
        </w:rPr>
        <w:instrText>种保持不</w:instrText>
      </w:r>
      <w:r w:rsidR="00A83668">
        <w:rPr>
          <w:rFonts w:ascii="Microsoft JhengHei" w:eastAsia="Microsoft JhengHei" w:hAnsi="Microsoft JhengHei" w:cs="Microsoft JhengHei" w:hint="eastAsia"/>
          <w:lang w:val="en-US"/>
        </w:rPr>
        <w:instrText>变</w:instrText>
      </w:r>
      <w:r w:rsidR="00A83668">
        <w:rPr>
          <w:rFonts w:ascii="MS Gothic" w:eastAsia="MS Gothic" w:hAnsi="MS Gothic" w:cs="MS Gothic" w:hint="eastAsia"/>
          <w:lang w:val="en-US"/>
        </w:rPr>
        <w:instrText>。除</w:instrText>
      </w:r>
      <w:r w:rsidR="00A83668">
        <w:rPr>
          <w:lang w:val="en-US"/>
        </w:rPr>
        <w:instrText>4</w:instrText>
      </w:r>
      <w:r w:rsidR="00A83668">
        <w:rPr>
          <w:rFonts w:ascii="MS Gothic" w:eastAsia="MS Gothic" w:hAnsi="MS Gothic" w:cs="MS Gothic" w:hint="eastAsia"/>
          <w:lang w:val="en-US"/>
        </w:rPr>
        <w:instrText>个物种外</w:instrText>
      </w:r>
      <w:r w:rsidR="00A83668">
        <w:rPr>
          <w:lang w:val="en-US"/>
        </w:rPr>
        <w:instrText xml:space="preserve">, </w:instrText>
      </w:r>
      <w:r w:rsidR="00A83668">
        <w:rPr>
          <w:rFonts w:ascii="MS Gothic" w:eastAsia="MS Gothic" w:hAnsi="MS Gothic" w:cs="MS Gothic" w:hint="eastAsia"/>
          <w:lang w:val="en-US"/>
        </w:rPr>
        <w:instrText>多数物种的分布</w:instrText>
      </w:r>
      <w:r w:rsidR="00A83668">
        <w:rPr>
          <w:rFonts w:ascii="Microsoft JhengHei" w:eastAsia="Microsoft JhengHei" w:hAnsi="Microsoft JhengHei" w:cs="Microsoft JhengHei" w:hint="eastAsia"/>
          <w:lang w:val="en-US"/>
        </w:rPr>
        <w:instrText>变</w:instrText>
      </w:r>
      <w:r w:rsidR="00A83668">
        <w:rPr>
          <w:rFonts w:ascii="MS Gothic" w:eastAsia="MS Gothic" w:hAnsi="MS Gothic" w:cs="MS Gothic" w:hint="eastAsia"/>
          <w:lang w:val="en-US"/>
        </w:rPr>
        <w:instrText>化</w:instrText>
      </w:r>
      <w:r w:rsidR="00A83668">
        <w:rPr>
          <w:rFonts w:ascii="Microsoft JhengHei" w:eastAsia="Microsoft JhengHei" w:hAnsi="Microsoft JhengHei" w:cs="Microsoft JhengHei" w:hint="eastAsia"/>
          <w:lang w:val="en-US"/>
        </w:rPr>
        <w:instrText>趋势</w:instrText>
      </w:r>
      <w:r w:rsidR="00A83668">
        <w:rPr>
          <w:rFonts w:ascii="MS Gothic" w:eastAsia="MS Gothic" w:hAnsi="MS Gothic" w:cs="MS Gothic" w:hint="eastAsia"/>
          <w:lang w:val="en-US"/>
        </w:rPr>
        <w:instrText>与同</w:instrText>
      </w:r>
      <w:r w:rsidR="00A83668">
        <w:rPr>
          <w:rFonts w:ascii="Microsoft JhengHei" w:eastAsia="Microsoft JhengHei" w:hAnsi="Microsoft JhengHei" w:cs="Microsoft JhengHei" w:hint="eastAsia"/>
          <w:lang w:val="en-US"/>
        </w:rPr>
        <w:instrText>时</w:instrText>
      </w:r>
      <w:r w:rsidR="00A83668">
        <w:rPr>
          <w:rFonts w:ascii="MS Gothic" w:eastAsia="MS Gothic" w:hAnsi="MS Gothic" w:cs="MS Gothic" w:hint="eastAsia"/>
          <w:lang w:val="en-US"/>
        </w:rPr>
        <w:instrText>期物种</w:instrText>
      </w:r>
      <w:r w:rsidR="00A83668">
        <w:rPr>
          <w:rFonts w:ascii="Microsoft JhengHei" w:eastAsia="Microsoft JhengHei" w:hAnsi="Microsoft JhengHei" w:cs="Microsoft JhengHei" w:hint="eastAsia"/>
          <w:lang w:val="en-US"/>
        </w:rPr>
        <w:instrText>总</w:instrText>
      </w:r>
      <w:r w:rsidR="00A83668">
        <w:rPr>
          <w:rFonts w:ascii="MS Gothic" w:eastAsia="MS Gothic" w:hAnsi="MS Gothic" w:cs="MS Gothic" w:hint="eastAsia"/>
          <w:lang w:val="en-US"/>
        </w:rPr>
        <w:instrText>丰度</w:instrText>
      </w:r>
      <w:r w:rsidR="00A83668">
        <w:rPr>
          <w:rFonts w:ascii="Microsoft JhengHei" w:eastAsia="Microsoft JhengHei" w:hAnsi="Microsoft JhengHei" w:cs="Microsoft JhengHei" w:hint="eastAsia"/>
          <w:lang w:val="en-US"/>
        </w:rPr>
        <w:instrText>变</w:instrText>
      </w:r>
      <w:r w:rsidR="00A83668">
        <w:rPr>
          <w:rFonts w:ascii="MS Gothic" w:eastAsia="MS Gothic" w:hAnsi="MS Gothic" w:cs="MS Gothic" w:hint="eastAsia"/>
          <w:lang w:val="en-US"/>
        </w:rPr>
        <w:instrText>化相一致。</w:instrText>
      </w:r>
      <w:r w:rsidR="00A83668">
        <w:rPr>
          <w:rFonts w:ascii="Microsoft JhengHei" w:eastAsia="Microsoft JhengHei" w:hAnsi="Microsoft JhengHei" w:cs="Microsoft JhengHei" w:hint="eastAsia"/>
          <w:lang w:val="en-US"/>
        </w:rPr>
        <w:instrText>总</w:instrText>
      </w:r>
      <w:r w:rsidR="00A83668">
        <w:rPr>
          <w:rFonts w:ascii="MS Gothic" w:eastAsia="MS Gothic" w:hAnsi="MS Gothic" w:cs="MS Gothic" w:hint="eastAsia"/>
          <w:lang w:val="en-US"/>
        </w:rPr>
        <w:instrText>体而言</w:instrText>
      </w:r>
      <w:r w:rsidR="00A83668">
        <w:rPr>
          <w:lang w:val="en-US"/>
        </w:rPr>
        <w:instrText xml:space="preserve">, </w:instrText>
      </w:r>
      <w:r w:rsidR="00A83668">
        <w:rPr>
          <w:rFonts w:ascii="MS Gothic" w:eastAsia="MS Gothic" w:hAnsi="MS Gothic" w:cs="MS Gothic" w:hint="eastAsia"/>
          <w:lang w:val="en-US"/>
        </w:rPr>
        <w:instrText>我</w:instrText>
      </w:r>
      <w:r w:rsidR="00A83668">
        <w:rPr>
          <w:rFonts w:ascii="Microsoft JhengHei" w:eastAsia="Microsoft JhengHei" w:hAnsi="Microsoft JhengHei" w:cs="Microsoft JhengHei" w:hint="eastAsia"/>
          <w:lang w:val="en-US"/>
        </w:rPr>
        <w:instrText>们</w:instrText>
      </w:r>
      <w:r w:rsidR="00A83668">
        <w:rPr>
          <w:rFonts w:ascii="MS Gothic" w:eastAsia="MS Gothic" w:hAnsi="MS Gothic" w:cs="MS Gothic" w:hint="eastAsia"/>
          <w:lang w:val="en-US"/>
        </w:rPr>
        <w:instrText>的研究</w:instrText>
      </w:r>
      <w:r w:rsidR="00A83668">
        <w:rPr>
          <w:rFonts w:ascii="Microsoft JhengHei" w:eastAsia="Microsoft JhengHei" w:hAnsi="Microsoft JhengHei" w:cs="Microsoft JhengHei" w:hint="eastAsia"/>
          <w:lang w:val="en-US"/>
        </w:rPr>
        <w:instrText>结</w:instrText>
      </w:r>
      <w:r w:rsidR="00A83668">
        <w:rPr>
          <w:rFonts w:ascii="MS Gothic" w:eastAsia="MS Gothic" w:hAnsi="MS Gothic" w:cs="MS Gothic" w:hint="eastAsia"/>
          <w:lang w:val="en-US"/>
        </w:rPr>
        <w:instrText>果表明</w:instrText>
      </w:r>
      <w:r w:rsidR="00A83668">
        <w:rPr>
          <w:lang w:val="en-US"/>
        </w:rPr>
        <w:instrText xml:space="preserve">, </w:instrText>
      </w:r>
      <w:r w:rsidR="00A83668">
        <w:rPr>
          <w:rFonts w:ascii="MS Gothic" w:eastAsia="MS Gothic" w:hAnsi="MS Gothic" w:cs="MS Gothic" w:hint="eastAsia"/>
          <w:lang w:val="en-US"/>
        </w:rPr>
        <w:instrText>欧洲</w:instrText>
      </w:r>
      <w:r w:rsidR="00A83668">
        <w:rPr>
          <w:rFonts w:ascii="Microsoft JhengHei" w:eastAsia="Microsoft JhengHei" w:hAnsi="Microsoft JhengHei" w:cs="Microsoft JhengHei" w:hint="eastAsia"/>
          <w:lang w:val="en-US"/>
        </w:rPr>
        <w:instrText>农</w:instrText>
      </w:r>
      <w:r w:rsidR="00A83668">
        <w:rPr>
          <w:rFonts w:ascii="MS Gothic" w:eastAsia="MS Gothic" w:hAnsi="MS Gothic" w:cs="MS Gothic" w:hint="eastAsia"/>
          <w:lang w:val="en-US"/>
        </w:rPr>
        <w:instrText>田</w:instrText>
      </w:r>
      <w:r w:rsidR="00A83668">
        <w:rPr>
          <w:rFonts w:ascii="Microsoft JhengHei" w:eastAsia="Microsoft JhengHei" w:hAnsi="Microsoft JhengHei" w:cs="Microsoft JhengHei" w:hint="eastAsia"/>
          <w:lang w:val="en-US"/>
        </w:rPr>
        <w:instrText>鸟</w:instrText>
      </w:r>
      <w:r w:rsidR="00A83668">
        <w:rPr>
          <w:rFonts w:ascii="Yu Gothic" w:eastAsia="Yu Gothic" w:hAnsi="Yu Gothic" w:cs="Yu Gothic" w:hint="eastAsia"/>
          <w:lang w:val="en-US"/>
        </w:rPr>
        <w:instrText>类</w:instrText>
      </w:r>
      <w:r w:rsidR="00A83668">
        <w:rPr>
          <w:rFonts w:ascii="MS Gothic" w:eastAsia="MS Gothic" w:hAnsi="MS Gothic" w:cs="MS Gothic" w:hint="eastAsia"/>
          <w:lang w:val="en-US"/>
        </w:rPr>
        <w:instrText>分布范</w:instrText>
      </w:r>
      <w:r w:rsidR="00A83668">
        <w:rPr>
          <w:rFonts w:ascii="Microsoft JhengHei" w:eastAsia="Microsoft JhengHei" w:hAnsi="Microsoft JhengHei" w:cs="Microsoft JhengHei" w:hint="eastAsia"/>
          <w:lang w:val="en-US"/>
        </w:rPr>
        <w:instrText>围</w:instrText>
      </w:r>
      <w:r w:rsidR="00A83668">
        <w:rPr>
          <w:rFonts w:ascii="MS Gothic" w:eastAsia="MS Gothic" w:hAnsi="MS Gothic" w:cs="MS Gothic" w:hint="eastAsia"/>
          <w:lang w:val="en-US"/>
        </w:rPr>
        <w:instrText>近期呈</w:instrText>
      </w:r>
      <w:r w:rsidR="00A83668">
        <w:rPr>
          <w:rFonts w:ascii="Microsoft JhengHei" w:eastAsia="Microsoft JhengHei" w:hAnsi="Microsoft JhengHei" w:cs="Microsoft JhengHei" w:hint="eastAsia"/>
          <w:lang w:val="en-US"/>
        </w:rPr>
        <w:instrText>现</w:instrText>
      </w:r>
      <w:r w:rsidR="00A83668">
        <w:rPr>
          <w:rFonts w:ascii="MS Gothic" w:eastAsia="MS Gothic" w:hAnsi="MS Gothic" w:cs="MS Gothic" w:hint="eastAsia"/>
          <w:lang w:val="en-US"/>
        </w:rPr>
        <w:instrText>收</w:instrText>
      </w:r>
      <w:r w:rsidR="00A83668">
        <w:rPr>
          <w:rFonts w:ascii="Microsoft JhengHei" w:eastAsia="Microsoft JhengHei" w:hAnsi="Microsoft JhengHei" w:cs="Microsoft JhengHei" w:hint="eastAsia"/>
          <w:lang w:val="en-US"/>
        </w:rPr>
        <w:instrText>缩趋势</w:instrText>
      </w:r>
      <w:r w:rsidR="00A83668">
        <w:rPr>
          <w:lang w:val="en-US"/>
        </w:rPr>
        <w:instrText xml:space="preserve">, </w:instrText>
      </w:r>
      <w:r w:rsidR="00A83668">
        <w:rPr>
          <w:rFonts w:ascii="Yu Gothic" w:eastAsia="Yu Gothic" w:hAnsi="Yu Gothic" w:cs="Yu Gothic" w:hint="eastAsia"/>
          <w:lang w:val="en-US"/>
        </w:rPr>
        <w:instrText>强</w:instrText>
      </w:r>
      <w:r w:rsidR="00A83668">
        <w:rPr>
          <w:rFonts w:ascii="Microsoft JhengHei" w:eastAsia="Microsoft JhengHei" w:hAnsi="Microsoft JhengHei" w:cs="Microsoft JhengHei" w:hint="eastAsia"/>
          <w:lang w:val="en-US"/>
        </w:rPr>
        <w:instrText>调</w:instrText>
      </w:r>
      <w:r w:rsidR="00A83668">
        <w:rPr>
          <w:rFonts w:ascii="MS Gothic" w:eastAsia="MS Gothic" w:hAnsi="MS Gothic" w:cs="MS Gothic" w:hint="eastAsia"/>
          <w:lang w:val="en-US"/>
        </w:rPr>
        <w:instrText>了</w:instrText>
      </w:r>
      <w:r w:rsidR="00A83668">
        <w:rPr>
          <w:rFonts w:ascii="Microsoft JhengHei" w:eastAsia="Microsoft JhengHei" w:hAnsi="Microsoft JhengHei" w:cs="Microsoft JhengHei" w:hint="eastAsia"/>
          <w:lang w:val="en-US"/>
        </w:rPr>
        <w:instrText>现</w:instrText>
      </w:r>
      <w:r w:rsidR="00A83668">
        <w:rPr>
          <w:rFonts w:ascii="MS Gothic" w:eastAsia="MS Gothic" w:hAnsi="MS Gothic" w:cs="MS Gothic" w:hint="eastAsia"/>
          <w:lang w:val="en-US"/>
        </w:rPr>
        <w:instrText>有</w:instrText>
      </w:r>
      <w:r w:rsidR="00A83668">
        <w:rPr>
          <w:rFonts w:ascii="Microsoft JhengHei" w:eastAsia="Microsoft JhengHei" w:hAnsi="Microsoft JhengHei" w:cs="Microsoft JhengHei" w:hint="eastAsia"/>
          <w:lang w:val="en-US"/>
        </w:rPr>
        <w:instrText>鸟</w:instrText>
      </w:r>
      <w:r w:rsidR="00A83668">
        <w:rPr>
          <w:rFonts w:ascii="Yu Gothic" w:eastAsia="Yu Gothic" w:hAnsi="Yu Gothic" w:cs="Yu Gothic" w:hint="eastAsia"/>
          <w:lang w:val="en-US"/>
        </w:rPr>
        <w:instrText>类</w:instrText>
      </w:r>
      <w:r w:rsidR="00A83668">
        <w:rPr>
          <w:rFonts w:ascii="Microsoft JhengHei" w:eastAsia="Microsoft JhengHei" w:hAnsi="Microsoft JhengHei" w:cs="Microsoft JhengHei" w:hint="eastAsia"/>
          <w:lang w:val="en-US"/>
        </w:rPr>
        <w:instrText>监测</w:instrText>
      </w:r>
      <w:r w:rsidR="00A83668">
        <w:rPr>
          <w:rFonts w:ascii="MS Gothic" w:eastAsia="MS Gothic" w:hAnsi="MS Gothic" w:cs="MS Gothic" w:hint="eastAsia"/>
          <w:lang w:val="en-US"/>
        </w:rPr>
        <w:instrText>网</w:instrText>
      </w:r>
      <w:r w:rsidR="00A83668">
        <w:rPr>
          <w:rFonts w:ascii="Microsoft JhengHei" w:eastAsia="Microsoft JhengHei" w:hAnsi="Microsoft JhengHei" w:cs="Microsoft JhengHei" w:hint="eastAsia"/>
          <w:lang w:val="en-US"/>
        </w:rPr>
        <w:instrText>络</w:instrText>
      </w:r>
      <w:r w:rsidR="00A83668">
        <w:rPr>
          <w:rFonts w:ascii="MS Gothic" w:eastAsia="MS Gothic" w:hAnsi="MS Gothic" w:cs="MS Gothic" w:hint="eastAsia"/>
          <w:lang w:val="en-US"/>
        </w:rPr>
        <w:instrText>有</w:instrText>
      </w:r>
      <w:r w:rsidR="00A83668">
        <w:rPr>
          <w:rFonts w:ascii="Yu Gothic" w:eastAsia="Yu Gothic" w:hAnsi="Yu Gothic" w:cs="Yu Gothic" w:hint="eastAsia"/>
          <w:lang w:val="en-US"/>
        </w:rPr>
        <w:instrText>强</w:instrText>
      </w:r>
      <w:r w:rsidR="00A83668">
        <w:rPr>
          <w:rFonts w:ascii="MS Gothic" w:eastAsia="MS Gothic" w:hAnsi="MS Gothic" w:cs="MS Gothic" w:hint="eastAsia"/>
          <w:lang w:val="en-US"/>
        </w:rPr>
        <w:instrText>大的能力来定期更新大</w:instrText>
      </w:r>
      <w:r w:rsidR="00A83668">
        <w:rPr>
          <w:rFonts w:ascii="Microsoft JhengHei" w:eastAsia="Microsoft JhengHei" w:hAnsi="Microsoft JhengHei" w:cs="Microsoft JhengHei" w:hint="eastAsia"/>
          <w:lang w:val="en-US"/>
        </w:rPr>
        <w:instrText>陆</w:instrText>
      </w:r>
      <w:r w:rsidR="00A83668">
        <w:rPr>
          <w:rFonts w:ascii="MS Gothic" w:eastAsia="MS Gothic" w:hAnsi="MS Gothic" w:cs="MS Gothic" w:hint="eastAsia"/>
          <w:lang w:val="en-US"/>
        </w:rPr>
        <w:instrText>尺度上的物种分布地</w:instrText>
      </w:r>
      <w:r w:rsidR="00A83668">
        <w:rPr>
          <w:rFonts w:ascii="Microsoft JhengHei" w:eastAsia="Microsoft JhengHei" w:hAnsi="Microsoft JhengHei" w:cs="Microsoft JhengHei" w:hint="eastAsia"/>
          <w:lang w:val="en-US"/>
        </w:rPr>
        <w:instrText>图</w:instrText>
      </w:r>
      <w:r w:rsidR="00A83668">
        <w:rPr>
          <w:rFonts w:ascii="MS Gothic" w:eastAsia="MS Gothic" w:hAnsi="MS Gothic" w:cs="MS Gothic" w:hint="eastAsia"/>
          <w:lang w:val="en-US"/>
        </w:rPr>
        <w:instrText>。</w:instrText>
      </w:r>
      <w:r w:rsidR="00A83668">
        <w:rPr>
          <w:lang w:val="en-US"/>
        </w:rPr>
        <w:instrText xml:space="preserve">\n              </w:instrText>
      </w:r>
      <w:r w:rsidR="00A83668">
        <w:rPr>
          <w:rFonts w:ascii="MS Gothic" w:eastAsia="MS Gothic" w:hAnsi="MS Gothic" w:cs="MS Gothic" w:hint="eastAsia"/>
          <w:lang w:val="en-US"/>
        </w:rPr>
        <w:instrText>【翻</w:instrText>
      </w:r>
      <w:r w:rsidR="00A83668">
        <w:rPr>
          <w:rFonts w:ascii="Microsoft JhengHei" w:eastAsia="Microsoft JhengHei" w:hAnsi="Microsoft JhengHei" w:cs="Microsoft JhengHei" w:hint="eastAsia"/>
          <w:lang w:val="en-US"/>
        </w:rPr>
        <w:instrText>译</w:instrText>
      </w:r>
      <w:r w:rsidR="00A83668">
        <w:rPr>
          <w:lang w:val="en-US"/>
        </w:rPr>
        <w:instrText>:</w:instrText>
      </w:r>
      <w:r w:rsidR="00A83668">
        <w:rPr>
          <w:rFonts w:ascii="MS Gothic" w:eastAsia="MS Gothic" w:hAnsi="MS Gothic" w:cs="MS Gothic" w:hint="eastAsia"/>
          <w:lang w:val="en-US"/>
        </w:rPr>
        <w:instrText>胡怡思</w:instrText>
      </w:r>
      <w:r w:rsidR="00A83668">
        <w:rPr>
          <w:lang w:val="en-US"/>
        </w:rPr>
        <w:instrText>;</w:instrText>
      </w:r>
      <w:r w:rsidR="00A83668">
        <w:rPr>
          <w:rFonts w:ascii="Microsoft JhengHei" w:eastAsia="Microsoft JhengHei" w:hAnsi="Microsoft JhengHei" w:cs="Microsoft JhengHei" w:hint="eastAsia"/>
          <w:lang w:val="en-US"/>
        </w:rPr>
        <w:instrText>审</w:instrText>
      </w:r>
      <w:r w:rsidR="00A83668">
        <w:rPr>
          <w:rFonts w:ascii="MS Gothic" w:eastAsia="MS Gothic" w:hAnsi="MS Gothic" w:cs="MS Gothic" w:hint="eastAsia"/>
          <w:lang w:val="en-US"/>
        </w:rPr>
        <w:instrText>校</w:instrText>
      </w:r>
      <w:r w:rsidR="00A83668">
        <w:rPr>
          <w:lang w:val="en-US"/>
        </w:rPr>
        <w:instrText>:</w:instrText>
      </w:r>
      <w:r w:rsidR="00A83668">
        <w:rPr>
          <w:rFonts w:ascii="Microsoft JhengHei" w:eastAsia="Microsoft JhengHei" w:hAnsi="Microsoft JhengHei" w:cs="Microsoft JhengHei" w:hint="eastAsia"/>
          <w:lang w:val="en-US"/>
        </w:rPr>
        <w:instrText>聂</w:instrText>
      </w:r>
      <w:r w:rsidR="00A83668">
        <w:rPr>
          <w:rFonts w:ascii="MS Gothic" w:eastAsia="MS Gothic" w:hAnsi="MS Gothic" w:cs="MS Gothic" w:hint="eastAsia"/>
          <w:lang w:val="en-US"/>
        </w:rPr>
        <w:instrText>永</w:instrText>
      </w:r>
      <w:r w:rsidR="00A83668">
        <w:rPr>
          <w:rFonts w:ascii="Microsoft JhengHei" w:eastAsia="Microsoft JhengHei" w:hAnsi="Microsoft JhengHei" w:cs="Microsoft JhengHei" w:hint="eastAsia"/>
          <w:lang w:val="en-US"/>
        </w:rPr>
        <w:instrText>刚</w:instrText>
      </w:r>
      <w:r w:rsidR="00A83668">
        <w:rPr>
          <w:rFonts w:ascii="MS Gothic" w:eastAsia="MS Gothic" w:hAnsi="MS Gothic" w:cs="MS Gothic" w:hint="eastAsia"/>
          <w:lang w:val="en-US"/>
        </w:rPr>
        <w:instrText>】</w:instrText>
      </w:r>
      <w:r w:rsidR="00A83668">
        <w:rPr>
          <w:lang w:val="en-US"/>
        </w:rPr>
        <w:instrText>","container-title":"Conservation Biology","DOI":"10.1111/cobi.70268","ISSN":"0888-8892, 1523-1739","journalAbbreviation":"Conservation Biology","language":"en","page":"e70268","source":"DOI.org (Crossref)","title":"Providing regular and frequent maps of losses and gains of farmland birds based on European monitoring data","author":[{"family":"Herrando","given":"Sergi"},{"family":"Pocull","given":"Guillem"},{"family":"Fraixedas","given":"Sara"},{"family":"Gamero","given":"Anna"},{"family":"Martí","given":"David"},{"family":"Solà","given":"Oriol"},{"family":"Villero","given":"Dani"},{"family":"Keller","given":"Verena"},{"family":"Voříšek","given":"Petr"},{"family":"Klvaňová","given":"Alena"},{"family":"Gargallo","given":"Gabriel"},{"family":"Ajder","given":"Vitalie"},{"family":"Anton","given":"Marc"},{"family":"Aunins","given":"Ainars"},{"family":"Balmer","given":"Dawn"},{"family":"Brambilla","given":"Mattia"},{"family":"Chodkiewicz","given":"Tomasz"},{"family":"Chylarecki","given":"Przemysław"},{"family":"Domșa","given":"Cristi"},{"family":"Dumbović Mazal","given":"Vlatka"},{"family":"Escandell","given":"Virginia"},{"family":"Fernández","given":"Néstor"},{"family":"Foppen","given":"Ruud"},{"family":"Gallego</w:instrText>
      </w:r>
      <w:r w:rsidR="00A83668">
        <w:rPr>
          <w:rFonts w:ascii="Cambria Math" w:hAnsi="Cambria Math" w:cs="Cambria Math"/>
          <w:lang w:val="en-US"/>
        </w:rPr>
        <w:instrText>‐</w:instrText>
      </w:r>
      <w:r w:rsidR="00A83668">
        <w:rPr>
          <w:lang w:val="en-US"/>
        </w:rPr>
        <w:instrText>Zamorano","given":"Juan"},{"family":"Godinho","given":"Carlos"},{"family":"Guerrero","given":"Irene"},{"family":"Ieronymidou","given":"Christina"},{"family":"Jiguet","given":"Frédéric"},{"family":"Lehikoinen","given":"Aleksi"},{"family":"Kmecl","given":"Primož"},{"family":"Knaus","given":"Peter"},{"family":"Kuczyński","given":"Lechosław"},{"family":"Lindström","given":"Åke"},{"family":"Maxhuni","given":"Qenan"},{"family":"Molina","given":"Blas"},{"family":"Paquet","given":"Jean</w:instrText>
      </w:r>
      <w:r w:rsidR="00A83668">
        <w:rPr>
          <w:rFonts w:ascii="Cambria Math" w:hAnsi="Cambria Math" w:cs="Cambria Math"/>
          <w:lang w:val="en-US"/>
        </w:rPr>
        <w:instrText>‐</w:instrText>
      </w:r>
      <w:r w:rsidR="00A83668">
        <w:rPr>
          <w:lang w:val="en-US"/>
        </w:rPr>
        <w:instrText>Yves"},{"family":"Paracchini","given":"Maria Luisa"},{"family":"Portolou","given":"Danae"},{"family":"Rajković","given":"Draženko Z."},{"family":"Radišić","given":"Dimitrije"},{"family":"Reif","given":"Jiří"},{"family":"Shimmings","given":"Paul"},{"family":"Sierdsema","given":"Henk"},{"family":"Sjeničić","given":"Jovica"},{"family":"Šťastný","given":"Karel"},{"family":"Stokke","given":"Bård G."},{"family":"Strebel","given":"Nicolas"},{"family":"Szabó","given":"Zoltán D."},{"family":"Szép","given":"Tibor"},{"family":"Teufelbauer","given":"Norbert"},{"family":"Titeux","given":"Nicolas"},{"family":"Trautmann","given":"Sven"},{"family":"Veres</w:instrText>
      </w:r>
      <w:r w:rsidR="00A83668">
        <w:rPr>
          <w:rFonts w:ascii="Cambria Math" w:hAnsi="Cambria Math" w:cs="Cambria Math"/>
          <w:lang w:val="en-US"/>
        </w:rPr>
        <w:instrText>‐</w:instrText>
      </w:r>
      <w:r w:rsidR="00A83668">
        <w:rPr>
          <w:lang w:val="en-US"/>
        </w:rPr>
        <w:instrText xml:space="preserve">Szászkac","given":"Judit"},{"family":"Vikstrøm","given":"Thomas"},{"family":"Brotons","given":"Lluís"}],"issued":{"date-parts":[["2026",3,24]]}}},{"id":"pbK1OzMh/gZTrgaxn","uris":["http://zotero.org/users/1446070/items/YY7FAEJX"],"itemData":{"id":"n1uv1eyE/dOZSR7ei","type":"article-journal","abstract":"Wind energy production has expanded to meet climate change mitigation goals, but negative impacts of wind turbines have been reported on wildlife. Soaring birds are among the most affected groups with alarming fatality rates by collision with wind turbines and an escalating occupation of their migratory corridors. These birds have been described as changing their flight trajectories to avoid wind turbines, but this behaviour may lead to functional habitat loss, as suitable soaring areas in the proximity of wind turbines will likely be underused. We modelled the displacement effect of wind turbines on black kites (Milvus migrans) tracked by GPS. We also evaluated the impact of this effect at the scale of the landscape by estimating how much suitable soaring area was lost to wind turbines. We used state-of-the-art tracking devices to monitor the movements of 130 black kites in an area populated by wind turbines, at the migratory bottleneck of the Strait of Gibraltar. Landscape use by birds was mapped from GPS data using dynamic Brownian bridge movement models, and generalized additive mixed modelling was used to estimate the effect of wind turbine proximity on bird use while accounting for orographic and thermal uplift availability. We found that areas up to approximately 674 m away from the turbines were less used than expected given their uplift potential. Within that distance threshold, bird use decreased with the proximity to wind turbines. We estimated that the footprint of wind turbines affected 3%–14% of the areas suitable for soaring in our study area. We present evidence that the impacts of wind energy industry on soaring birds are greater than previously acknowledged. In addition to the commonly reported fatalities, the avoidance of turbines by soaring birds causes habitat losses in their movement corridors. Authorities should recognize this further impact of wind energy production and establish new regulations that protect soaring habitat. We also showed that soaring habitat for birds can be modelled at a fine scale using publicly available data. Such an approach can be used to plan low-impact placement of turbines in new wind energy developments.","container-title":"Journal of Animal Ecology","DOI":"10.1111/1365-2656.12961","ISSN":"1365-2656","issue":"1","language":"en","note":"_eprint: https://onlinelibrary.wiley.com/doi/pdf/10.1111/1365-2656.12961","page":"93-103","source":"Wiley Online Library","title":"Wind turbines cause functional habitat loss for migratory soaring birds","volume":"89","author":[{"family":"Marques","given":"Ana T."},{"family":"Santos","given":"Carlos D."},{"family":"Hanssen","given":"Frank"},{"family":"Muñoz","given":"Antonio-Román"},{"family":"Onrubia","given":"Alejandro"},{"family":"Wikelski","given":"Martin"},{"family":"Moreira","given":"Francisco"},{"family":"Palmeirim","given":"Jorge Manuel"},{"family":"Silva","given":"João P."}],"issued":{"date-parts":[["2020"]]}}},{"id":"pbK1OzMh/Phys4nzY","uris":["http://zotero.org/users/1446070/items/3HU8AVC7"],"itemData":{"id":"n1uv1eyE/3J0rZqx4","type":"article-journal","abstract":"Abstract             Grassland birds are among the most threatened and fastest declining terrestrial vertebrate species in Europe, principally due to agricultural intensification and transformation. The little bustard is a priority grassland bird under the European Directive (2009/147/CE) that led to the classification of a network of Special Protected Areas (SPAs) in Portugal. A third national survey carried out in 2022 reveals a worsening of an ongoing population collapse at a national scale. The population declined by 77% and 56% compared to the previous surveys in 2006 and 2016, respectively. We found that the little bustard has greatly disappeared outside SPAs, while the remaining breeding population concentrated within the protected area network is showing a steep decline at a rate of 9% a year. This decline is now twice as fast when compared to the period 2006–2016. Analysis of the variation of the breeding densities between 2006 and 2022 at 49 survey sites revealed that those that initially had higher bustard densities and shifted toward a higher proportion of cattle among the total stocking rate experienced steeper declines. Areas where the density of roads increased also experienced declines over the course of the study period. Agricultural areas converted to or dominated by beef production likely relate to low breeding success and mortality of nesting females in fodder crops. Still, major habitat conversion outside SPAs to permanent crops led to overall habitat destruction, which contributed to the species decline and range contraction. Other threats are likely acting synergistically such as fragmentation, climate change and anthropogenic mortality. The extinction of the little bustard in Portugal is expected in the short term if no conservation actions are put in place.","container-title":"Scientific Reports","DOI":"10.1038/s41598-023-36751-8","ISSN":"2045-2322","issue":"1","journalAbbreviation":"Scientific Reports","language":"en","page":"10005","title":"A nationwide collapse of a priority grassland bird related to livestock conversion and intensification","volume":"13","author":[{"family":"Silva","given":"João Paulo"},{"family":"Marques","given":"Ana Teresa"},{"family":"Carrapato","given":"Carlos"},{"family":"Machado","given":"Rui"},{"family":"Alcazar","given":"Rita"},{"family":"Delgado","given":"Ana"},{"family":"Godinho","given":"Carlos"},{"family":"Elias","given":"Gonçalo"},{"family":"Gameiro","given":"João"}],"issued":{"date-parts":[["2023"]]}}},{"id":"pbK1OzMh/MRwf5F6T","uris":["http://zotero.org/users/1446070/items/INVFX8GI"],"itemData":{"id":"n1uv1eyE/rOtUQWBg","type":"article-journal","abstract":"Farmland bird populations have strongly declined across Europe over the last decades due to agriculture intensification, despite successive reforms of EU’s Common Agricultural Policy (CAP). In parallel, CAP has led to a reduction of fallow land, a critical habitat for biodiversity in agroecosystems. Fallow land in Spain, a country harboring the largest European populations of many endangered farmland birds, has decreased by 1.1 million ha in 15 years. The significant positive relationship between yearly change rates of the Spanish Farmland and Cereal Bird Indices (FBI and CBI) and fallow surface change highlights the adequacy of fallow land cover as an indicator of the state of farmland bird communities at country level. Moreover, the strong and positive association between the reduction in abundance of the fallow specialist little bustard and fallow surface suggests a potential causal link between these two factors. These results highlight the need for a new CAP that guarantees the maintenance of fallow land in European agroecosystems if farmland bird populations are to be conserved.","container-title":"Scientific Reports","DOI":"10.1038/s41598-019-45854-0","ISSN":"2045-2322","issue":"1","journalAbbreviation":"Sci Rep","language":"en","license":"2019 The Author(s)","page":"9473","publisher":"Nature Publishing Group","source":"www.nature.com","title":"The decline of farmland birds in Spain is strongly associated to the loss of fallowland","volume":"9","author":[{"family":"Traba","given":"Juan"},{"family":"Morales","given":"Manuel B."}],"issued":{"date-parts":[["2019",7,1]]}}}],"schema":"https://github.com/citation-style-language/schema/raw/master/csl-citation.json"} </w:instrText>
      </w:r>
      <w:r>
        <w:rPr>
          <w:lang w:val="en-US"/>
        </w:rPr>
        <w:fldChar w:fldCharType="separate"/>
      </w:r>
      <w:r w:rsidR="005005DA" w:rsidRPr="005005DA">
        <w:rPr>
          <w:szCs w:val="24"/>
          <w:lang w:val="en-US"/>
          <w:rPrChange w:id="201" w:author="Raúl Contreras Martín" w:date="2026-07-07T16:18:00Z">
            <w:rPr>
              <w:szCs w:val="24"/>
              <w:lang w:val="es-ES_tradnl"/>
            </w:rPr>
          </w:rPrChange>
        </w:rPr>
        <w:t xml:space="preserve">(Gómez-Catasús et al., 2025; Herrando et al., </w:t>
      </w:r>
      <w:r w:rsidR="005005DA" w:rsidRPr="005005DA">
        <w:rPr>
          <w:szCs w:val="24"/>
          <w:lang w:val="en-US"/>
          <w:rPrChange w:id="202" w:author="Raúl Contreras Martín" w:date="2026-07-07T16:18:00Z">
            <w:rPr>
              <w:szCs w:val="24"/>
              <w:lang w:val="es-ES_tradnl"/>
            </w:rPr>
          </w:rPrChange>
        </w:rPr>
        <w:lastRenderedPageBreak/>
        <w:t>2026; Marques et al., 2020; Silva et al., 2023; Traba &amp; Morales, 2019)</w:t>
      </w:r>
      <w:r>
        <w:rPr>
          <w:lang w:val="en-US"/>
        </w:rPr>
        <w:fldChar w:fldCharType="end"/>
      </w:r>
      <w:commentRangeEnd w:id="200"/>
      <w:r>
        <w:rPr>
          <w:rStyle w:val="Refdecomentario"/>
          <w:sz w:val="22"/>
          <w:szCs w:val="22"/>
          <w:lang w:val="en-US"/>
        </w:rPr>
        <w:commentReference w:id="200"/>
      </w:r>
      <w:commentRangeEnd w:id="199"/>
      <w:r>
        <w:rPr>
          <w:rStyle w:val="Refdecomentario"/>
          <w:sz w:val="22"/>
          <w:szCs w:val="22"/>
          <w:lang w:val="en-US"/>
        </w:rPr>
        <w:commentReference w:id="199"/>
      </w:r>
      <w:r>
        <w:rPr>
          <w:lang w:val="en-US"/>
        </w:rPr>
        <w:t xml:space="preserve">, </w:t>
      </w:r>
      <w:commentRangeStart w:id="203"/>
      <w:r>
        <w:rPr>
          <w:lang w:val="en-US"/>
        </w:rPr>
        <w:t>but</w:t>
      </w:r>
      <w:ins w:id="204" w:author="CARLOS ALFONSO MARTIN DE LA CALLE" w:date="2026-07-14T09:04:00Z" w16du:dateUtc="2026-07-14T07:04:00Z">
        <w:r w:rsidR="007A4CC5">
          <w:rPr>
            <w:lang w:val="en-US"/>
          </w:rPr>
          <w:t xml:space="preserve">, according to our </w:t>
        </w:r>
      </w:ins>
      <w:ins w:id="205" w:author="CARLOS ALFONSO MARTIN DE LA CALLE" w:date="2026-07-14T09:05:00Z" w16du:dateUtc="2026-07-14T07:05:00Z">
        <w:r w:rsidR="007A4CC5">
          <w:rPr>
            <w:lang w:val="en-US"/>
          </w:rPr>
          <w:t xml:space="preserve">results, </w:t>
        </w:r>
      </w:ins>
      <w:r>
        <w:rPr>
          <w:lang w:val="en-US"/>
        </w:rPr>
        <w:t xml:space="preserve"> it alone cannot explain the magnitude of range contraction documented here</w:t>
      </w:r>
      <w:commentRangeEnd w:id="203"/>
      <w:r w:rsidR="00B274CF">
        <w:rPr>
          <w:rStyle w:val="Refdecomentario"/>
          <w:sz w:val="22"/>
          <w:szCs w:val="22"/>
          <w:lang w:val="en-US"/>
        </w:rPr>
        <w:commentReference w:id="203"/>
      </w:r>
      <w:r>
        <w:rPr>
          <w:lang w:val="en-US"/>
        </w:rPr>
        <w:t xml:space="preserve">. Across four steppe specialists that collectively hold 19–97% of their European breeding populations on the Iberian Peninsula, detection-corrected colonisation rates were orders of magnitude lower than extinction, and current distributions are not maintained by ongoing demographic processes. Even where </w:t>
      </w:r>
      <w:del w:id="206" w:author="CARLOS ALFONSO MARTIN DE LA CALLE" w:date="2026-07-14T09:26:00Z" w16du:dateUtc="2026-07-14T07:26:00Z">
        <w:r w:rsidDel="00B64B6B">
          <w:rPr>
            <w:lang w:val="en-US"/>
          </w:rPr>
          <w:delText xml:space="preserve">suitable </w:delText>
        </w:r>
      </w:del>
      <w:ins w:id="207" w:author="CARLOS ALFONSO MARTIN DE LA CALLE" w:date="2026-07-14T09:26:00Z" w16du:dateUtc="2026-07-14T07:26:00Z">
        <w:r w:rsidR="00B64B6B">
          <w:rPr>
            <w:lang w:val="en-US"/>
          </w:rPr>
          <w:t xml:space="preserve">available </w:t>
        </w:r>
      </w:ins>
      <w:r>
        <w:rPr>
          <w:lang w:val="en-US"/>
        </w:rPr>
        <w:t xml:space="preserve">habitat persists, it is increasingly fragmented and functionally inaccessible: at current occupancy levels, </w:t>
      </w:r>
      <w:del w:id="208" w:author="CARLOS ALFONSO MARTIN DE LA CALLE" w:date="2026-07-14T09:26:00Z" w16du:dateUtc="2026-07-14T07:26:00Z">
        <w:r w:rsidDel="00B64B6B">
          <w:rPr>
            <w:lang w:val="en-US"/>
          </w:rPr>
          <w:delText xml:space="preserve">suitable </w:delText>
        </w:r>
      </w:del>
      <w:ins w:id="209" w:author="CARLOS ALFONSO MARTIN DE LA CALLE" w:date="2026-07-14T09:26:00Z" w16du:dateUtc="2026-07-14T07:26:00Z">
        <w:r w:rsidR="00B64B6B">
          <w:rPr>
            <w:lang w:val="en-US"/>
          </w:rPr>
          <w:t xml:space="preserve">available </w:t>
        </w:r>
      </w:ins>
      <w:r>
        <w:rPr>
          <w:lang w:val="en-US"/>
        </w:rPr>
        <w:t>patches are too isolated for colonisation to offset local extinction, and range contraction outpaces habitat loss.</w:t>
      </w:r>
    </w:p>
    <w:p w14:paraId="79BF2D5A" w14:textId="4EBF9D89" w:rsidR="00736539" w:rsidRPr="00736539" w:rsidRDefault="00070F70" w:rsidP="00736539">
      <w:pPr>
        <w:spacing w:line="360" w:lineRule="auto"/>
        <w:jc w:val="both"/>
        <w:rPr>
          <w:ins w:id="210" w:author="CARLOS ALFONSO MARTIN DE LA CALLE" w:date="2026-07-14T11:02:00Z" w16du:dateUtc="2026-07-14T09:02:00Z"/>
          <w:lang w:val="en-US"/>
        </w:rPr>
      </w:pPr>
      <w:r>
        <w:rPr>
          <w:lang w:val="en-US"/>
        </w:rPr>
        <w:t>This distinction matters for conservation. Habitat loss drives local extinction, but range</w:t>
      </w:r>
      <w:del w:id="211" w:author="Raúl Contreras Martín" w:date="2026-07-08T14:00:00Z">
        <w:r w:rsidDel="00551978">
          <w:rPr>
            <w:lang w:val="en-US"/>
          </w:rPr>
          <w:delText>?</w:delText>
        </w:r>
      </w:del>
      <w:r>
        <w:rPr>
          <w:lang w:val="en-US"/>
        </w:rPr>
        <w:t xml:space="preserve"> contraction can outpace it if colonisation collapses simultaneously. Species then persist transiently in landscapes where occupancy reflects past conditions rather than current processes </w:t>
      </w:r>
      <w:r>
        <w:rPr>
          <w:lang w:val="en-US"/>
        </w:rPr>
        <w:fldChar w:fldCharType="begin"/>
      </w:r>
      <w:r w:rsidR="00A83668">
        <w:rPr>
          <w:lang w:val="en-US"/>
        </w:rPr>
        <w:instrText xml:space="preserve"> ADDIN ZOTERO_ITEM CSL_CITATION {"citationID":"7i2sGsed","properties":{"formattedCitation":"(Hanski, 1998; Kuussaari et al., 2009; Tilman, 1994)","plainCitation":"(Hanski, 1998; Kuussaari et al., 2009; Tilman, 1994)","noteIndex":0},"citationItems":[{"id":"pbK1OzMh/gf2qPfy5","uris":["http://zotero.org/users/1446070/items/8AUBQLUU"],"itemData":{"id":5075,"type":"article-journal","container-title":"Nature","DOI":"10.1038/23876","page":"41–49","title":"Metapopulation dynamics","volume":"396","author":[{"family":"Hanski","given":"Ilkka"}],"issued":{"date-parts":[["1998"]]}}},{"id":"pbK1OzMh/UHmCHOLk","uris":["http://zotero.org/users/1446070/items/QPLWPJQE"],"itemData":{"id":4978,"type":"article-journal","container-title":"Trends in Ecology &amp; Evolution","DOI":"10.1016/j.tree.2009.04.011","ISSN":"01695347","issue":"10","journalAbbreviation":"Trends in Ecology &amp; Evolution","language":"en","page":"564-571","title":"Extinction debt: a challenge for biodiversity conservation","volume":"24","author":[{"family":"Kuussaari","given":"Mikko"},{"family":"Bommarco","given":"Riccardo"},{"family":"Heikkinen","given":"Risto K."},{"family":"Helm","given":"Aveliina"},{"family":"Krauss","given":"Jochen"},{"family":"Lindborg","given":"Regina"},{"family":"Öckinger","given":"Erik"},{"family":"Pärtel","given":"Meelis"},{"family":"Pino","given":"Joan"},{"family":"Rodà","given":"Ferran"},{"family":"Stefanescu","given":"Constantí"},{"family":"Teder","given":"Tiit"},{"family":"Zobel","given":"Martin"},{"family":"Steffan-Dewenter","given":"Ingolf"}],"issued":{"date-parts":[["2009"]]}}},{"id":"pbK1OzMh/6aSaeVYi","uris":["http://zotero.org/users/1446070/items/LBZII8PM"],"itemData":{"id":5034,"type":"article-journal","abstract":"All organisms, especially terrestrial plants and other sessile species, interact mainly with their neighbors, but neighborhoods can differ in composition because of dispersal and mortality. There is increasingly strong evidence that the spatial structure created by these forces profoundly influences the dynamics, composition, and biodiversity of communities. Nonspatial models predict that no more consumer species can coexist at equilibrium than there are limiting resources. In contrast, a similar model that includes neighborhood competition and random dispersal among sites predicts stable coexistence of a potentially unlimited number of species on a single resource. Coexistence occurs because species with sufficiently high dispersal rates persist in sites not occupied by superior competitors. Coexistence requires limiting similarity and two—way or three—way interspecific trade—offs among competitive ability, colonization ability, and longevity. This spatial competition hypothesis seems to explain the coexistence of the numerous plant species that compete for a single limiting resource in the grasslands of Cedar Creek Natural History Area. It provides a testable, alternative explanation for other high diversity communities, such as tropical forests. The model can be tested (1) by determining if coexisting species have the requisite trade—offs in colonization, competition, and longevity, (2) by addition of propagules of propagules to determine if local species abundances are limited by dispersal, and (3) by comparisons of the effects on biodiversity of high rates of propagule addition for species that differ in competitive ability.","container-title":"Ecology","DOI":"10.2307/1939377","ISSN":"0012-9658, 1939-9170","issue":"1","journalAbbreviation":"Ecology","language":"en","license":"http://onlinelibrary.wiley.com/termsAndConditions#vor","page":"2-16","source":"DOI.org (Crossref)","title":"Competition and Biodiversity in Spatially Structured Habitats","volume":"75","author":[{"family":"Tilman","given":"David"}],"issued":{"date-parts":[["1994",1]]}}}],"schema":"https://github.com/citation-style-language/schema/raw/master/csl-citation.json"} </w:instrText>
      </w:r>
      <w:r>
        <w:rPr>
          <w:lang w:val="en-US"/>
        </w:rPr>
        <w:fldChar w:fldCharType="separate"/>
      </w:r>
      <w:r>
        <w:rPr>
          <w:noProof/>
          <w:lang w:val="en-US"/>
        </w:rPr>
        <w:t>(Hanski, 1998; Kuussaari et al., 2009; Tilman, 1994)</w:t>
      </w:r>
      <w:r>
        <w:rPr>
          <w:lang w:val="en-US"/>
        </w:rPr>
        <w:fldChar w:fldCharType="end"/>
      </w:r>
      <w:r>
        <w:rPr>
          <w:lang w:val="en-US"/>
        </w:rPr>
        <w:t xml:space="preserve">, and source–sink dynamics can further decouple realised occupancy from </w:t>
      </w:r>
      <w:del w:id="212" w:author="CARLOS ALFONSO MARTIN DE LA CALLE" w:date="2026-07-14T09:26:00Z" w16du:dateUtc="2026-07-14T07:26:00Z">
        <w:r w:rsidDel="00B64B6B">
          <w:rPr>
            <w:lang w:val="en-US"/>
          </w:rPr>
          <w:delText xml:space="preserve">suitable </w:delText>
        </w:r>
      </w:del>
      <w:ins w:id="213" w:author="CARLOS ALFONSO MARTIN DE LA CALLE" w:date="2026-07-14T09:26:00Z" w16du:dateUtc="2026-07-14T07:26:00Z">
        <w:r w:rsidR="00B64B6B">
          <w:rPr>
            <w:lang w:val="en-US"/>
          </w:rPr>
          <w:t xml:space="preserve">available </w:t>
        </w:r>
      </w:ins>
      <w:r>
        <w:rPr>
          <w:lang w:val="en-US"/>
        </w:rPr>
        <w:t xml:space="preserve">habitat </w:t>
      </w:r>
      <w:r>
        <w:rPr>
          <w:lang w:val="en-US"/>
        </w:rPr>
        <w:fldChar w:fldCharType="begin"/>
      </w:r>
      <w:r w:rsidR="00A83668">
        <w:rPr>
          <w:lang w:val="en-US"/>
        </w:rPr>
        <w:instrText xml:space="preserve"> ADDIN ZOTERO_ITEM CSL_CITATION {"citationID":"9m40i63i","properties":{"formattedCitation":"(Goel et al., 2022)","plainCitation":"(Goel et al., 2022)","noteIndex":0},"citationItems":[{"id":"pbK1OzMh/Ex7JQhcj","uris":["http://zotero.org/users/1446070/items/HVDA94RL"],"itemData":{"id":5076,"type":"article-journal","container-title":"The American Naturalist","DOI":"10.1086/720420","issue":"3","page":"432–444","title":"The mismatch between range and niche limits due to source-sink dynamics can be greater than species mean dispersal distance","volume":"200","author":[{"family":"Goel","given":"Nikunj"},{"family":"Van Vleck","given":"Erik S."},{"family":"Aleman","given":"Juli C."},{"family":"Staver","given":"A. Carla"}],"issued":{"date-parts":[["2022"]]}}}],"schema":"https://github.com/citation-style-language/schema/raw/master/csl-citation.json"} </w:instrText>
      </w:r>
      <w:r>
        <w:rPr>
          <w:lang w:val="en-US"/>
        </w:rPr>
        <w:fldChar w:fldCharType="separate"/>
      </w:r>
      <w:r>
        <w:rPr>
          <w:noProof/>
          <w:lang w:val="en-US"/>
        </w:rPr>
        <w:t>(Goel et al., 2022)</w:t>
      </w:r>
      <w:r>
        <w:rPr>
          <w:lang w:val="en-US"/>
        </w:rPr>
        <w:fldChar w:fldCharType="end"/>
      </w:r>
      <w:r>
        <w:rPr>
          <w:lang w:val="en-US"/>
        </w:rPr>
        <w:t xml:space="preserve">. The relevant question is therefore not only how much </w:t>
      </w:r>
      <w:del w:id="214" w:author="CARLOS ALFONSO MARTIN DE LA CALLE" w:date="2026-07-14T09:26:00Z" w16du:dateUtc="2026-07-14T07:26:00Z">
        <w:r w:rsidDel="00B64B6B">
          <w:rPr>
            <w:lang w:val="en-US"/>
          </w:rPr>
          <w:delText xml:space="preserve">suitable </w:delText>
        </w:r>
      </w:del>
      <w:ins w:id="215" w:author="CARLOS ALFONSO MARTIN DE LA CALLE" w:date="2026-07-14T09:26:00Z" w16du:dateUtc="2026-07-14T07:26:00Z">
        <w:r w:rsidR="00B64B6B">
          <w:rPr>
            <w:lang w:val="en-US"/>
          </w:rPr>
          <w:t xml:space="preserve">available </w:t>
        </w:r>
      </w:ins>
      <w:r>
        <w:rPr>
          <w:lang w:val="en-US"/>
        </w:rPr>
        <w:t xml:space="preserve">habitat remains, but whether it is </w:t>
      </w:r>
      <w:ins w:id="216" w:author="CARLOS ALFONSO MARTIN DE LA CALLE" w:date="2026-07-14T09:27:00Z" w16du:dateUtc="2026-07-14T07:27:00Z">
        <w:r w:rsidR="00B64B6B" w:rsidRPr="00B64B6B">
          <w:rPr>
            <w:lang w:val="en-US"/>
          </w:rPr>
          <w:t xml:space="preserve">of </w:t>
        </w:r>
      </w:ins>
      <w:ins w:id="217" w:author="CARLOS ALFONSO MARTIN DE LA CALLE" w:date="2026-07-14T09:28:00Z" w16du:dateUtc="2026-07-14T07:28:00Z">
        <w:r w:rsidR="00B64B6B">
          <w:rPr>
            <w:lang w:val="en-US"/>
          </w:rPr>
          <w:t>suitable</w:t>
        </w:r>
      </w:ins>
      <w:ins w:id="218" w:author="CARLOS ALFONSO MARTIN DE LA CALLE" w:date="2026-07-14T09:27:00Z" w16du:dateUtc="2026-07-14T07:27:00Z">
        <w:r w:rsidR="00B64B6B" w:rsidRPr="00B64B6B">
          <w:rPr>
            <w:lang w:val="en-US"/>
          </w:rPr>
          <w:t xml:space="preserve"> quality</w:t>
        </w:r>
      </w:ins>
      <w:ins w:id="219" w:author="CARLOS ALFONSO MARTIN DE LA CALLE" w:date="2026-07-14T09:28:00Z" w16du:dateUtc="2026-07-14T07:28:00Z">
        <w:r w:rsidR="00B64B6B">
          <w:rPr>
            <w:lang w:val="en-US"/>
          </w:rPr>
          <w:t xml:space="preserve"> and</w:t>
        </w:r>
      </w:ins>
      <w:ins w:id="220" w:author="CARLOS ALFONSO MARTIN DE LA CALLE" w:date="2026-07-14T09:27:00Z" w16du:dateUtc="2026-07-14T07:27:00Z">
        <w:r w:rsidR="00B64B6B" w:rsidRPr="00B64B6B">
          <w:rPr>
            <w:lang w:val="en-US"/>
          </w:rPr>
          <w:t xml:space="preserve"> </w:t>
        </w:r>
      </w:ins>
      <w:r>
        <w:rPr>
          <w:lang w:val="en-US"/>
        </w:rPr>
        <w:t>sufficiently connected for the demographic processes that maintain range extent to operate.</w:t>
      </w:r>
      <w:ins w:id="221" w:author="CARLOS ALFONSO MARTIN DE LA CALLE" w:date="2026-07-14T10:34:00Z" w16du:dateUtc="2026-07-14T08:34:00Z">
        <w:r w:rsidR="007B1AE4" w:rsidRPr="007B1AE4">
          <w:rPr>
            <w:lang w:val="en-US"/>
            <w:rPrChange w:id="222" w:author="CARLOS ALFONSO MARTIN DE LA CALLE" w:date="2026-07-14T10:34:00Z" w16du:dateUtc="2026-07-14T08:34:00Z">
              <w:rPr/>
            </w:rPrChange>
          </w:rPr>
          <w:t xml:space="preserve"> </w:t>
        </w:r>
      </w:ins>
      <w:ins w:id="223" w:author="CARLOS ALFONSO MARTIN DE LA CALLE" w:date="2026-07-14T11:02:00Z" w16du:dateUtc="2026-07-14T09:02:00Z">
        <w:r w:rsidR="00736539" w:rsidRPr="00736539">
          <w:rPr>
            <w:lang w:val="en-US"/>
          </w:rPr>
          <w:t>It is important to note that the design of our study allows us to analyze the effect of habitat availability (land-cover classes) but not the quality and suitability of that available habitat on occupancy, colonization, and extinction. Changes in habitat quality and suitability</w:t>
        </w:r>
      </w:ins>
      <w:ins w:id="224" w:author="CARLOS ALFONSO MARTIN DE LA CALLE" w:date="2026-07-14T11:03:00Z" w16du:dateUtc="2026-07-14T09:03:00Z">
        <w:r w:rsidR="00736539">
          <w:rPr>
            <w:lang w:val="en-US"/>
          </w:rPr>
          <w:t xml:space="preserve"> -</w:t>
        </w:r>
      </w:ins>
      <w:ins w:id="225" w:author="CARLOS ALFONSO MARTIN DE LA CALLE" w:date="2026-07-14T11:02:00Z" w16du:dateUtc="2026-07-14T09:02:00Z">
        <w:r w:rsidR="00736539" w:rsidRPr="00736539">
          <w:rPr>
            <w:lang w:val="en-US"/>
          </w:rPr>
          <w:t>caused primarily by the intensification of agricultural management (</w:t>
        </w:r>
      </w:ins>
      <w:ins w:id="226" w:author="CARLOS ALFONSO MARTIN DE LA CALLE" w:date="2026-07-14T11:04:00Z" w16du:dateUtc="2026-07-14T09:04:00Z">
        <w:r w:rsidR="00D279FF">
          <w:rPr>
            <w:lang w:val="en-US"/>
          </w:rPr>
          <w:t>over</w:t>
        </w:r>
      </w:ins>
      <w:ins w:id="227" w:author="CARLOS ALFONSO MARTIN DE LA CALLE" w:date="2026-07-14T11:02:00Z" w16du:dateUtc="2026-07-14T09:02:00Z">
        <w:r w:rsidR="00736539" w:rsidRPr="00736539">
          <w:rPr>
            <w:lang w:val="en-US"/>
          </w:rPr>
          <w:t xml:space="preserve">use of herbicides and insecticides, crop homogenization, </w:t>
        </w:r>
      </w:ins>
      <w:ins w:id="228" w:author="CARLOS ALFONSO MARTIN DE LA CALLE" w:date="2026-07-14T16:35:00Z" w16du:dateUtc="2026-07-14T14:35:00Z">
        <w:r w:rsidR="00CC3FAE" w:rsidRPr="00CC3FAE">
          <w:rPr>
            <w:lang w:val="en-US"/>
          </w:rPr>
          <w:t>inappropriate</w:t>
        </w:r>
        <w:r w:rsidR="00CC3FAE" w:rsidRPr="00CC3FAE">
          <w:rPr>
            <w:lang w:val="en-US"/>
          </w:rPr>
          <w:t xml:space="preserve"> </w:t>
        </w:r>
      </w:ins>
      <w:ins w:id="229" w:author="CARLOS ALFONSO MARTIN DE LA CALLE" w:date="2026-07-14T11:02:00Z" w16du:dateUtc="2026-07-14T09:02:00Z">
        <w:r w:rsidR="00736539" w:rsidRPr="00736539">
          <w:rPr>
            <w:lang w:val="en-US"/>
          </w:rPr>
          <w:t>tillage intensity and</w:t>
        </w:r>
      </w:ins>
      <w:ins w:id="230" w:author="CARLOS ALFONSO MARTIN DE LA CALLE" w:date="2026-07-14T16:35:00Z" w16du:dateUtc="2026-07-14T14:35:00Z">
        <w:r w:rsidR="00CC3FAE">
          <w:rPr>
            <w:lang w:val="en-US"/>
          </w:rPr>
          <w:t>/or</w:t>
        </w:r>
      </w:ins>
      <w:ins w:id="231" w:author="CARLOS ALFONSO MARTIN DE LA CALLE" w:date="2026-07-14T11:02:00Z" w16du:dateUtc="2026-07-14T09:02:00Z">
        <w:r w:rsidR="00736539" w:rsidRPr="00736539">
          <w:rPr>
            <w:lang w:val="en-US"/>
          </w:rPr>
          <w:t xml:space="preserve"> phenology, disappearance of fallow fields and margins, etc.)</w:t>
        </w:r>
      </w:ins>
      <w:ins w:id="232" w:author="CARLOS ALFONSO MARTIN DE LA CALLE" w:date="2026-07-14T11:03:00Z" w16du:dateUtc="2026-07-14T09:03:00Z">
        <w:r w:rsidR="00736539">
          <w:rPr>
            <w:lang w:val="en-US"/>
          </w:rPr>
          <w:t>-</w:t>
        </w:r>
      </w:ins>
      <w:ins w:id="233" w:author="CARLOS ALFONSO MARTIN DE LA CALLE" w:date="2026-07-14T11:02:00Z" w16du:dateUtc="2026-07-14T09:02:00Z">
        <w:r w:rsidR="00736539" w:rsidRPr="00736539">
          <w:rPr>
            <w:lang w:val="en-US"/>
          </w:rPr>
          <w:t xml:space="preserve"> can greatly influence the habitat’s capacity to support sustainable populations of steppe birds (Gómez-Catasús et al. 2025).</w:t>
        </w:r>
      </w:ins>
    </w:p>
    <w:p w14:paraId="417D65AE" w14:textId="40545C96" w:rsidR="00242B22" w:rsidRPr="00ED07E5" w:rsidDel="007B1AE4" w:rsidRDefault="00242B22" w:rsidP="007B1AE4">
      <w:pPr>
        <w:spacing w:line="360" w:lineRule="auto"/>
        <w:jc w:val="both"/>
        <w:rPr>
          <w:del w:id="234" w:author="CARLOS ALFONSO MARTIN DE LA CALLE" w:date="2026-07-14T10:34:00Z" w16du:dateUtc="2026-07-14T08:34:00Z"/>
          <w:lang w:val="en-US"/>
        </w:rPr>
      </w:pPr>
    </w:p>
    <w:p w14:paraId="02B2A878" w14:textId="77777777" w:rsidR="00242B22" w:rsidRPr="00ED07E5" w:rsidRDefault="00070F70" w:rsidP="00672FC6">
      <w:pPr>
        <w:spacing w:before="200" w:line="360" w:lineRule="auto"/>
        <w:jc w:val="both"/>
        <w:rPr>
          <w:lang w:val="en-US"/>
        </w:rPr>
      </w:pPr>
      <w:r>
        <w:rPr>
          <w:b/>
          <w:i/>
          <w:lang w:val="en-US"/>
        </w:rPr>
        <w:t>A demographic trap across the guild</w:t>
      </w:r>
    </w:p>
    <w:p w14:paraId="1AF5B86C" w14:textId="62A32EC1" w:rsidR="00242B22" w:rsidRPr="00ED07E5" w:rsidRDefault="00070F70" w:rsidP="00672FC6">
      <w:pPr>
        <w:spacing w:line="360" w:lineRule="auto"/>
        <w:jc w:val="both"/>
        <w:rPr>
          <w:lang w:val="en-US"/>
        </w:rPr>
      </w:pPr>
      <w:r>
        <w:rPr>
          <w:lang w:val="en-US"/>
        </w:rPr>
        <w:t xml:space="preserve">The colonisation–extinction imbalance was consistent across all four species and insensitive to uncertainty. Even under the most optimistic parameter combinations (upper 95% CI of </w:t>
      </w:r>
      <w:r>
        <w:t>γ</w:t>
      </w:r>
      <w:r>
        <w:rPr>
          <w:lang w:val="en-US"/>
        </w:rPr>
        <w:t xml:space="preserve"> paired with lower 95% CI of </w:t>
      </w:r>
      <w:r>
        <w:t>ε</w:t>
      </w:r>
      <w:r>
        <w:rPr>
          <w:lang w:val="en-US"/>
        </w:rPr>
        <w:t xml:space="preserve">), extinction exceeded colonisation by at least an order of magnitude for every species. A comparable colonisation–extinction asymmetry has been reported in fragmented bird communities </w:t>
      </w:r>
      <w:r>
        <w:rPr>
          <w:lang w:val="en-US"/>
        </w:rPr>
        <w:fldChar w:fldCharType="begin"/>
      </w:r>
      <w:r w:rsidR="00A83668">
        <w:rPr>
          <w:lang w:val="en-US"/>
        </w:rPr>
        <w:instrText xml:space="preserve"> ADDIN ZOTERO_ITEM CSL_CITATION {"citationID":"w6PqDnOd","properties":{"formattedCitation":"(Crooks et al., 2001; Gaston et al., 2002)","plainCitation":"(Crooks et al., 2001; Gaston et al., 2002)","noteIndex":0},"citationItems":[{"id":"pbK1OzMh/u9baDChf","uris":["http://zotero.org/users/1446070/items/NILRYEBD"],"itemData":{"id":5077,"type":"article-journal","container-title":"Conservation Biology","DOI":"10.1111/j.1523-1739.2001.99379.x","issue":"1","page":"159–172","title":"Extinction and colonization of birds on habitat islands","volume":"15","author":[{"family":"Crooks","given":"Kevin R."},{"family":"Suarez","given":"Andrew V."},{"family":"Bolger","given":"Douglas T."},{"family":"Soulé","given":"Michael E."}],"issued":{"date-parts":[["2001"]]}}},{"id":"pbK1OzMh/WE1cQRiP","uris":["http://zotero.org/users/1446070/items/M9D6FJU6"],"itemData":{"id":5078,"type":"article-journal","container-title":"Journal of Animal Ecology","DOI":"10.1046/j.1365-2656.2002.00607.x","issue":"3","page":"390–399","title":"Large-scale dynamics in colonization and extinction for breeding birds in Britain","volume":"71","author":[{"family":"Gaston","given":"Kevin J."},{"family":"Blackburn","given":"Tim M."},{"family":"Greenwood","given":"Jeremy J. D."},{"family":"Gregory","given":"Richard D."},{"family":"Quinn","given":"Rachael M."},{"family":"Lawton","given":"John H."}],"issued":{"date-parts":[["2002"]]}}}],"schema":"https://github.com/citation-style-language/schema/raw/master/csl-citation.json"} </w:instrText>
      </w:r>
      <w:r>
        <w:rPr>
          <w:lang w:val="en-US"/>
        </w:rPr>
        <w:fldChar w:fldCharType="separate"/>
      </w:r>
      <w:r>
        <w:rPr>
          <w:noProof/>
          <w:lang w:val="en-US"/>
        </w:rPr>
        <w:t>(Crooks et al., 2001; Gaston et al., 2002)</w:t>
      </w:r>
      <w:r>
        <w:rPr>
          <w:lang w:val="en-US"/>
        </w:rPr>
        <w:fldChar w:fldCharType="end"/>
      </w:r>
      <w:r>
        <w:rPr>
          <w:lang w:val="en-US"/>
        </w:rPr>
        <w:t xml:space="preserve"> and during climatic stress in other assemblages </w:t>
      </w:r>
      <w:r>
        <w:rPr>
          <w:lang w:val="en-US"/>
        </w:rPr>
        <w:fldChar w:fldCharType="begin"/>
      </w:r>
      <w:r w:rsidR="00A83668">
        <w:rPr>
          <w:lang w:val="en-US"/>
        </w:rPr>
        <w:instrText xml:space="preserve"> ADDIN ZOTERO_ITEM CSL_CITATION {"citationID":"JxmEjs09","properties":{"formattedCitation":"(Toledo-Lima et al., 2020; White et al., 2018)","plainCitation":"(Toledo-Lima et al., 2020; White et al., 2018)","noteIndex":0},"citationItems":[{"id":"pbK1OzMh/KeIhVP1K","uris":["http://zotero.org/users/1446070/items/VVEETYVU"],"itemData":{"id":5081,"type":"article-journal","container-title":"Ornithology Research","DOI":"10.1007/s43388-020-00016-z","page":"65–77","title":"Local extinctions exceed colonization rates in a bird community during dry years in the Brazilian Caatinga","volume":"28","author":[{"family":"Toledo-Lima","given":"Guilherme S."},{"family":"Macario","given":"Patricia"},{"family":"Lyra-Neves","given":"Rachel M."},{"family":"Telino-Júnior","given":"Wallace R."},{"family":"Pichorim","given":"Mauro"}],"issued":{"date-parts":[["2020"]]}}},{"id":"pbK1OzMh/OhxT3cjA","uris":["http://zotero.org/users/1446070/items/CD6YAXWW"],"itemData":{"id":5080,"type":"article-journal","container-title":"Journal of Animal Ecology","DOI":"10.1111/1365-2656.12881","issue":"5","page":"1332–1343","title":"Contribution of local rarity and climatic suitability to local extinction and colonization varies with species traits","volume":"87","author":[{"family":"White","given":"Hannah J."},{"family":"Montgomery","given":"W. Ian"},{"family":"Pakeman","given":"Robin J."},{"family":"Lennon","given":"Jack J."}],"issued":{"date-parts":[["2018"]]}}}],"schema":"https://github.com/citation-style-language/schema/raw/master/csl-citation.json"} </w:instrText>
      </w:r>
      <w:r>
        <w:rPr>
          <w:lang w:val="en-US"/>
        </w:rPr>
        <w:fldChar w:fldCharType="separate"/>
      </w:r>
      <w:r>
        <w:rPr>
          <w:noProof/>
          <w:lang w:val="en-US"/>
        </w:rPr>
        <w:t>(Toledo-Lima et al., 2020; White et al., 2018)</w:t>
      </w:r>
      <w:r>
        <w:rPr>
          <w:lang w:val="en-US"/>
        </w:rPr>
        <w:fldChar w:fldCharType="end"/>
      </w:r>
      <w:r>
        <w:rPr>
          <w:lang w:val="en-US"/>
        </w:rPr>
        <w:t xml:space="preserve">. Simulations indicate that colonisation rates compatible with demographic persistence would have been recovered under the current sampling design, ruling out estimation artefacts. The conclusion does not depend on precise estimates of </w:t>
      </w:r>
      <w:r>
        <w:t>γ</w:t>
      </w:r>
      <w:r>
        <w:rPr>
          <w:lang w:val="en-US"/>
        </w:rPr>
        <w:t xml:space="preserve">, but on the scale of the imbalance relative to </w:t>
      </w:r>
      <w:r>
        <w:t>ε</w:t>
      </w:r>
      <w:r>
        <w:rPr>
          <w:lang w:val="en-US"/>
        </w:rPr>
        <w:t>, which is unequivocal.</w:t>
      </w:r>
    </w:p>
    <w:p w14:paraId="5FB0BCE2" w14:textId="73EB73DE" w:rsidR="00242B22" w:rsidRPr="00ED07E5" w:rsidRDefault="00070F70" w:rsidP="00672FC6">
      <w:pPr>
        <w:spacing w:line="360" w:lineRule="auto"/>
        <w:jc w:val="both"/>
        <w:rPr>
          <w:lang w:val="en-US"/>
        </w:rPr>
      </w:pPr>
      <w:r>
        <w:rPr>
          <w:lang w:val="en-US"/>
        </w:rPr>
        <w:lastRenderedPageBreak/>
        <w:t xml:space="preserve">This pattern differs from classical extinction debt. In that framework, populations persist temporarily after habitat loss because demographic responses lag behind environmental change </w:t>
      </w:r>
      <w:r>
        <w:rPr>
          <w:lang w:val="en-US"/>
        </w:rPr>
        <w:fldChar w:fldCharType="begin"/>
      </w:r>
      <w:r w:rsidR="00A83668">
        <w:rPr>
          <w:lang w:val="en-US"/>
        </w:rPr>
        <w:instrText xml:space="preserve"> ADDIN ZOTERO_ITEM CSL_CITATION {"citationID":"5urPSKPs","properties":{"formattedCitation":"(Kuussaari et al., 2009; Ovaskainen &amp; Hanski, 2002; Tilman, 1994)","plainCitation":"(Kuussaari et al., 2009; Ovaskainen &amp; Hanski, 2002; Tilman, 1994)","noteIndex":0},"citationItems":[{"id":"pbK1OzMh/UHmCHOLk","uris":["http://zotero.org/users/1446070/items/QPLWPJQE"],"itemData":{"id":4978,"type":"article-journal","container-title":"Trends in Ecology &amp; Evolution","DOI":"10.1016/j.tree.2009.04.011","ISSN":"01695347","issue":"10","journalAbbreviation":"Trends in Ecology &amp; Evolution","language":"en","page":"564-571","title":"Extinction debt: a challenge for biodiversity conservation","volume":"24","author":[{"family":"Kuussaari","given":"Mikko"},{"family":"Bommarco","given":"Riccardo"},{"family":"Heikkinen","given":"Risto K."},{"family":"Helm","given":"Aveliina"},{"family":"Krauss","given":"Jochen"},{"family":"Lindborg","given":"Regina"},{"family":"Öckinger","given":"Erik"},{"family":"Pärtel","given":"Meelis"},{"family":"Pino","given":"Joan"},{"family":"Rodà","given":"Ferran"},{"family":"Stefanescu","given":"Constantí"},{"family":"Teder","given":"Tiit"},{"family":"Zobel","given":"Martin"},{"family":"Steffan-Dewenter","given":"Ingolf"}],"issued":{"date-parts":[["2009"]]}}},{"id":"pbK1OzMh/kOHFWzcu","uris":["http://zotero.org/users/1446070/items/7SMPTXXS"],"itemData":{"id":4976,"type":"article-journal","container-title":"Theoretical Population Biology","DOI":"10.1006/tpbi.2002.1586","ISSN":"00405809","issue":"3","journalAbbreviation":"Theoretical Population Biology","language":"en","page":"285-295","title":"Transient Dynamics in Metapopulation Response to Perturbation","volume":"61","author":[{"family":"Ovaskainen","given":"Otso"},{"family":"Hanski","given":"Ilkka"}],"issued":{"date-parts":[["2002"]]}}},{"id":"pbK1OzMh/6aSaeVYi","uris":["http://zotero.org/users/1446070/items/LBZII8PM"],"itemData":{"id":5034,"type":"article-journal","abstract":"All organisms, especially terrestrial plants and other sessile species, interact mainly with their neighbors, but neighborhoods can differ in composition because of dispersal and mortality. There is increasingly strong evidence that the spatial structure created by these forces profoundly influences the dynamics, composition, and biodiversity of communities. Nonspatial models predict that no more consumer species can coexist at equilibrium than there are limiting resources. In contrast, a similar model that includes neighborhood competition and random dispersal among sites predicts stable coexistence of a potentially unlimited number of species on a single resource. Coexistence occurs because species with sufficiently high dispersal rates persist in sites not occupied by superior competitors. Coexistence requires limiting similarity and two—way or three—way interspecific trade—offs among competitive ability, colonization ability, and longevity. This spatial competition hypothesis seems to explain the coexistence of the numerous plant species that compete for a single limiting resource in the grasslands of Cedar Creek Natural History Area. It provides a testable, alternative explanation for other high diversity communities, such as tropical forests. The model can be tested (1) by determining if coexisting species have the requisite trade—offs in colonization, competition, and longevity, (2) by addition of propagules of propagules to determine if local species abundances are limited by dispersal, and (3) by comparisons of the effects on biodiversity of high rates of propagule addition for species that differ in competitive ability.","container-title":"Ecology","DOI":"10.2307/1939377","ISSN":"0012-9658, 1939-9170","issue":"1","journalAbbreviation":"Ecology","language":"en","license":"http://onlinelibrary.wiley.com/termsAndConditions#vor","page":"2-16","source":"DOI.org (Crossref)","title":"Competition and Biodiversity in Spatially Structured Habitats","volume":"75","author":[{"family":"Tilman","given":"David"}],"issued":{"date-parts":[["1994",1]]}}}],"schema":"https://github.com/citation-style-language/schema/raw/master/csl-citation.json"} </w:instrText>
      </w:r>
      <w:r>
        <w:rPr>
          <w:lang w:val="en-US"/>
        </w:rPr>
        <w:fldChar w:fldCharType="separate"/>
      </w:r>
      <w:r>
        <w:rPr>
          <w:noProof/>
          <w:lang w:val="en-US"/>
        </w:rPr>
        <w:t>(Kuussaari et al., 2009; Ovaskainen &amp; Hanski, 2002; Tilman, 1994)</w:t>
      </w:r>
      <w:r>
        <w:rPr>
          <w:lang w:val="en-US"/>
        </w:rPr>
        <w:fldChar w:fldCharType="end"/>
      </w:r>
      <w:r>
        <w:rPr>
          <w:lang w:val="en-US"/>
        </w:rPr>
        <w:t xml:space="preserve">. Such debts are widespread across US breeding bird communities , driven primarily by historical land-cover change </w:t>
      </w:r>
      <w:r>
        <w:rPr>
          <w:lang w:val="en-US"/>
        </w:rPr>
        <w:fldChar w:fldCharType="begin"/>
      </w:r>
      <w:r w:rsidR="00A83668">
        <w:rPr>
          <w:lang w:val="en-US"/>
        </w:rPr>
        <w:instrText xml:space="preserve"> ADDIN ZOTERO_ITEM CSL_CITATION {"citationID":"UejsgFLt","properties":{"formattedCitation":"(Haddou et al., 2022)","plainCitation":"(Haddou et al., 2022)","noteIndex":0},"citationItems":[{"id":"pbK1OzMh/Ulo9R6qn","uris":["http://zotero.org/users/1446070/items/IBR6HMYS"],"itemData":{"id":4571,"type":"article-journal","container-title":"Nature Ecology &amp; Evolution","issue":"3","page":"324–331","publisher":"Nature Publishing Group UK London","source":"Google Scholar","title":"Widespread extinction debts and colonization credits in United States breeding bird communities","volume":"6","author":[{"family":"Haddou","given":"Yacob"},{"family":"Mancy","given":"Rebecca"},{"family":"Matthiopoulos","given":"Jason"},{"family":"Spatharis","given":"Sofie"},{"family":"Dominoni","given":"Davide M."}],"issued":{"date-parts":[["2022"]]}}}],"schema":"https://github.com/citation-style-language/schema/raw/master/csl-citation.json"} </w:instrText>
      </w:r>
      <w:r>
        <w:rPr>
          <w:lang w:val="en-US"/>
        </w:rPr>
        <w:fldChar w:fldCharType="separate"/>
      </w:r>
      <w:r>
        <w:rPr>
          <w:noProof/>
          <w:lang w:val="en-US"/>
        </w:rPr>
        <w:t>(Haddou et al., 2022)</w:t>
      </w:r>
      <w:r>
        <w:rPr>
          <w:lang w:val="en-US"/>
        </w:rPr>
        <w:fldChar w:fldCharType="end"/>
      </w:r>
      <w:r>
        <w:rPr>
          <w:lang w:val="en-US"/>
        </w:rPr>
        <w:t xml:space="preserve">. Here, habitat loss continues across the distribution, but the range is contracting faster than habitat disappears. The system is moving towards a much lower equilibrium because </w:t>
      </w:r>
      <w:commentRangeStart w:id="235"/>
      <w:r>
        <w:rPr>
          <w:lang w:val="en-US"/>
        </w:rPr>
        <w:t xml:space="preserve">habitat loss </w:t>
      </w:r>
      <w:commentRangeEnd w:id="235"/>
      <w:r w:rsidR="00E540E4">
        <w:rPr>
          <w:rStyle w:val="Refdecomentario"/>
          <w:sz w:val="22"/>
          <w:szCs w:val="22"/>
          <w:lang w:val="en-US"/>
        </w:rPr>
        <w:commentReference w:id="235"/>
      </w:r>
      <w:r>
        <w:rPr>
          <w:lang w:val="en-US"/>
        </w:rPr>
        <w:t xml:space="preserve">and depauperated colonisation act in concert: </w:t>
      </w:r>
      <w:commentRangeStart w:id="236"/>
      <w:commentRangeStart w:id="237"/>
      <w:r>
        <w:rPr>
          <w:lang w:val="en-US"/>
        </w:rPr>
        <w:t xml:space="preserve">the total area of </w:t>
      </w:r>
      <w:del w:id="238" w:author="CARLOS ALFONSO MARTIN DE LA CALLE" w:date="2026-07-14T09:28:00Z" w16du:dateUtc="2026-07-14T07:28:00Z">
        <w:r w:rsidDel="00B64B6B">
          <w:rPr>
            <w:lang w:val="en-US"/>
          </w:rPr>
          <w:delText xml:space="preserve">suitable </w:delText>
        </w:r>
      </w:del>
      <w:ins w:id="239" w:author="CARLOS ALFONSO MARTIN DE LA CALLE" w:date="2026-07-14T09:28:00Z" w16du:dateUtc="2026-07-14T07:28:00Z">
        <w:r w:rsidR="00B64B6B">
          <w:rPr>
            <w:lang w:val="en-US"/>
          </w:rPr>
          <w:t xml:space="preserve">available </w:t>
        </w:r>
      </w:ins>
      <w:r>
        <w:rPr>
          <w:lang w:val="en-US"/>
        </w:rPr>
        <w:t>habitat shrinks while the remaining patches become increasingly isolated, reducing colonisation rates below the threshold needed to offset extinction.</w:t>
      </w:r>
      <w:commentRangeEnd w:id="237"/>
      <w:r w:rsidRPr="00ED07E5">
        <w:rPr>
          <w:rStyle w:val="Refdecomentario"/>
          <w:sz w:val="22"/>
          <w:szCs w:val="22"/>
          <w:lang w:val="en-US"/>
        </w:rPr>
        <w:commentReference w:id="237"/>
      </w:r>
      <w:commentRangeEnd w:id="236"/>
      <w:r w:rsidRPr="00ED07E5">
        <w:rPr>
          <w:rStyle w:val="Refdecomentario"/>
          <w:sz w:val="22"/>
          <w:szCs w:val="22"/>
          <w:lang w:val="en-US"/>
        </w:rPr>
        <w:commentReference w:id="236"/>
      </w:r>
    </w:p>
    <w:p w14:paraId="1A4B1D0B" w14:textId="59582BCB" w:rsidR="00242B22" w:rsidRPr="00ED07E5" w:rsidRDefault="00070F70" w:rsidP="00672FC6">
      <w:pPr>
        <w:spacing w:line="360" w:lineRule="auto"/>
        <w:jc w:val="both"/>
        <w:rPr>
          <w:lang w:val="en-US"/>
        </w:rPr>
      </w:pPr>
      <w:r>
        <w:rPr>
          <w:lang w:val="en-US"/>
        </w:rPr>
        <w:t xml:space="preserve">The mechanism cannot be resolved directly from occupancy data, but the structure of Iberian agro-steppe landscapes and the rarity of colonisation events point to dispersal limitation as the most plausible primary constraint. The progressive loss of over one million hectares of fallow land in Spain over 15 years </w:t>
      </w:r>
      <w:r>
        <w:rPr>
          <w:lang w:val="en-US"/>
        </w:rPr>
        <w:fldChar w:fldCharType="begin"/>
      </w:r>
      <w:r w:rsidR="00A83668">
        <w:rPr>
          <w:lang w:val="en-US"/>
        </w:rPr>
        <w:instrText xml:space="preserve"> ADDIN ZOTERO_ITEM CSL_CITATION {"citationID":"tpVtBs3W","properties":{"formattedCitation":"(Traba &amp; Morales, 2019)","plainCitation":"(Traba &amp; Morales, 2019)","noteIndex":0},"citationItems":[{"id":"pbK1OzMh/MRwf5F6T","uris":["http://zotero.org/users/1446070/items/INVFX8GI"],"itemData":{"id":5032,"type":"article-journal","abstract":"Farmland bird populations have strongly declined across Europe over the last decades due to agriculture intensification, despite successive reforms of EU’s Common Agricultural Policy (CAP). In parallel, CAP has led to a reduction of fallow land, a critical habitat for biodiversity in agroecosystems. Fallow land in Spain, a country harboring the largest European populations of many endangered farmland birds, has decreased by 1.1 million ha in 15 years. The significant positive relationship between yearly change rates of the Spanish Farmland and Cereal Bird Indices (FBI and CBI) and fallow surface change highlights the adequacy of fallow land cover as an indicator of the state of farmland bird communities at country level. Moreover, the strong and positive association between the reduction in abundance of the fallow specialist little bustard and fallow surface suggests a potential causal link between these two factors. These results highlight the need for a new CAP that guarantees the maintenance of fallow land in European agroecosystems if farmland bird populations are to be conserved.","container-title":"Scientific Reports","DOI":"10.1038/s41598-019-45854-0","ISSN":"2045-2322","issue":"1","journalAbbreviation":"Sci Rep","language":"en","license":"2019 The Author(s)","page":"9473","publisher":"Nature Publishing Group","source":"www.nature.com","title":"The decline of farmland birds in Spain is strongly associated to the loss of fallowland","volume":"9","author":[{"family":"Traba","given":"Juan"},{"family":"Morales","given":"Manuel B."}],"issued":{"date-parts":[["2019",7,1]]}}}],"schema":"https://github.com/citation-style-language/schema/raw/master/csl-citation.json"} </w:instrText>
      </w:r>
      <w:r>
        <w:rPr>
          <w:lang w:val="en-US"/>
        </w:rPr>
        <w:fldChar w:fldCharType="separate"/>
      </w:r>
      <w:r>
        <w:rPr>
          <w:noProof/>
          <w:lang w:val="en-US"/>
        </w:rPr>
        <w:t>(Traba &amp; Morales, 2019)</w:t>
      </w:r>
      <w:r>
        <w:rPr>
          <w:lang w:val="en-US"/>
        </w:rPr>
        <w:fldChar w:fldCharType="end"/>
      </w:r>
      <w:r>
        <w:rPr>
          <w:lang w:val="en-US"/>
        </w:rPr>
        <w:t xml:space="preserve">, combined with a 37% decline in sheep numbers since 1992, an indicator of the contraction of extensive grazing systems </w:t>
      </w:r>
      <w:r>
        <w:rPr>
          <w:lang w:val="en-US"/>
        </w:rPr>
        <w:fldChar w:fldCharType="begin"/>
      </w:r>
      <w:r w:rsidR="00A83668">
        <w:rPr>
          <w:lang w:val="en-US"/>
        </w:rPr>
        <w:instrText xml:space="preserve"> ADDIN ZOTERO_ITEM CSL_CITATION {"citationID":"uC6FXpyo","properties":{"formattedCitation":"(Traba &amp; P\\uc0\\u233{}rez-Granados, 2022)","plainCitation":"(Traba &amp; Pérez-Granados, 2022)","noteIndex":0},"citationItems":[{"id":"pbK1OzMh/atrQ7ggP","uris":["http://zotero.org/users/1446070/items/6LE2BF9V"],"itemData":{"id":5039,"type":"article-journal","container-title":"PeerJ","page":"e12870","publisher":"PeerJ Inc.","source":"Google Scholar","title":"Extensive sheep grazing is associated with trends in steppe birds in Spain: recommendations for the Common Agricultural Policy","title-short":"Extensive sheep grazing is associated with trends in steppe birds in Spain","volume":"10","author":[{"family":"Traba","given":"Juan"},{"family":"Pérez-Granados","given":"Cristian"}],"issued":{"date-parts":[["2022"]]}}}],"schema":"https://github.com/citation-style-language/schema/raw/master/csl-citation.json"} </w:instrText>
      </w:r>
      <w:r>
        <w:rPr>
          <w:lang w:val="en-US"/>
        </w:rPr>
        <w:fldChar w:fldCharType="separate"/>
      </w:r>
      <w:r w:rsidRPr="00FB794F">
        <w:rPr>
          <w:szCs w:val="24"/>
          <w:lang w:val="en-US"/>
        </w:rPr>
        <w:t>(Traba &amp; Pérez-Granados, 2022)</w:t>
      </w:r>
      <w:r>
        <w:rPr>
          <w:lang w:val="en-US"/>
        </w:rPr>
        <w:fldChar w:fldCharType="end"/>
      </w:r>
      <w:r>
        <w:rPr>
          <w:lang w:val="en-US"/>
        </w:rPr>
        <w:t xml:space="preserve">, has transformed the agricultural matrix through which these species disperse. Known natal dispersal distances constrain the plausibility of this hypothesis. </w:t>
      </w:r>
      <w:commentRangeStart w:id="241"/>
      <w:commentRangeStart w:id="242"/>
      <w:r>
        <w:rPr>
          <w:lang w:val="en-US"/>
        </w:rPr>
        <w:t xml:space="preserve">In </w:t>
      </w:r>
      <w:r>
        <w:rPr>
          <w:i/>
          <w:iCs/>
          <w:lang w:val="en-US"/>
        </w:rPr>
        <w:t>O. tarda</w:t>
      </w:r>
      <w:r>
        <w:rPr>
          <w:lang w:val="en-US"/>
        </w:rPr>
        <w:t xml:space="preserve">, median natal dispersal among dispersing juveniles is 18.1 km (range 5–178 km, n = 392; </w:t>
      </w:r>
      <w:r>
        <w:rPr>
          <w:lang w:val="en-US"/>
        </w:rPr>
        <w:fldChar w:fldCharType="begin"/>
      </w:r>
      <w:r w:rsidR="00A83668">
        <w:rPr>
          <w:lang w:val="en-US"/>
        </w:rPr>
        <w:instrText xml:space="preserve"> ADDIN ZOTERO_ITEM CSL_CITATION {"citationID":"pZc1keb6","properties":{"formattedCitation":"(Mart\\uc0\\u237{}n et al., 2008)","plainCitation":"(Martín et al., 2008)","dontUpdate":true,"noteIndex":0},"citationItems":[{"id":"pbK1OzMh/7r6KwZKf","uris":["http://zotero.org/users/1446070/items/ZPSU63LY"],"itemData":{"id":4401,"type":"article-journal","abstract":"1 We investigated the causes of natal dispersal in four Spanish areas where 35 breeding groups of the polygynous great bustard Otis tarda were monitored intensively. A total of 392 juveniles were radio-tracked between 1991 and 2006 by ground and via aeroplane to avoid potential biases derived from the non-detection of long-distance dispersers. 2 We explored 10 explanatory variables that were related to individual phenotypic features, habitat and conspecific traits in terms of group size and breeding performance, and spatial distribution of available breeding groups. Probability of group change and natal dispersal distances were investigated separately through multifactorial analyses. 3 Natal dispersal occurred in 47·8% of the birds and median natal dispersal distance of dispersers was 18·1 km (range 4·97–178·42 km). Sex largely determined the dispersal probability, with 75·6% of males being dispersers and 80·0% of females being philopatric, in contrast to the general pattern of female-biased dispersal found in most avian species. 4 Both the frequency of natal dispersal and dispersal distances were affected by the spatial distribution of breeding groups. More isolated groups showed a higher proportion of philopatric individuals, the effect being more evident in males than in females. This implies a reduction in gene flow in fragmented populations, as most genetic exchange is achieved through male dispersal. Additionally, dispersers hatched in more isolated groups tended to exhibit longer dispersal distances, which increases the associated energetic costs and mortality risks. 5 The dispersal decision was influenced by the number of conspecifics in the natal group. The individual probability of natal dispersal was related inversely to the size of the natal group, which supports the balanced dispersal model and the conspecific attraction hypothesis. 6 Overall, our results provide a good example of phenotypic plasticity and reinforce the current view that dispersal is an evolutionary complex trait conditioned by the interaction of individual, social and environmental causes that vary between individuals and populations.","container-title":"Journal of Animal Ecology","DOI":"10.1111/j.1365-2656.2007.01349.x","ISSN":"1365-2656","issue":"2","language":"en","license":"© 2007 The Author. Journal compilation © 2007 British Ecological Society","note":"_eprint: https://onlinelibrary.wiley.com/doi/pdf/10.1111/j.1365-2656.2007.01349.x","page":"326-334","source":"Wiley Online Library","title":"Natal dispersal in great bustards: the effect of sex, local population size and spatial isolation","title-short":"Natal dispersal in great bustards","volume":"77","author":[{"family":"Martín","given":"Carlos A."},{"family":"Alonso","given":"Juan C."},{"family":"Alonso","given":"Javier A."},{"family":"Palacín","given":"Carlos"},{"family":"Magaña","given":"Marina"},{"family":"Martín","given":"Beatriz"}],"issued":{"date-parts":[["2008"]]}}}],"schema":"https://github.com/citation-style-language/schema/raw/master/csl-citation.json"} </w:instrText>
      </w:r>
      <w:r>
        <w:rPr>
          <w:lang w:val="en-US"/>
        </w:rPr>
        <w:fldChar w:fldCharType="separate"/>
      </w:r>
      <w:r w:rsidRPr="00FB794F">
        <w:rPr>
          <w:szCs w:val="24"/>
          <w:lang w:val="en-US"/>
        </w:rPr>
        <w:t>Martín et al., 2008)</w:t>
      </w:r>
      <w:r>
        <w:rPr>
          <w:lang w:val="en-US"/>
        </w:rPr>
        <w:fldChar w:fldCharType="end"/>
      </w:r>
      <w:r>
        <w:rPr>
          <w:lang w:val="en-US"/>
        </w:rPr>
        <w:t xml:space="preserve">, with strong female philopatry (0.5–5 km) and male-biased long-distance movements </w:t>
      </w:r>
      <w:r>
        <w:rPr>
          <w:lang w:val="en-US"/>
        </w:rPr>
        <w:fldChar w:fldCharType="begin"/>
      </w:r>
      <w:r w:rsidR="00A83668">
        <w:rPr>
          <w:lang w:val="en-US"/>
        </w:rPr>
        <w:instrText xml:space="preserve"> ADDIN ZOTERO_ITEM CSL_CITATION {"citationID":"o27WGKjQ","properties":{"formattedCitation":"(Mart\\uc0\\u237{}n et al., 2002)","plainCitation":"(Martín et al., 2002)","noteIndex":0},"citationItems":[{"id":"pbK1OzMh/X4u1xnUD","uris":["http://zotero.org/users/1446070/items/JIYWTJ6U"],"itemData":{"id":5041,"type":"article-journal","container-title":"Proceedings of the Royal Society of London. Series B: Biological Sciences","issue":"1487","page":"119–125","publisher":"The Royal Society","source":"Google Scholar","title":"Great bustard population structure in central Spain: concordant results from genetic analysis and dispersal study","title-short":"Great bustard population structure in central Spain","volume":"269","author":[{"family":"Martín","given":"Carlos A."},{"family":"Alonso","given":"Juan C."},{"family":"Alonso","given":"Javier"},{"family":"Pitra","given":"Christian"},{"family":"Lieckfeldt","given":"Dietmar"}],"issued":{"date-parts":[["2002"]]}}}],"schema":"https://github.com/citation-style-language/schema/raw/master/csl-citation.json"} </w:instrText>
      </w:r>
      <w:r>
        <w:rPr>
          <w:lang w:val="en-US"/>
        </w:rPr>
        <w:fldChar w:fldCharType="separate"/>
      </w:r>
      <w:r w:rsidRPr="00FB794F">
        <w:rPr>
          <w:szCs w:val="24"/>
          <w:lang w:val="en-US"/>
        </w:rPr>
        <w:t>(Martín et al., 2002)</w:t>
      </w:r>
      <w:r>
        <w:rPr>
          <w:lang w:val="en-US"/>
        </w:rPr>
        <w:fldChar w:fldCharType="end"/>
      </w:r>
      <w:r>
        <w:rPr>
          <w:lang w:val="en-US"/>
        </w:rPr>
        <w:t xml:space="preserve">. These movements occur largely between already-occupied areas: dispersing individuals settle where conspecifics are present rather than in suitable but empty habitat, so natal dispersal does not by itself generate </w:t>
      </w:r>
      <w:del w:id="243" w:author="Raúl Contreras Martín" w:date="2026-07-07T16:08:00Z">
        <w:r w:rsidDel="00925B25">
          <w:rPr>
            <w:lang w:val="en-US"/>
          </w:rPr>
          <w:delText>colonisation</w:delText>
        </w:r>
      </w:del>
      <w:ins w:id="244" w:author="Raúl Contreras Martín" w:date="2026-07-07T16:08:00Z">
        <w:r w:rsidR="00925B25">
          <w:rPr>
            <w:lang w:val="en-US"/>
          </w:rPr>
          <w:t xml:space="preserve">colonisation </w:t>
        </w:r>
      </w:ins>
      <w:r w:rsidR="00925B25">
        <w:rPr>
          <w:lang w:val="en-US"/>
        </w:rPr>
        <w:fldChar w:fldCharType="begin"/>
      </w:r>
      <w:r w:rsidR="00925B25">
        <w:rPr>
          <w:lang w:val="en-US"/>
        </w:rPr>
        <w:instrText xml:space="preserve"> ADDIN ZOTERO_ITEM CSL_CITATION {"citationID":"GDd8J6Lm","properties":{"unsorted":false,"formattedCitation":"(Lane et al., 2001)","plainCitation":"(Lane et al., 2001)","noteIndex":0},"citationItems":[{"id":1043,"uris":["http://zotero.org/users/13914703/items/S6ZWAH65"],"itemData":{"id":1043,"type":"article-journal","abstract":"Summary\n            \n              \n                \n                  \n                     Great bustards\n                    Otis\n                    tarda\n                    are globally endangered and 50% of the world population now occurs in agro</w:instrText>
      </w:r>
      <w:r w:rsidR="00925B25">
        <w:rPr>
          <w:rFonts w:ascii="Cambria Math" w:hAnsi="Cambria Math" w:cs="Cambria Math"/>
          <w:lang w:val="en-US"/>
        </w:rPr>
        <w:instrText>‐</w:instrText>
      </w:r>
      <w:r w:rsidR="00925B25">
        <w:rPr>
          <w:lang w:val="en-US"/>
        </w:rPr>
        <w:instrText>steppe habitats in Spain. An understanding of the relationship between land use and the species’ habitat requirements is necessary to predict the consequences of land</w:instrText>
      </w:r>
      <w:r w:rsidR="00925B25">
        <w:rPr>
          <w:rFonts w:ascii="Cambria Math" w:hAnsi="Cambria Math" w:cs="Cambria Math"/>
          <w:lang w:val="en-US"/>
        </w:rPr>
        <w:instrText>‐</w:instrText>
      </w:r>
      <w:r w:rsidR="00925B25">
        <w:rPr>
          <w:lang w:val="en-US"/>
        </w:rPr>
        <w:instrText>use change on this declining species.\n                  \n                \n                \n                   A 2</w:instrText>
      </w:r>
      <w:r w:rsidR="00925B25">
        <w:rPr>
          <w:rFonts w:ascii="Cambria Math" w:hAnsi="Cambria Math" w:cs="Cambria Math"/>
          <w:lang w:val="en-US"/>
        </w:rPr>
        <w:instrText>‐</w:instrText>
      </w:r>
      <w:r w:rsidR="00925B25">
        <w:rPr>
          <w:lang w:val="en-US"/>
        </w:rPr>
        <w:instrText>year study of great bustard substrate preferences was conducted in a large region in central Spain where most cereals are still cultivated in a traditional 2</w:instrText>
      </w:r>
      <w:r w:rsidR="00925B25">
        <w:rPr>
          <w:rFonts w:ascii="Cambria Math" w:hAnsi="Cambria Math" w:cs="Cambria Math"/>
          <w:lang w:val="en-US"/>
        </w:rPr>
        <w:instrText>‐</w:instrText>
      </w:r>
      <w:r w:rsidR="00925B25">
        <w:rPr>
          <w:lang w:val="en-US"/>
        </w:rPr>
        <w:instrText>year rotation.\n                \n                \n                   Great bustards showed year</w:instrText>
      </w:r>
      <w:r w:rsidR="00925B25">
        <w:rPr>
          <w:rFonts w:ascii="Cambria Math" w:hAnsi="Cambria Math" w:cs="Cambria Math"/>
          <w:lang w:val="en-US"/>
        </w:rPr>
        <w:instrText>‐</w:instrText>
      </w:r>
      <w:r w:rsidR="00925B25">
        <w:rPr>
          <w:lang w:val="en-US"/>
        </w:rPr>
        <w:instrText xml:space="preserve">round selection of stubble fields, but avoided ploughed and uncultivated areas. Other substrate types were variously selected, avoided or used in proportion to availability depending on season. Patterns were consistent over 2 years.\n                \n                \n                   Human artefacts such as roads, tracks and powerlines were avoided.\n                \n                \n                   Variables correlating with flock locations could not discriminate between occupied and unoccupied but apparently suitable areas of traditionally managed cereal steppe. This suggests that great bustard distribution in central Spain is not limited by inappropriate land use in steppe areas.\n                \n                \n                   The evidence suggests that great bustards show fidelity to sites regardless of the availability of suitable habitat elsewhere. Settlement patterns are probably determined by the presence of conspecifics rather than habitat cues. This result demonstrates the value of integrating observations of habitat use with knowledge of species’ behaviour in order to understand distribution more fully.\n                \n                \n                   We propose that conservation efforts should be directed towards securing traditional lek sites and we make three recommendations: first all great bustard lek sites should be identified; secondly, existing European Union legislation should be used to protect these and to ensure that compatible land management practices are applied or maintained; and finally, research programmes should be conducted that aim to enhance the conservation value of stubble fields rather than simply demonstrate their selection.","container-title":"Journal of Applied Ecology","DOI":"10.1046/j.1365-2664.2001.00577.x","ISSN":"0021-8901, 1365-2664","issue":"1","journalAbbreviation":"Journal of Applied Ecology","language":"en","license":"http://onlinelibrary.wiley.com/termsAndConditions#vor","page":"193-203","source":"DOI.org (Crossref)","title":"Habitat preferences of great bustard &lt;i&gt;Otis&lt;/i&gt; &lt;i&gt;tarda&lt;/i&gt; flocks in the arable steppes of central Spain: are potentially suitable areas unoccupied?","title-short":"Habitat preferences of great bustard &lt;i&gt;Otis&lt;/i&gt; &lt;i&gt;tarda&lt;/i&gt; flocks in the arable steppes of central Spain","volume":"38","author":[{"family":"Lane","given":"Simon J."},{"family":"Alonso","given":"Juan C."},{"family":"Martín","given":"Carlos A."}],"issued":{"date-parts":[["2001",2]]}}}],"schema":"https://github.com/citation-style-language/schema/raw/master/csl-citation.json"} </w:instrText>
      </w:r>
      <w:r w:rsidR="00925B25">
        <w:rPr>
          <w:lang w:val="en-US"/>
        </w:rPr>
        <w:fldChar w:fldCharType="separate"/>
      </w:r>
      <w:r w:rsidR="00925B25">
        <w:rPr>
          <w:noProof/>
          <w:lang w:val="en-US"/>
        </w:rPr>
        <w:t>(Lane et al., 2001)</w:t>
      </w:r>
      <w:r w:rsidR="00925B25">
        <w:rPr>
          <w:lang w:val="en-US"/>
        </w:rPr>
        <w:fldChar w:fldCharType="end"/>
      </w:r>
      <w:del w:id="245" w:author="Raúl Contreras Martín" w:date="2026-07-07T16:08:00Z">
        <w:r w:rsidDel="00925B25">
          <w:rPr>
            <w:lang w:val="en-US"/>
          </w:rPr>
          <w:delText xml:space="preserve"> (Lane et al., 2001)</w:delText>
        </w:r>
      </w:del>
      <w:r>
        <w:rPr>
          <w:lang w:val="en-US"/>
        </w:rPr>
        <w:t>.</w:t>
      </w:r>
      <w:commentRangeEnd w:id="241"/>
      <w:r>
        <w:rPr>
          <w:rStyle w:val="Refdecomentario"/>
          <w:sz w:val="22"/>
          <w:szCs w:val="22"/>
          <w:lang w:val="en-US"/>
        </w:rPr>
        <w:commentReference w:id="241"/>
      </w:r>
      <w:commentRangeEnd w:id="242"/>
      <w:r>
        <w:rPr>
          <w:rStyle w:val="Refdecomentario"/>
          <w:sz w:val="22"/>
          <w:szCs w:val="22"/>
          <w:lang w:val="en-US"/>
        </w:rPr>
        <w:commentReference w:id="242"/>
      </w:r>
      <w:r>
        <w:rPr>
          <w:lang w:val="en-US"/>
        </w:rPr>
        <w:t xml:space="preserve"> For </w:t>
      </w:r>
      <w:r>
        <w:rPr>
          <w:i/>
          <w:iCs/>
          <w:lang w:val="en-US"/>
        </w:rPr>
        <w:t>T. tetrax</w:t>
      </w:r>
      <w:r>
        <w:rPr>
          <w:lang w:val="en-US"/>
        </w:rPr>
        <w:t xml:space="preserve">, natal dispersal averages ~7 km (range 0.1–137 km; </w:t>
      </w:r>
      <w:r>
        <w:rPr>
          <w:lang w:val="en-US"/>
        </w:rPr>
        <w:fldChar w:fldCharType="begin"/>
      </w:r>
      <w:r w:rsidR="00A83668">
        <w:rPr>
          <w:lang w:val="en-US"/>
        </w:rPr>
        <w:instrText xml:space="preserve"> ADDIN ZOTERO_ITEM CSL_CITATION {"citationID":"DAYhDhGv","properties":{"formattedCitation":"(Gonz\\uc0\\u225{}lez del Portillo et al., 2025; Ponjoan et al., 2012)","plainCitation":"(González del Portillo et al., 2025; Ponjoan et al., 2012)","dontUpdate":true,"noteIndex":0},"citationItems":[{"id":"pbK1OzMh/GfGTvpA9","uris":["http://zotero.org/users/1446070/items/TQ4PA3RX"],"itemData":{"id":5046,"type":"article-journal","abstract":"The study of migration ecology is crucial for understanding the factors and pressures affecting migratory species. Here, we studied the migratory ecology of the little bustard (Tetrax tetrax), a steppe bird that has suffered a sharp decline over recent decades, mainly due to agricultural intensification. Using 105 adult birds tagged across the main Iberian regions where the species is present (Alentejo, Extremadura, Ebro Valley, Northern Plateau, Southern Plateau and Guadalquivir Valley), we analysed the ratio of migratory and resident birds in each population and assessed their connectivity during the three main migratory periods (summer, winter and pre-breeding). Additionally, we describe the features of the migrations recorded in terms of length, duration and day period. Our results corroborate that little bustards can be considered partial migrants across Iberia, although the proportion of residents versus migrants varied between populations: the Alentejo (94.74%) and Northern Plateau (93.75%) had the highest proportion of migrants, followed by Guadalquivir Valley (81.82%), Extremadura (65.38%), Southern Plateau (55.56%) and Ebro Valley (25.93%). Migratory connectivity varied between periods: the pre-breeding and summering migrations showed a trend to move northwards, while birds moved southwards for winter. Regarding the migratory corridors obtained from the 253 migrations identified, we found three main routes: one corridor that connects the Northern Plateau with the western part of the Southern Plateau and Extremadura, another one that connects the Southern Plateau, Extremadura, Alentejo and Guadalquivir Valley, and one corridor that concentrates migrations within the Ebro Valley, and between the Ebro Valley and the Southern Plateau. Finally, analyses showed that little bustards migrate at night through areas dominated by herbaceous cover (avoiding tree-covered land and water bodies) and of low elevation and terrain roughness. Our results highlight the importance of developing an international and inter-regional conservation strategy to protect not only the breeding and wintering quarters, but also this endangered species’ migratory corridors, thus supporting the viability of the metapopulation.","container-title":"Movement Ecology","DOI":"10.1186/s40462-025-00595-w","ISSN":"2051-3933","issue":"1","journalAbbreviation":"Mov Ecol","language":"en","page":"71","source":"Springer Link","title":"Migration strategies, connectivity and corridor features of the partial migrant little bustard (Tetrax tetrax) across the Iberian Peninsula","volume":"13","author":[{"family":"González del Portillo","given":"David"},{"family":"Arroyo","given":"Beatriz"},{"family":"García de la Morena","given":"Eladio L."},{"family":"Bota","given":"Gerard"},{"family":"Silva","given":"João Paulo"},{"family":"Marques","given":"Ana Teresa"},{"family":"Gameiro","given":"João"},{"family":"Soares","given":"Filipa Coutinho"},{"family":"Morales","given":"Manuel B."}],"issued":{"date-parts":[["2025",10,10]]}}},{"id":"pbK1OzMh/4Ni5yMWS","uris":["http://zotero.org/users/1446070/items/RGTE92VL"],"itemData":{"id":5044,"type":"article-journal","abstract":"We investigated the ranging behaviour during the breeding season of 18 radiotracked little bustard (Tetrax tetrax) males, a disperse-lekking species inhabiting the cereal pseudo-steppes. The average kernel 95% home range was 60±50ha and the average cluster 85% area was 17±17ha. Range structure was as relevant as home range size for explaining the variation in the ranging behaviour of males, which could be partially explained by age, habitat quality and site. Ranging behaviour varied from males defending small and concentrated home ranges with high habitat quality, to males holding larger home ranges composed by several arenas. Our results suggest that social dominance and resource availability may affect ranging behaviour of males during the breeding season. Also, mating systems constraints may play a role on the use of space of males within the lekking ground. The ranging behaviour of a given male may be determined by a tendency to reduce and concentrate the home range as age and social status increase, and several fine-tuning mechanisms adjusting the ranging behaviour to the prevailing environmental or social factors on a given site and year.","container-title":"Behavioural Processes","DOI":"10.1016/j.beproc.2012.05.005","ISSN":"0376-6357","issue":"1","journalAbbreviation":"Behavioural Processes","page":"35-40","source":"ScienceDirect","title":"Ranging behaviour of little bustard males, &lt;i&gt;Tetrax tetrax&lt;/i&gt;, in the lekking grounds","volume":"91","author":[{"family":"Ponjoan","given":"Anna"},{"family":"Bota","given":"Gerard"},{"family":"Mañosa","given":"Santi"}],"issued":{"date-parts":[["2012",9,1]]}}}],"schema":"https://github.com/citation-style-language/schema/raw/master/csl-citation.json"} </w:instrText>
      </w:r>
      <w:r>
        <w:rPr>
          <w:lang w:val="en-US"/>
        </w:rPr>
        <w:fldChar w:fldCharType="separate"/>
      </w:r>
      <w:del w:id="246" w:author="Raúl Contreras Martín" w:date="2026-07-08T14:03:00Z">
        <w:r w:rsidRPr="00FB794F" w:rsidDel="008C2F1F">
          <w:rPr>
            <w:szCs w:val="24"/>
            <w:lang w:val="en-US"/>
          </w:rPr>
          <w:delText>(</w:delText>
        </w:r>
      </w:del>
      <w:r w:rsidRPr="00FB794F">
        <w:rPr>
          <w:szCs w:val="24"/>
          <w:lang w:val="en-US"/>
        </w:rPr>
        <w:t>González del Portillo et al., 2025; Ponjoan et al., 2012)</w:t>
      </w:r>
      <w:r>
        <w:rPr>
          <w:lang w:val="en-US"/>
        </w:rPr>
        <w:fldChar w:fldCharType="end"/>
      </w:r>
      <w:r>
        <w:rPr>
          <w:lang w:val="en-US"/>
        </w:rPr>
        <w:t xml:space="preserve">, a scale consistent with recent individual-based simulations showing that combined habitat management and mortality reduction are needed for population recovery </w:t>
      </w:r>
      <w:r>
        <w:rPr>
          <w:lang w:val="en-US"/>
        </w:rPr>
        <w:fldChar w:fldCharType="begin"/>
      </w:r>
      <w:r w:rsidR="00A83668">
        <w:rPr>
          <w:lang w:val="en-US"/>
        </w:rPr>
        <w:instrText xml:space="preserve"> ADDIN ZOTERO_ITEM CSL_CITATION {"citationID":"8rZjaKWX","properties":{"formattedCitation":"(Crispim-Mendes et al., 2025)","plainCitation":"(Crispim-Mendes et al., 2025)","noteIndex":0},"citationItems":[{"id":"pbK1OzMh/GVgriIPU","uris":["http://zotero.org/users/1446070/items/43ZJ5ZLC"],"itemData":{"id":4604,"type":"article-journal","container-title":"Journal of Environmental Management","DOI":"10.1016/j.jenvman.2025.124790","page":"124790","title":"Using spatially explicit individual-based models to prioritize conservation strategies: A case study on the little bustard","volume":"379","author":[{"family":"Crispim-Mendes","given":"Teresa"},{"family":"Marques","given":"Ana Teresa"},{"family":"Valerio","given":"Filipe"},{"family":"Godinho","given":"Sergio"},{"family":"Pita","given":"Ricardo"},{"family":"Silva","given":"João Paulo"}],"issued":{"date-parts":[["2025"]]}}}],"schema":"https://github.com/citation-style-language/schema/raw/master/csl-citation.json"} </w:instrText>
      </w:r>
      <w:r>
        <w:rPr>
          <w:lang w:val="en-US"/>
        </w:rPr>
        <w:fldChar w:fldCharType="separate"/>
      </w:r>
      <w:r>
        <w:rPr>
          <w:noProof/>
          <w:lang w:val="en-US"/>
        </w:rPr>
        <w:t>(Crispim-Mendes et al., 2025)</w:t>
      </w:r>
      <w:r>
        <w:rPr>
          <w:lang w:val="en-US"/>
        </w:rPr>
        <w:fldChar w:fldCharType="end"/>
      </w:r>
      <w:r>
        <w:rPr>
          <w:lang w:val="en-US"/>
        </w:rPr>
        <w:t>. Published natal dispersal data for Iberian sandgrouse do not exist; seasonal GPS movements reach 30–60 km but are not equivalent to</w:t>
      </w:r>
      <w:ins w:id="247" w:author="CARLOS ALFONSO MARTIN DE LA CALLE" w:date="2026-07-14T09:18:00Z" w16du:dateUtc="2026-07-14T07:18:00Z">
        <w:r w:rsidR="002F5A78">
          <w:rPr>
            <w:lang w:val="en-US"/>
          </w:rPr>
          <w:t xml:space="preserve"> natal</w:t>
        </w:r>
      </w:ins>
      <w:r>
        <w:rPr>
          <w:lang w:val="en-US"/>
        </w:rPr>
        <w:t xml:space="preserve"> dispersal. At current occupancy levels (3–5% of grid cells), mean nearest-neighbour distances between occupied patches on the 5-km grid are 20–40 km, exceeding the median natal dispersal of </w:t>
      </w:r>
      <w:r>
        <w:rPr>
          <w:i/>
          <w:iCs/>
          <w:lang w:val="en-US"/>
        </w:rPr>
        <w:t>O. tarda</w:t>
      </w:r>
      <w:r>
        <w:rPr>
          <w:lang w:val="en-US"/>
        </w:rPr>
        <w:t xml:space="preserve"> and </w:t>
      </w:r>
      <w:r>
        <w:rPr>
          <w:i/>
          <w:iCs/>
          <w:lang w:val="en-US"/>
        </w:rPr>
        <w:t>T. tetrax</w:t>
      </w:r>
      <w:r>
        <w:rPr>
          <w:lang w:val="en-US"/>
        </w:rPr>
        <w:t xml:space="preserve">, and plausibly limiting for the sandgrouse given their unknown but likely shorter effective dispersal. This pattern echoes the climate-tracking lag documented in French breeding birds, where dispersal limitation generated a 182-km deficit behind shifting isotherms </w:t>
      </w:r>
      <w:r>
        <w:rPr>
          <w:lang w:val="en-US"/>
        </w:rPr>
        <w:fldChar w:fldCharType="begin"/>
      </w:r>
      <w:r w:rsidR="00A83668">
        <w:rPr>
          <w:lang w:val="en-US"/>
        </w:rPr>
        <w:instrText xml:space="preserve"> ADDIN ZOTERO_ITEM CSL_CITATION {"citationID":"HxTUD8QQ","properties":{"formattedCitation":"(Devictor et al., 2008)","plainCitation":"(Devictor et al., 2008)","noteIndex":0},"citationItems":[{"id":"pbK1OzMh/LoIo6C6O","uris":["http://zotero.org/users/1446070/items/9WPZI3CF"],"itemData":{"id":392,"type":"article-journal","container-title":"Global Ecology and Biogeography","issue":"2","page":"252–261","source":"Google Scholar","title":"Functional biotic homogenization of bird communities in disturbed landscapes","volume":"17","author":[{"family":"Devictor","given":"Vincent"},{"family":"Julliard","given":"Romain"},{"family":"Clavel","given":"Joanne"},{"family":"Jiguet","given":"Frédéric"},{"family":"Lee","given":"Alexandre"},{"family":"Couvet","given":"Denis"}],"issued":{"date-parts":[["2008"]]}}}],"schema":"https://github.com/citation-style-language/schema/raw/master/csl-citation.json"} </w:instrText>
      </w:r>
      <w:r>
        <w:rPr>
          <w:lang w:val="en-US"/>
        </w:rPr>
        <w:fldChar w:fldCharType="separate"/>
      </w:r>
      <w:r>
        <w:rPr>
          <w:noProof/>
          <w:lang w:val="en-US"/>
        </w:rPr>
        <w:t>(Devictor et al., 2008)</w:t>
      </w:r>
      <w:r>
        <w:rPr>
          <w:lang w:val="en-US"/>
        </w:rPr>
        <w:fldChar w:fldCharType="end"/>
      </w:r>
      <w:r>
        <w:rPr>
          <w:lang w:val="en-US"/>
        </w:rPr>
        <w:t xml:space="preserve">. </w:t>
      </w:r>
      <w:commentRangeStart w:id="248"/>
      <w:commentRangeStart w:id="249"/>
      <w:r>
        <w:rPr>
          <w:lang w:val="en-US"/>
        </w:rPr>
        <w:t>At current patch densities and inter-patch distances, successful encounters between dispersers and vacant habitat are likely too infrequent to sustain recolonization</w:t>
      </w:r>
      <w:commentRangeEnd w:id="249"/>
      <w:r>
        <w:rPr>
          <w:rStyle w:val="Refdecomentario"/>
          <w:sz w:val="22"/>
          <w:szCs w:val="22"/>
          <w:lang w:val="en-US"/>
        </w:rPr>
        <w:commentReference w:id="249"/>
      </w:r>
      <w:commentRangeEnd w:id="248"/>
      <w:r>
        <w:rPr>
          <w:rStyle w:val="Refdecomentario"/>
          <w:sz w:val="22"/>
          <w:szCs w:val="22"/>
          <w:lang w:val="en-US"/>
        </w:rPr>
        <w:commentReference w:id="248"/>
      </w:r>
      <w:r>
        <w:rPr>
          <w:lang w:val="en-US"/>
        </w:rPr>
        <w:t xml:space="preserve"> </w:t>
      </w:r>
      <w:r>
        <w:rPr>
          <w:lang w:val="en-US"/>
        </w:rPr>
        <w:fldChar w:fldCharType="begin"/>
      </w:r>
      <w:r w:rsidR="00A83668">
        <w:rPr>
          <w:lang w:val="en-US"/>
        </w:rPr>
        <w:instrText xml:space="preserve"> ADDIN ZOTERO_ITEM CSL_CITATION {"citationID":"Aa6Au1Vd","properties":{"formattedCitation":"(Gonz\\uc0\\u225{}lez del Portillo et al., 2025)","plainCitation":"(González del Portillo et al., 2025)","noteIndex":0},"citationItems":[{"id":"pbK1OzMh/GfGTvpA9","uris":["http://zotero.org/users/1446070/items/TQ4PA3RX"],"itemData":{"id":5046,"type":"article-journal","abstract":"The study of migration ecology is crucial for understanding the factors and pressures affecting migratory species. Here, we studied the migratory ecology of the little bustard (Tetrax tetrax), a steppe bird that has suffered a sharp decline over recent decades, mainly due to agricultural intensification. Using 105 adult birds tagged across the main Iberian regions where the species is present (Alentejo, Extremadura, Ebro Valley, Northern Plateau, Southern Plateau and Guadalquivir Valley), we analysed the ratio of migratory and resident birds in each population and assessed their connectivity during the three main migratory periods (summer, winter and pre-breeding). Additionally, we describe the features of the migrations recorded in terms of length, duration and day period. Our results corroborate that little bustards can be considered partial migrants across Iberia, although the proportion of residents versus migrants varied between populations: the Alentejo (94.74%) and Northern Plateau (93.75%) had the highest proportion of migrants, followed by Guadalquivir Valley (81.82%), Extremadura (65.38%), Southern Plateau (55.56%) and Ebro Valley (25.93%). Migratory connectivity varied between periods: the pre-breeding and summering migrations showed a trend to move northwards, while birds moved southwards for winter. Regarding the migratory corridors obtained from the 253 migrations identified, we found three main routes: one corridor that connects the Northern Plateau with the western part of the Southern Plateau and Extremadura, another one that connects the Southern Plateau, Extremadura, Alentejo and Guadalquivir Valley, and one corridor that concentrates migrations within the Ebro Valley, and between the Ebro Valley and the Southern Plateau. Finally, analyses showed that little bustards migrate at night through areas dominated by herbaceous cover (avoiding tree-covered land and water bodies) and of low elevation and terrain roughness. Our results highlight the importance of developing an international and inter-regional conservation strategy to protect not only the breeding and wintering quarters, but also this endangered species’ migratory corridors, thus supporting the viability of the metapopulation.","container-title":"Movement Ecology","DOI":"10.1186/s40462-025-00595-w","ISSN":"2051-3933","issue":"1","journalAbbreviation":"Mov Ecol","language":"en","page":"71","source":"Springer Link","title":"Migration strategies, connectivity and corridor features of the partial migrant little bustard (Tetrax tetrax) across the Iberian Peninsula","volume":"13","author":[{"family":"González del Portillo","given":"David"},{"family":"Arroyo","given":"Beatriz"},{"family":"García de la Morena","given":"Eladio L."},{"family":"Bota","given":"Gerard"},{"family":"Silva","given":"João Paulo"},{"family":"Marques","given":"Ana Teresa"},{"family":"Gameiro","given":"João"},{"family":"Soares","given":"Filipa Coutinho"},{"family":"Morales","given":"Manuel B."}],"issued":{"date-parts":[["2025",10,10]]}}}],"schema":"https://github.com/citation-style-language/schema/raw/master/csl-citation.json"} </w:instrText>
      </w:r>
      <w:r>
        <w:rPr>
          <w:lang w:val="en-US"/>
        </w:rPr>
        <w:fldChar w:fldCharType="separate"/>
      </w:r>
      <w:r w:rsidRPr="00F96B45">
        <w:rPr>
          <w:szCs w:val="24"/>
          <w:lang w:val="en-US"/>
          <w:rPrChange w:id="251" w:author="Raúl Contreras Martín" w:date="2026-07-08T12:19:00Z">
            <w:rPr>
              <w:szCs w:val="24"/>
              <w:lang w:val="es-ES_tradnl"/>
            </w:rPr>
          </w:rPrChange>
        </w:rPr>
        <w:t>(González del Portillo et al., 2025)</w:t>
      </w:r>
      <w:r>
        <w:rPr>
          <w:lang w:val="en-US"/>
        </w:rPr>
        <w:fldChar w:fldCharType="end"/>
      </w:r>
      <w:r>
        <w:rPr>
          <w:lang w:val="en-US"/>
        </w:rPr>
        <w:t xml:space="preserve">. Allee effects at low densities and sub-threshold habitat degradation remain </w:t>
      </w:r>
      <w:r>
        <w:rPr>
          <w:lang w:val="en-US"/>
        </w:rPr>
        <w:lastRenderedPageBreak/>
        <w:t xml:space="preserve">viable contributing processes, but both would reinforce, rather than replace, a system primarily limited by dispersal. The combination of extremely low colonisation rates, persistent </w:t>
      </w:r>
      <w:del w:id="252" w:author="CARLOS ALFONSO MARTIN DE LA CALLE" w:date="2026-07-14T09:23:00Z" w16du:dateUtc="2026-07-14T07:23:00Z">
        <w:r w:rsidDel="002F5A78">
          <w:rPr>
            <w:lang w:val="en-US"/>
          </w:rPr>
          <w:delText xml:space="preserve">suitable </w:delText>
        </w:r>
      </w:del>
      <w:ins w:id="253" w:author="CARLOS ALFONSO MARTIN DE LA CALLE" w:date="2026-07-14T09:23:00Z" w16du:dateUtc="2026-07-14T07:23:00Z">
        <w:r w:rsidR="002F5A78">
          <w:rPr>
            <w:lang w:val="en-US"/>
          </w:rPr>
          <w:t xml:space="preserve">available </w:t>
        </w:r>
      </w:ins>
      <w:r>
        <w:rPr>
          <w:lang w:val="en-US"/>
        </w:rPr>
        <w:t>habitat, and known dispersal constraints converges on dispersal limitation as a primary constraint, even if these alternative processes cannot be excluded from occupancy data alone. All three mechanisms point in the same direction: restoring colonisation is harder than preventing local extinction.</w:t>
      </w:r>
    </w:p>
    <w:p w14:paraId="58BF7451" w14:textId="00C7DDBA" w:rsidR="0064719C" w:rsidRDefault="00530DF6">
      <w:pPr>
        <w:spacing w:before="80" w:after="80" w:line="360" w:lineRule="auto"/>
        <w:jc w:val="both"/>
        <w:rPr>
          <w:lang w:val="en-US"/>
        </w:rPr>
      </w:pPr>
      <w:r>
        <w:rPr>
          <w:lang w:val="en-US"/>
        </w:rPr>
        <w:t xml:space="preserve">Landscape structure is not the only constraint on recolonisation. Both bustards have a lek mating system in which breeding aggregates at sites selected on the basis of conspecific distribution and predation risk rather than habitat availability alone </w:t>
      </w:r>
      <w:r w:rsidR="00A83668">
        <w:rPr>
          <w:lang w:val="en-US"/>
        </w:rPr>
        <w:fldChar w:fldCharType="begin"/>
      </w:r>
      <w:r w:rsidR="00A83668">
        <w:rPr>
          <w:lang w:val="en-US"/>
        </w:rPr>
        <w:instrText xml:space="preserve"> ADDIN ZOTERO_ITEM CSL_CITATION {"citationID":"NVCSjkPn","properties":{"unsorted":false,"formattedCitation":"(Alonso et al., 2012)","plainCitation":"(Alonso et al., 2012)","noteIndex":0},"citationItems":[{"id":1052,"uris":["http://zotero.org/users/13914703/items/75DNLZFK"],"itemData":{"id":1052,"type":"article-journal","abstract":"We studied the effects of female distribution, topography, and human infrastructures on lek-site selection in a ground-displaying bird, the great bustard Otis tarda. Our aim was to investigate the relative importance of maximizing visibility to females (hotspot hypothesis) versus minimizing predation risk (predation avoidance hypothesis). Using a geographic information system, a very high-resolution digital elevation model, and an extensive survey database, we compared the 350 lek centers known in Spain with randomly generated sites. Males preferred lek sites that increase their visibility to surrounding females, reduce the distance to them, enhance the probability of detecting predators, and increase the distance to human disturbance sources. Logistic regression analyses conﬁrmed these patterns. A ﬁnal model identiﬁed ﬁve relevant variables indicative of higher short-range visibility, more centered location with respect to females, and farther distance to human disturbance sources in lek centers compared with random points. The viewshed gain of lek centers relative to random points was maximal at the center and disappeared gradually at randomly generated replicas located progressively farther away from the center, but still within a buffer equivalent to the home range of the male ﬂock during the display period. Visibility maximization may be the reason why lek centers are extremely ﬁxed within and between consecutive breeding seasons. Our results are compatible with both hotspot and predation avoidance hypotheses. We suggest that both models are important, at least for species displaying in open habitats. Lek-site selection probably represents a combined response to female attraction and predator avoidance selective pressures.","container-title":"Behavioral Ecology","DOI":"10.1093/beheco/arr215","ISSN":"1465-7279, 1045-2249","issue":"3","language":"en","page":"491-501","source":"DOI.org (Crossref)","title":"Leks in ground-displaying birds: hotspots or safe places?","title-short":"Leks in ground-displaying birds","volume":"23","author":[{"family":"Alonso","given":"Juan C."},{"family":"Álvarez-Martínez","given":"Jose M."},{"family":"Palacín","given":"Carlos"}],"issued":{"date-parts":[["2012",5,1]]}}}],"schema":"https://github.com/citation-style-language/schema/raw/master/csl-citation.json"} </w:instrText>
      </w:r>
      <w:r w:rsidR="00A83668">
        <w:rPr>
          <w:lang w:val="en-US"/>
        </w:rPr>
        <w:fldChar w:fldCharType="separate"/>
      </w:r>
      <w:r w:rsidR="00A83668">
        <w:rPr>
          <w:noProof/>
          <w:lang w:val="en-US"/>
        </w:rPr>
        <w:t>(Alonso et al., 2012)</w:t>
      </w:r>
      <w:r w:rsidR="00A83668">
        <w:rPr>
          <w:lang w:val="en-US"/>
        </w:rPr>
        <w:fldChar w:fldCharType="end"/>
      </w:r>
      <w:del w:id="254" w:author="Raúl Contreras Martín" w:date="2026-07-09T13:09:00Z">
        <w:r w:rsidDel="00A83668">
          <w:rPr>
            <w:lang w:val="en-US"/>
          </w:rPr>
          <w:delText>(Alonso et al., 2012)</w:delText>
        </w:r>
      </w:del>
      <w:r>
        <w:rPr>
          <w:lang w:val="en-US"/>
        </w:rPr>
        <w:t xml:space="preserve">, a settlement rule that makes the occupation of suitable but empty ground slow and improbable. All four species are gregarious for most of the year, and sandgrouse in particular form large, </w:t>
      </w:r>
      <w:del w:id="255" w:author="CARLOS ALFONSO MARTIN DE LA CALLE" w:date="2026-07-14T09:30:00Z" w16du:dateUtc="2026-07-14T07:30:00Z">
        <w:r w:rsidDel="002A08B0">
          <w:rPr>
            <w:lang w:val="en-US"/>
          </w:rPr>
          <w:delText xml:space="preserve">often mixed-species flocks </w:delText>
        </w:r>
      </w:del>
      <w:r>
        <w:rPr>
          <w:lang w:val="en-US"/>
        </w:rPr>
        <w:t>whose anti-predator and foraging benefits accrue only above a threshold group size</w:t>
      </w:r>
      <w:ins w:id="256" w:author="Raúl Contreras Martín" w:date="2026-07-07T16:00:00Z">
        <w:r w:rsidR="00925B25">
          <w:rPr>
            <w:lang w:val="en-US"/>
          </w:rPr>
          <w:t xml:space="preserve"> </w:t>
        </w:r>
      </w:ins>
      <w:r w:rsidR="00925B25">
        <w:rPr>
          <w:lang w:val="en-US"/>
        </w:rPr>
        <w:fldChar w:fldCharType="begin"/>
      </w:r>
      <w:r w:rsidR="00925B25">
        <w:rPr>
          <w:lang w:val="en-US"/>
        </w:rPr>
        <w:instrText xml:space="preserve"> ADDIN ZOTERO_ITEM CSL_CITATION {"citationID":"nDvxca4K","properties":{"unsorted":false,"formattedCitation":"(Mart\\uc0\\u237{}n et al., 2010)","plainCitation":"(Martín et al., 2010)","noteIndex":0},"citationItems":[{"id":1035,"uris":["http://zotero.org/users/13914703/items/CCV2VMKM"],"itemData":{"id":1035,"type":"article-journal","abstract":"Positive interactions between species can have important conservation implications, especially when the species associating are both vulnerable. We studied the habitat use of pin-tailed sandgrouses Pterocles alchata and their association with another vulnerable species, the little bustard Tetrax tetrax in agrarian pseudosteppes of central Spain using radio-tracking. The occurrence of mixed-species ﬂocks varied seasonally, being more frequent in winter (65% of pin-tailed sandgrouse ﬂocks). In this season, pin-tailed sandgrouses preferred stubble ﬁelds and fallows. Moreover, we found that habitat selection of pin-tailed sandgrouse depended on the association with little bustards in mixed-species ﬂocks. When in mixed-species groups, sandgrouses changed their agrarian substrate preferences, and used stubble ﬁelds signiﬁcantly more often than when in sandgrouse-only ﬂocks. We also provide evidence that pin-tailed sandgrouse beneﬁted from the anti-predator vigilance of little bustards, allowing sandgrouse to exploit new feeding grounds (stubble ﬁelds) that would otherwise be too risky to exploit. Our results indicate a close positive association between these two species, which are both declining in Europe, and we discuss implications for their management and conservation. We also recommend taking into account inter-speciﬁc positive interactions when designing conservation strategies for threatened species.","container-title":"Animal Conservation","DOI":"10.1111/j.1469-1795.2010.00349.x","ISSN":"1367-9430, 1469-1795","issue":"4","journalAbbreviation":"Animal Conservation","language":"en","page":"383-389","source":"DOI.org (Crossref)","title":"Positive interactions between vulnerable species in agrarian pseudo</w:instrText>
      </w:r>
      <w:r w:rsidR="00925B25">
        <w:rPr>
          <w:rFonts w:ascii="Cambria Math" w:hAnsi="Cambria Math" w:cs="Cambria Math"/>
          <w:lang w:val="en-US"/>
        </w:rPr>
        <w:instrText>‐</w:instrText>
      </w:r>
      <w:r w:rsidR="00925B25">
        <w:rPr>
          <w:lang w:val="en-US"/>
        </w:rPr>
        <w:instrText>steppes: habitat use by pin</w:instrText>
      </w:r>
      <w:r w:rsidR="00925B25">
        <w:rPr>
          <w:rFonts w:ascii="Cambria Math" w:hAnsi="Cambria Math" w:cs="Cambria Math"/>
          <w:lang w:val="en-US"/>
        </w:rPr>
        <w:instrText>‐</w:instrText>
      </w:r>
      <w:r w:rsidR="00925B25">
        <w:rPr>
          <w:lang w:val="en-US"/>
        </w:rPr>
        <w:instrText>tailed sandgrouse depends on its association with the little bustard","title-short":"Positive interactions between vulnerable species in agrarian pseudo</w:instrText>
      </w:r>
      <w:r w:rsidR="00925B25">
        <w:rPr>
          <w:rFonts w:ascii="Cambria Math" w:hAnsi="Cambria Math" w:cs="Cambria Math"/>
          <w:lang w:val="en-US"/>
        </w:rPr>
        <w:instrText>‐</w:instrText>
      </w:r>
      <w:r w:rsidR="00925B25">
        <w:rPr>
          <w:lang w:val="en-US"/>
        </w:rPr>
        <w:instrText xml:space="preserve">steppes","volume":"13","author":[{"family":"Martín","given":"C. A."},{"family":"Casas","given":"F."},{"family":"Mougeot","given":"F."},{"family":"García","given":"J. T."},{"family":"Viñuela","given":"J."}],"issued":{"date-parts":[["2010",8]]}}}],"schema":"https://github.com/citation-style-language/schema/raw/master/csl-citation.json"} </w:instrText>
      </w:r>
      <w:r w:rsidR="00925B25">
        <w:rPr>
          <w:lang w:val="en-US"/>
        </w:rPr>
        <w:fldChar w:fldCharType="separate"/>
      </w:r>
      <w:r w:rsidR="00925B25" w:rsidRPr="00925B25">
        <w:rPr>
          <w:szCs w:val="24"/>
          <w:lang w:val="en-US"/>
          <w:rPrChange w:id="257" w:author="Raúl Contreras Martín" w:date="2026-07-07T16:00:00Z">
            <w:rPr>
              <w:szCs w:val="24"/>
              <w:lang w:val="es-ES_tradnl"/>
            </w:rPr>
          </w:rPrChange>
        </w:rPr>
        <w:t>(Martín et al., 2010)</w:t>
      </w:r>
      <w:r w:rsidR="00925B25">
        <w:rPr>
          <w:lang w:val="en-US"/>
        </w:rPr>
        <w:fldChar w:fldCharType="end"/>
      </w:r>
      <w:del w:id="258" w:author="Raúl Contreras Martín" w:date="2026-07-07T16:01:00Z">
        <w:r w:rsidDel="00925B25">
          <w:rPr>
            <w:lang w:val="en-US"/>
          </w:rPr>
          <w:delText xml:space="preserve"> (Martín et al.,</w:delText>
        </w:r>
      </w:del>
      <w:del w:id="259" w:author="Raúl Contreras Martín" w:date="2026-07-07T16:00:00Z">
        <w:r w:rsidDel="00925B25">
          <w:rPr>
            <w:lang w:val="en-US"/>
          </w:rPr>
          <w:delText xml:space="preserve"> 2010)</w:delText>
        </w:r>
      </w:del>
      <w:r>
        <w:rPr>
          <w:lang w:val="en-US"/>
        </w:rPr>
        <w:t>; such dependence on conspecifics further raises the threshold for establishing where the species is absent. These behavioural traits act in the same direction as dispersal limitation, reinforcing rather than replacing the demographic trap.</w:t>
      </w:r>
    </w:p>
    <w:p w14:paraId="4EA5FAE6" w14:textId="77777777" w:rsidR="00242B22" w:rsidRPr="00ED07E5" w:rsidRDefault="00070F70" w:rsidP="00672FC6">
      <w:pPr>
        <w:spacing w:before="200" w:line="360" w:lineRule="auto"/>
        <w:jc w:val="both"/>
        <w:rPr>
          <w:lang w:val="en-US"/>
        </w:rPr>
      </w:pPr>
      <w:r>
        <w:rPr>
          <w:b/>
          <w:i/>
          <w:lang w:val="en-US"/>
        </w:rPr>
        <w:t>Detection correction as a prerequisite for diagnosis</w:t>
      </w:r>
    </w:p>
    <w:p w14:paraId="50972378" w14:textId="5FC148E4" w:rsidR="00242B22" w:rsidRPr="00ED07E5" w:rsidRDefault="00070F70" w:rsidP="00672FC6">
      <w:pPr>
        <w:spacing w:line="360" w:lineRule="auto"/>
        <w:jc w:val="both"/>
        <w:rPr>
          <w:lang w:val="en-US"/>
        </w:rPr>
      </w:pPr>
      <w:r>
        <w:rPr>
          <w:lang w:val="en-US"/>
        </w:rPr>
        <w:t xml:space="preserve">Imperfect detection is central to the interpretation of these results, not a technical footnote. Without correction, colonisation rates appeared low but compatible with slow recovery. Detection-corrected estimates reversed that conclusion entirely. The bias is directional and predictable: undetected presences in year </w:t>
      </w:r>
      <w:del w:id="260" w:author="Raúl Contreras Martín" w:date="2026-07-08T14:06:00Z">
        <w:r w:rsidDel="00690514">
          <w:rPr>
            <w:lang w:val="en-US"/>
          </w:rPr>
          <w:delText xml:space="preserve">t </w:delText>
        </w:r>
      </w:del>
      <w:ins w:id="261" w:author="Raúl Contreras Martín" w:date="2026-07-08T14:06:00Z">
        <w:r w:rsidR="00690514">
          <w:rPr>
            <w:lang w:val="en-US"/>
          </w:rPr>
          <w:t xml:space="preserve">t </w:t>
        </w:r>
      </w:ins>
      <w:r>
        <w:rPr>
          <w:lang w:val="en-US"/>
        </w:rPr>
        <w:t>register as colonisation in t+1, while missed detections at occupied sites inflate apparent extinction</w:t>
      </w:r>
      <w:del w:id="262" w:author="Raúl Contreras Martín" w:date="2026-07-08T14:06:00Z">
        <w:r w:rsidDel="00690514">
          <w:rPr>
            <w:lang w:val="en-US"/>
          </w:rPr>
          <w:delText xml:space="preserve"> </w:delText>
        </w:r>
      </w:del>
      <w:r>
        <w:rPr>
          <w:lang w:val="en-US"/>
        </w:rPr>
        <w:t>. The net effect is to make systems with severe demographic imbalance appear demographically viable.</w:t>
      </w:r>
    </w:p>
    <w:p w14:paraId="51388B3C" w14:textId="4EFE0E33" w:rsidR="00242B22" w:rsidRPr="00ED07E5" w:rsidRDefault="00070F70" w:rsidP="00672FC6">
      <w:pPr>
        <w:spacing w:line="360" w:lineRule="auto"/>
        <w:jc w:val="both"/>
        <w:rPr>
          <w:lang w:val="en-US"/>
        </w:rPr>
      </w:pPr>
      <w:r>
        <w:rPr>
          <w:lang w:val="en-US"/>
        </w:rPr>
        <w:t xml:space="preserve">That this pattern emerges across four species with detection probabilities spanning 13–35%, and across the full range of eBird effort heterogeneity </w:t>
      </w:r>
      <w:r>
        <w:rPr>
          <w:lang w:val="en-US"/>
        </w:rPr>
        <w:fldChar w:fldCharType="begin"/>
      </w:r>
      <w:r w:rsidR="00A83668">
        <w:rPr>
          <w:lang w:val="en-US"/>
        </w:rPr>
        <w:instrText xml:space="preserve"> ADDIN ZOTERO_ITEM CSL_CITATION {"citationID":"JbiMXWvs","properties":{"formattedCitation":"(Hochachka et al., 2023)","plainCitation":"(Hochachka et al., 2023)","noteIndex":0},"citationItems":[{"id":"pbK1OzMh/bKMOhjvp","uris":["http://zotero.org/users/1446070/items/4IYM8EJQ"],"itemData":{"id":5024,"type":"article-journal","abstract":"An occupancy model makes use of data that are structured as sets of repeated visits to each of many sites, in order to estimate the actual probability of occupancy (i.e. proportion of occupied sites) after correcting for imperfect detection using the information contained in the sets of repeated observations. We explore the conditions under which preexisting, volunteer-collected data from the citizen science project eBird can be used for fitting occupancy models. Because the majority of eBird’s data are not collected in the form of repeated observations at individual locations, we explore 2 ways in which the single-visit records could be used in occupancy models. First, we assess the potential for space-for-time substitution: aggregating single-visit records from different locations within a region into pseudo-repeat visits. On average, eBird’s observers did not make their observations at locations that were representative of the habitat in the surrounding area, which would lead to biased estimates of occupancy probabilities when using space-for-time substitution. Thus, the use of space-for-time substitution is not always appropriate. Second, we explored the utility of including data from single-visit records to supplement sets of repeated-visit data. In a simulation study we found that inclusion of single-visit records increased the precision of occupancy estimates, but only when detection probabilities are high. When detection probability was low, the addition of single-visit records exacerbated biases in estimates of occupancy probability. We conclude that subsets of data from eBird, and likely from similar projects, can be used for occupancy modeling either using space-for-time substitution or supplementing repeated-visit data with data from single-visit records. The appropriateness of either alternative will depend on the goals of a study and on the probabilities of detection and occupancy of the species of interest.","container-title":"Ornithology","DOI":"10.1093/ornithology/ukad035","ISSN":"0004-8038, 2732-4613","issue":"4","journalAbbreviation":"Ornithology","language":"en","page":"ukad035","title":"Considerations for fitting occupancy models to data from eBird and similar volunteer-collected data","volume":"140","author":[{"family":"Hochachka","given":"Wesley M"},{"family":"Ruiz-Gutierrez","given":"Viviana"},{"family":"Johnston","given":"Alison"}],"issued":{"date-parts":[["2023"]]}}}],"schema":"https://github.com/citation-style-language/schema/raw/master/csl-citation.json"} </w:instrText>
      </w:r>
      <w:r>
        <w:rPr>
          <w:lang w:val="en-US"/>
        </w:rPr>
        <w:fldChar w:fldCharType="separate"/>
      </w:r>
      <w:r>
        <w:rPr>
          <w:noProof/>
          <w:lang w:val="en-US"/>
        </w:rPr>
        <w:t>(Hochachka et al., 2023)</w:t>
      </w:r>
      <w:r>
        <w:rPr>
          <w:lang w:val="en-US"/>
        </w:rPr>
        <w:fldChar w:fldCharType="end"/>
      </w:r>
      <w:r>
        <w:rPr>
          <w:lang w:val="en-US"/>
        </w:rPr>
        <w:t>, indicates it is a structural property of unmodelled citizen-science data rather than a species-specific artefact. Monitoring frameworks that do not explicitly account for detection risk systematically misdiagnosing systems in which recolonisation has already failed.</w:t>
      </w:r>
    </w:p>
    <w:p w14:paraId="01425212" w14:textId="09EBA4D6" w:rsidR="00242B22" w:rsidRPr="00ED07E5" w:rsidRDefault="00070F70" w:rsidP="00672FC6">
      <w:pPr>
        <w:spacing w:before="200" w:line="360" w:lineRule="auto"/>
        <w:jc w:val="both"/>
        <w:rPr>
          <w:lang w:val="en-US"/>
        </w:rPr>
      </w:pPr>
      <w:r>
        <w:rPr>
          <w:b/>
          <w:i/>
          <w:lang w:val="en-US"/>
        </w:rPr>
        <w:t>Environmental drivers as process-specific signals</w:t>
      </w:r>
    </w:p>
    <w:p w14:paraId="685324C6" w14:textId="77777777" w:rsidR="00242B22" w:rsidRPr="00ED07E5" w:rsidRDefault="00070F70" w:rsidP="00672FC6">
      <w:pPr>
        <w:spacing w:line="360" w:lineRule="auto"/>
        <w:jc w:val="both"/>
        <w:rPr>
          <w:lang w:val="en-US"/>
        </w:rPr>
      </w:pPr>
      <w:r>
        <w:rPr>
          <w:lang w:val="en-US"/>
        </w:rPr>
        <w:t>The covariate design constrains causal interpretation. Long-term habitat structure enters initial occupancy by construction, while interannual variability dominates turnover processes. Environmental effects should therefore be interpreted as indicative of process-specific sensitivity rather than definitive attribution, given the limited temporal variability in land-use predictors over the seven-year window.</w:t>
      </w:r>
    </w:p>
    <w:p w14:paraId="58B6AE86" w14:textId="1DD8E41A" w:rsidR="00242B22" w:rsidRPr="00ED07E5" w:rsidRDefault="00070F70" w:rsidP="00672FC6">
      <w:pPr>
        <w:spacing w:line="360" w:lineRule="auto"/>
        <w:jc w:val="both"/>
        <w:rPr>
          <w:lang w:val="en-US"/>
        </w:rPr>
      </w:pPr>
      <w:r>
        <w:rPr>
          <w:lang w:val="en-US"/>
        </w:rPr>
        <w:lastRenderedPageBreak/>
        <w:t xml:space="preserve">Within those limits, species differ in how demographic processes respond to environmental variation, and the differences carry management implications. </w:t>
      </w:r>
      <w:r>
        <w:rPr>
          <w:i/>
          <w:iCs/>
          <w:lang w:val="en-US"/>
        </w:rPr>
        <w:t>T</w:t>
      </w:r>
      <w:ins w:id="263" w:author="Raúl Contreras Martín" w:date="2026-07-08T14:07:00Z">
        <w:r w:rsidR="00690514">
          <w:rPr>
            <w:i/>
            <w:iCs/>
            <w:lang w:val="en-US"/>
          </w:rPr>
          <w:t>.</w:t>
        </w:r>
      </w:ins>
      <w:del w:id="264" w:author="Raúl Contreras Martín" w:date="2026-07-08T14:07:00Z">
        <w:r w:rsidDel="00690514">
          <w:rPr>
            <w:i/>
            <w:iCs/>
            <w:lang w:val="en-US"/>
          </w:rPr>
          <w:delText>etrax</w:delText>
        </w:r>
      </w:del>
      <w:r>
        <w:rPr>
          <w:i/>
          <w:iCs/>
          <w:lang w:val="en-US"/>
        </w:rPr>
        <w:t xml:space="preserve"> tetrax</w:t>
      </w:r>
      <w:r>
        <w:rPr>
          <w:lang w:val="en-US"/>
        </w:rPr>
        <w:t xml:space="preserve"> shows a system still responsive to land-use management: </w:t>
      </w:r>
      <w:del w:id="265" w:author="Raúl Contreras Martín" w:date="2026-07-08T14:08:00Z">
        <w:r w:rsidDel="00690514">
          <w:rPr>
            <w:lang w:val="en-US"/>
          </w:rPr>
          <w:delText>“cropland”</w:delText>
        </w:r>
      </w:del>
      <w:ins w:id="266" w:author="Raúl Contreras Martín" w:date="2026-07-08T14:08:00Z">
        <w:r w:rsidR="00690514">
          <w:rPr>
            <w:lang w:val="en-US"/>
          </w:rPr>
          <w:t>cropland</w:t>
        </w:r>
      </w:ins>
      <w:r>
        <w:rPr>
          <w:lang w:val="en-US"/>
        </w:rPr>
        <w:t xml:space="preserve"> influences both colonisation and extinction in directions that favour occupancy, making it the only species for which a single agri-environment instrument plausibly acts on both demographic rates. For </w:t>
      </w:r>
      <w:r>
        <w:rPr>
          <w:i/>
          <w:iCs/>
          <w:lang w:val="en-US"/>
        </w:rPr>
        <w:t>O</w:t>
      </w:r>
      <w:ins w:id="267" w:author="Raúl Contreras Martín" w:date="2026-07-08T14:07:00Z">
        <w:r w:rsidR="00690514">
          <w:rPr>
            <w:i/>
            <w:iCs/>
            <w:lang w:val="en-US"/>
          </w:rPr>
          <w:t>.</w:t>
        </w:r>
      </w:ins>
      <w:del w:id="268" w:author="Raúl Contreras Martín" w:date="2026-07-08T14:07:00Z">
        <w:r w:rsidDel="00690514">
          <w:rPr>
            <w:i/>
            <w:iCs/>
            <w:lang w:val="en-US"/>
          </w:rPr>
          <w:delText>tis</w:delText>
        </w:r>
      </w:del>
      <w:r>
        <w:rPr>
          <w:i/>
          <w:iCs/>
          <w:lang w:val="en-US"/>
        </w:rPr>
        <w:t xml:space="preserve"> tarda</w:t>
      </w:r>
      <w:r>
        <w:rPr>
          <w:lang w:val="en-US"/>
        </w:rPr>
        <w:t xml:space="preserve">, the dominant extinction signal is </w:t>
      </w:r>
      <w:ins w:id="269" w:author="Raúl Contreras Martín" w:date="2026-07-08T14:08:00Z">
        <w:r w:rsidR="00690514">
          <w:rPr>
            <w:lang w:val="en-US"/>
          </w:rPr>
          <w:t>urban encroachment</w:t>
        </w:r>
      </w:ins>
      <w:del w:id="270" w:author="Raúl Contreras Martín" w:date="2026-07-08T14:08:00Z">
        <w:r w:rsidDel="00690514">
          <w:rPr>
            <w:lang w:val="en-US"/>
          </w:rPr>
          <w:delText>“urban encroachment”</w:delText>
        </w:r>
      </w:del>
      <w:r>
        <w:rPr>
          <w:lang w:val="en-US"/>
        </w:rPr>
        <w:t xml:space="preserve">, pointing to land-use planning around breeding areas as the primary lever. </w:t>
      </w:r>
      <w:del w:id="271" w:author="Raúl Contreras Martín" w:date="2026-07-08T14:09:00Z">
        <w:r w:rsidRPr="00781127" w:rsidDel="00781127">
          <w:rPr>
            <w:i/>
            <w:iCs/>
            <w:lang w:val="en-US"/>
            <w:rPrChange w:id="272" w:author="Raúl Contreras Martín" w:date="2026-07-08T14:09:00Z">
              <w:rPr>
                <w:lang w:val="en-US"/>
              </w:rPr>
            </w:rPrChange>
          </w:rPr>
          <w:delText>The black-bellied sandgrouse</w:delText>
        </w:r>
      </w:del>
      <w:ins w:id="273" w:author="Raúl Contreras Martín" w:date="2026-07-08T14:09:00Z">
        <w:r w:rsidR="00781127" w:rsidRPr="00781127">
          <w:rPr>
            <w:i/>
            <w:iCs/>
            <w:lang w:val="en-US"/>
            <w:rPrChange w:id="274" w:author="Raúl Contreras Martín" w:date="2026-07-08T14:09:00Z">
              <w:rPr>
                <w:lang w:val="en-US"/>
              </w:rPr>
            </w:rPrChange>
          </w:rPr>
          <w:t>P. orientalis</w:t>
        </w:r>
      </w:ins>
      <w:r>
        <w:rPr>
          <w:lang w:val="en-US"/>
        </w:rPr>
        <w:t xml:space="preserve"> presents a qualitatively different challenge: colonisation patterns track temperature-envelope variables while extinction responds to vegetation dynamics, suggesting that conventional habitat management may be insufficient to restore colonisation capacity </w:t>
      </w:r>
      <w:r>
        <w:rPr>
          <w:lang w:val="en-US"/>
        </w:rPr>
        <w:fldChar w:fldCharType="begin"/>
      </w:r>
      <w:r w:rsidR="00A83668">
        <w:rPr>
          <w:lang w:val="en-US"/>
        </w:rPr>
        <w:instrText xml:space="preserve"> ADDIN ZOTERO_ITEM CSL_CITATION {"citationID":"5cKtV6bu","properties":{"formattedCitation":"(Ben\\uc0\\u237{}tez-L\\uc0\\u243{}pez et al., 2015, 2017)","plainCitation":"(Benítez-López et al., 2015, 2017)","noteIndex":0},"citationItems":[{"id":"pbK1OzMh/OT2NMOVl","uris":["http://zotero.org/users/1446070/items/KD4EYDJ2"],"itemData":{"id":4626,"type":"article-journal","container-title":"Biological Conservation","DOI":"10.1016/j.biocon.2015.04.022","page":"192–200","title":"Individual traits and extrinsic factors influence survival of the threatened pin-tailed sandgrouse (&lt;i&gt;Pterocles alchata&lt;/i&gt;) in Europe","volume":"187","author":[{"family":"Benítez-López","given":"Ana"},{"family":"Casas","given":"Fabián"},{"family":"Mougeot","given":"François"},{"family":"García","given":"Jesús T."},{"family":"Martín","given":"Carlos A."},{"family":"Tatin","given":"Laurent"},{"family":"Wolff","given":"Anne"},{"family":"Viñuela","given":"Javier"}],"issued":{"date-parts":[["2015"]]}}},{"id":"pbK1OzMh/r0Z1eVS5","uris":["http://zotero.org/users/1446070/items/GLFNYA2L"],"itemData":{"id":5014,"type":"article-journal","container-title":"Biodiversity and Conservation","DOI":"10.1007/s10531-016-1222-7","ISSN":"0960-3115, 1572-9710","issue":"1","journalAbbreviation":"Biodiversity and Conservation","language":"en","page":"63-83","title":"A multi-scale approach for identifying conservation needs of two threatened sympatric steppe birds","volume":"26","author":[{"family":"Benítez-López","given":"Ana"},{"family":"Viñuela","given":"Javier"},{"family":"Mougeot","given":"François"},{"family":"García","given":"Jesús T."}],"issued":{"date-parts":[["2017"]]}}}],"schema":"https://github.com/citation-style-language/schema/raw/master/csl-citation.json"} </w:instrText>
      </w:r>
      <w:r>
        <w:rPr>
          <w:lang w:val="en-US"/>
        </w:rPr>
        <w:fldChar w:fldCharType="separate"/>
      </w:r>
      <w:r>
        <w:rPr>
          <w:szCs w:val="24"/>
          <w:lang w:val="en-US"/>
        </w:rPr>
        <w:t>(Benítez-López et al., 2015, 2017)</w:t>
      </w:r>
      <w:r>
        <w:rPr>
          <w:lang w:val="en-US"/>
        </w:rPr>
        <w:fldChar w:fldCharType="end"/>
      </w:r>
      <w:r>
        <w:rPr>
          <w:lang w:val="en-US"/>
        </w:rPr>
        <w:t xml:space="preserve">. These differences argue against treating the guild as a single management unit. The severity ranking </w:t>
      </w:r>
      <w:commentRangeStart w:id="275"/>
      <w:r>
        <w:rPr>
          <w:lang w:val="en-US"/>
        </w:rPr>
        <w:t>(</w:t>
      </w:r>
      <w:r>
        <w:rPr>
          <w:i/>
          <w:iCs/>
          <w:lang w:val="en-US"/>
        </w:rPr>
        <w:t>P. orientalis</w:t>
      </w:r>
      <w:r>
        <w:rPr>
          <w:lang w:val="en-US"/>
        </w:rPr>
        <w:t xml:space="preserve"> most extreme, </w:t>
      </w:r>
      <w:r>
        <w:rPr>
          <w:i/>
          <w:iCs/>
          <w:lang w:val="en-US"/>
        </w:rPr>
        <w:t>T. tetrax</w:t>
      </w:r>
      <w:r>
        <w:rPr>
          <w:lang w:val="en-US"/>
        </w:rPr>
        <w:t xml:space="preserve"> least) </w:t>
      </w:r>
      <w:commentRangeEnd w:id="275"/>
      <w:r w:rsidR="001057C5">
        <w:rPr>
          <w:rStyle w:val="Refdecomentario"/>
          <w:sz w:val="22"/>
          <w:szCs w:val="22"/>
          <w:lang w:val="en-US"/>
        </w:rPr>
        <w:commentReference w:id="275"/>
      </w:r>
      <w:r>
        <w:rPr>
          <w:lang w:val="en-US"/>
        </w:rPr>
        <w:t xml:space="preserve">is driven by habitat-landscape configuration rather than by mobility or body size, reinforcing the need for species-specific demographic assessment </w:t>
      </w:r>
      <w:r>
        <w:rPr>
          <w:lang w:val="en-US"/>
        </w:rPr>
        <w:fldChar w:fldCharType="begin"/>
      </w:r>
      <w:r w:rsidR="00A83668">
        <w:rPr>
          <w:lang w:val="en-US"/>
        </w:rPr>
        <w:instrText xml:space="preserve"> ADDIN ZOTERO_ITEM CSL_CITATION {"citationID":"LbHzZ5N7","properties":{"formattedCitation":"(G\\uc0\\u243{}mez-Catas\\uc0\\u250{}s et al., 2025)","plainCitation":"(Gómez-Catasús et al., 2025)","noteIndex":0},"citationItems":[{"id":"pbK1OzMh/LRzi8eEb","uris":["http://zotero.org/users/1446070/items/D2HBXUS7"],"itemData":{"id":4975,"type":"article-journal","abstract":"European steppe birds are facing unprecedented declines, positioning among the most threatened bird groups. We provide a comprehensive review and synthesis of the available knowledge on Western European (WE) steppe birds, focusing on their ecology, functional traits, population range trends and major threats. Using an expert-based participatory approach, we first created a consensual list of 37 WE species and reviewed the current knowledge on these key topics. Although 67.6 % of species show declining population ranges, only 18.9 % are classified as Endangered or Vulnerable according to the European IUCN Red List. Notably, several species exhibit range contractions over 5 % yet remain listed as Least Concern, indicating a need for re-evaluation based on the most up-to-date data. Threatened species have distinct functional traits compared to non-threatened species, typically being sedentary, large-bodied, long-lived, and exhibiting ground-foraging and ground-nesting behaviours. This highlights the potential for functional diversity loss if threatened species become extinct. Species experiencing the greatest range contractions share many of these traits or exhibit arboreal or aerial lifestyles, carnivorous diets and partial to fully migratory behaviours. Experts identified land use change and humancaused mortality as the main threats, followed by pollution and climate change, although the effects of the latter remain poorly understood for most species. Because significant knowledge gaps on climate and pollution effects remain for most species, these two threats should be the focus of future investigations. This synthesis enhances our understanding of the threats faced by WE steppe birds and provides guidance for prioritizing future research and conservation efforts.","container-title":"Biological Conservation","DOI":"10.1016/j.biocon.2025.111414","ISSN":"00063207","journalAbbreviation":"Biological Conservation","language":"en","page":"111414","title":"Alarming conservation status of Western European steppe birds and their habitats: An expert-based review of current threats, traits and knowledge gaps","volume":"311","author":[{"family":"Gómez-Catasús","given":"Julia"},{"family":"Benítez-López","given":"Ana"},{"family":"Díaz","given":"Mario"},{"family":"González Del Portillo","given":"David"},{"family":"Pérez-Granados","given":"Cristian"},{"family":"Alonso","given":"Juan Carlos"},{"family":"Arroyo","given":"Beatriz"},{"family":"Abril-Colón","given":"Inmaculada"},{"family":"Barrero","given":"Adrián"},{"family":"Barrientos","given":"Rafael"},{"family":"Bolonio","given":"Luis"},{"family":"Bota","given":"Gerard"},{"family":"Brambilla","given":"Mattia"},{"family":"Brotons","given":"Lluís"},{"family":"Bustillo-de La Rosa","given":"Daniel"},{"family":"Cabodevilla","given":"Xabier"},{"family":"Carrascal","given":"Luis M."},{"family":"Carricondo","given":"Ana"},{"family":"Casas","given":"Fabián"},{"family":"Catry","given":"Inês"},{"family":"Crispim-Mendes","given":"Tiago"},{"family":"Erciyas-Yavuz","given":"Kiraz"},{"family":"Galván","given":"Ismael"},{"family":"Gameiro","given":"João"},{"family":"García","given":"Jesús T."},{"family":"Giralt","given":"David"},{"family":"Illera","given":"Juan Carlos"},{"family":"Leiva","given":"Antonio"},{"family":"López-Iborra","given":"Germán M."},{"family":"Mañosa","given":"Santi"},{"family":"Marques","given":"Ana T."},{"family":"Martín","given":"Carlos A."},{"family":"Medrano-Vizcaíno","given":"Pablo"},{"family":"Morales","given":"Manuel B."},{"family":"Moreira","given":"Francisco"},{"family":"Mougeot","given":"François"},{"family":"Nikolov","given":"Boris"},{"family":"Olea","given":"Pedro P."},{"family":"Onrubia","given":"Alejandro"},{"family":"Oñate-Casado","given":"Javier"},{"family":"Palacín","given":"Carlos"},{"family":"Pearce-Higgins","given":"James W."},{"family":"Petrusková","given":"Tereza"},{"family":"Reverter","given":"Margarita"},{"family":"Revilla-Martín","given":"Natalia"},{"family":"Rigal","given":"Stanislas"},{"family":"Sáez-Gómez","given":"Pedro"},{"family":"Šálek","given":"Martin"},{"family":"Salgado","given":"Iván"},{"family":"Santangeli","given":"Andrea"},{"family":"Sanz-Pérez","given":"Ana"},{"family":"Seoane","given":"Javier"},{"family":"Serrano","given":"David"},{"family":"Silva","given":"João Paulo"},{"family":"Tarjuelo","given":"Rocío"},{"family":"Traba","given":"Juan"},{"family":"Tryjanowski","given":"Piotr"},{"family":"Ucero","given":"Alberto"},{"family":"Václav","given":"Radovan"},{"family":"Valera","given":"Francisco"},{"family":"Vögeli","given":"Matthias"},{"family":"Başkent","given":"Emin Zeki"},{"family":"Zurdo","given":"Julia"},{"family":"Bravo","given":"Carolina"}],"issued":{"date-parts":[["2025"]]}}}],"schema":"https://github.com/citation-style-language/schema/raw/master/csl-citation.json"} </w:instrText>
      </w:r>
      <w:r>
        <w:rPr>
          <w:lang w:val="en-US"/>
        </w:rPr>
        <w:fldChar w:fldCharType="separate"/>
      </w:r>
      <w:r w:rsidRPr="00880265">
        <w:rPr>
          <w:szCs w:val="24"/>
          <w:lang w:val="en-US"/>
          <w:rPrChange w:id="276" w:author="Raúl Contreras Martín" w:date="2026-07-07T15:39:00Z">
            <w:rPr>
              <w:szCs w:val="24"/>
              <w:lang w:val="es-ES_tradnl"/>
            </w:rPr>
          </w:rPrChange>
        </w:rPr>
        <w:t>(Gómez-Catasús et al., 2025)</w:t>
      </w:r>
      <w:r>
        <w:rPr>
          <w:lang w:val="en-US"/>
        </w:rPr>
        <w:fldChar w:fldCharType="end"/>
      </w:r>
      <w:r>
        <w:rPr>
          <w:lang w:val="en-US"/>
        </w:rPr>
        <w:t>.</w:t>
      </w:r>
    </w:p>
    <w:p w14:paraId="735233E0" w14:textId="77777777" w:rsidR="00242B22" w:rsidRPr="00ED07E5" w:rsidRDefault="00070F70" w:rsidP="00672FC6">
      <w:pPr>
        <w:spacing w:before="200" w:line="360" w:lineRule="auto"/>
        <w:jc w:val="both"/>
        <w:rPr>
          <w:lang w:val="en-US"/>
        </w:rPr>
      </w:pPr>
      <w:r>
        <w:rPr>
          <w:b/>
          <w:i/>
          <w:lang w:val="en-US"/>
        </w:rPr>
        <w:t>Robustness and limitations</w:t>
      </w:r>
    </w:p>
    <w:p w14:paraId="339D197A" w14:textId="77777777" w:rsidR="00242B22" w:rsidRPr="00ED07E5" w:rsidRDefault="00070F70" w:rsidP="00672FC6">
      <w:pPr>
        <w:spacing w:line="360" w:lineRule="auto"/>
        <w:jc w:val="both"/>
        <w:rPr>
          <w:lang w:val="en-US"/>
        </w:rPr>
      </w:pPr>
      <w:r>
        <w:rPr>
          <w:lang w:val="en-US"/>
        </w:rPr>
        <w:t xml:space="preserve">Absolute estimates of colonisation are uncertain where events are rare (11–22 across &gt;4,000 sites), and profile likelihood analysis confirms that </w:t>
      </w:r>
      <w:r>
        <w:t>γ</w:t>
      </w:r>
      <w:r>
        <w:rPr>
          <w:lang w:val="en-US"/>
        </w:rPr>
        <w:t xml:space="preserve"> is well identified for </w:t>
      </w:r>
      <w:r>
        <w:rPr>
          <w:i/>
          <w:iCs/>
          <w:lang w:val="en-US"/>
        </w:rPr>
        <w:t>P. alchata</w:t>
      </w:r>
      <w:r>
        <w:rPr>
          <w:lang w:val="en-US"/>
        </w:rPr>
        <w:t xml:space="preserve"> and </w:t>
      </w:r>
      <w:r>
        <w:rPr>
          <w:i/>
          <w:iCs/>
          <w:lang w:val="en-US"/>
        </w:rPr>
        <w:t>T. tetrax</w:t>
      </w:r>
      <w:r>
        <w:rPr>
          <w:lang w:val="en-US"/>
        </w:rPr>
        <w:t xml:space="preserve"> (95% CI spanning &lt;1 order of magnitude) but poorly resolved for </w:t>
      </w:r>
      <w:r>
        <w:rPr>
          <w:i/>
          <w:iCs/>
          <w:lang w:val="en-US"/>
        </w:rPr>
        <w:t>O. tarda</w:t>
      </w:r>
      <w:r>
        <w:rPr>
          <w:lang w:val="en-US"/>
        </w:rPr>
        <w:t xml:space="preserve"> and </w:t>
      </w:r>
      <w:r>
        <w:rPr>
          <w:i/>
          <w:iCs/>
          <w:lang w:val="en-US"/>
        </w:rPr>
        <w:t>P. orientalis</w:t>
      </w:r>
      <w:r>
        <w:rPr>
          <w:lang w:val="en-US"/>
        </w:rPr>
        <w:t xml:space="preserve"> (&gt;3 orders of magnitude; Appendix S16). Events-per-variable ratios (3.4–8.0; Appendix S17) fall below conventional thresholds for all species, and intercept-only </w:t>
      </w:r>
      <w:r>
        <w:t>γ</w:t>
      </w:r>
      <w:r>
        <w:rPr>
          <w:lang w:val="en-US"/>
        </w:rPr>
        <w:t xml:space="preserve"> models confirm that covariate-based estimates are sensitive to model specification for </w:t>
      </w:r>
      <w:r>
        <w:rPr>
          <w:i/>
          <w:iCs/>
          <w:lang w:val="en-US"/>
        </w:rPr>
        <w:t>O. tarda</w:t>
      </w:r>
      <w:r>
        <w:rPr>
          <w:lang w:val="en-US"/>
        </w:rPr>
        <w:t xml:space="preserve"> and </w:t>
      </w:r>
      <w:r>
        <w:rPr>
          <w:i/>
          <w:iCs/>
          <w:lang w:val="en-US"/>
        </w:rPr>
        <w:t xml:space="preserve">P. orientalis </w:t>
      </w:r>
      <w:r>
        <w:rPr>
          <w:lang w:val="en-US"/>
        </w:rPr>
        <w:t xml:space="preserve">but stable for </w:t>
      </w:r>
      <w:r>
        <w:rPr>
          <w:i/>
          <w:iCs/>
          <w:lang w:val="en-US"/>
        </w:rPr>
        <w:t>T. tetrax</w:t>
      </w:r>
      <w:r>
        <w:rPr>
          <w:lang w:val="en-US"/>
        </w:rPr>
        <w:t xml:space="preserve"> (14.6% change). Even at the resolution boundary of the estimator, the minimum </w:t>
      </w:r>
      <w:r>
        <w:t>ε</w:t>
      </w:r>
      <w:r>
        <w:rPr>
          <w:lang w:val="en-US"/>
        </w:rPr>
        <w:t>/</w:t>
      </w:r>
      <w:r>
        <w:t>γ</w:t>
      </w:r>
      <w:r>
        <w:rPr>
          <w:lang w:val="en-US"/>
        </w:rPr>
        <w:t xml:space="preserve"> ratio remains well above values compatible with demographic persistence; even the most generous intercept-only </w:t>
      </w:r>
      <w:r>
        <w:t>γ</w:t>
      </w:r>
      <w:r>
        <w:rPr>
          <w:lang w:val="en-US"/>
        </w:rPr>
        <w:t xml:space="preserve"> estimates remain orders of magnitude below </w:t>
      </w:r>
      <w:r>
        <w:t>ε</w:t>
      </w:r>
      <w:r>
        <w:rPr>
          <w:lang w:val="en-US"/>
        </w:rPr>
        <w:t xml:space="preserve"> (Appendix S17). The inference therefore does not depend on precise estimation of </w:t>
      </w:r>
      <w:r>
        <w:t>γ</w:t>
      </w:r>
      <w:r>
        <w:rPr>
          <w:lang w:val="en-US"/>
        </w:rPr>
        <w:t xml:space="preserve">, but on the scale of its imbalance relative to </w:t>
      </w:r>
      <w:r>
        <w:t>ε</w:t>
      </w:r>
      <w:r>
        <w:rPr>
          <w:lang w:val="en-US"/>
        </w:rPr>
        <w:t xml:space="preserve">. Simulation analyses confirm that colonisation rates compatible with persistence would have been detectable under the empirical sampling design (Appendix S10), and the simulation study demonstrates that the estimator does not artefactually suppress colonisation when it exists; however, it tests the estimator under the assumed Markov structure, not under alternative data-generating processes such as episodic or density-dependent colonisation. Whether </w:t>
      </w:r>
      <w:r>
        <w:t>γ</w:t>
      </w:r>
      <w:r>
        <w:rPr>
          <w:lang w:val="en-US"/>
        </w:rPr>
        <w:t xml:space="preserve"> is exactly zero or merely too low to offset </w:t>
      </w:r>
      <w:r>
        <w:t>ε</w:t>
      </w:r>
      <w:r>
        <w:rPr>
          <w:lang w:val="en-US"/>
        </w:rPr>
        <w:t xml:space="preserve"> on any management-relevant timescale, the practical consequence is identical: current rates cannot maintain the range.</w:t>
      </w:r>
    </w:p>
    <w:p w14:paraId="2CE735F6" w14:textId="3739B7F6" w:rsidR="00242B22" w:rsidRPr="00ED07E5" w:rsidRDefault="00070F70" w:rsidP="00672FC6">
      <w:pPr>
        <w:spacing w:line="360" w:lineRule="auto"/>
        <w:jc w:val="both"/>
        <w:rPr>
          <w:lang w:val="en-US"/>
        </w:rPr>
      </w:pPr>
      <w:r>
        <w:rPr>
          <w:lang w:val="en-US"/>
        </w:rPr>
        <w:lastRenderedPageBreak/>
        <w:t xml:space="preserve">The seven-year window captures current rates but not their trajectory; whether colonisation has recently deteriorated or has long been negligible remains unresolved. External validation against the </w:t>
      </w:r>
      <w:ins w:id="277" w:author="Raúl Contreras Martín" w:date="2026-07-08T14:10:00Z">
        <w:r w:rsidR="005A771D">
          <w:rPr>
            <w:lang w:val="en-US"/>
          </w:rPr>
          <w:t xml:space="preserve">III </w:t>
        </w:r>
      </w:ins>
      <w:r>
        <w:rPr>
          <w:lang w:val="en-US"/>
        </w:rPr>
        <w:t xml:space="preserve">Spanish Breeding Bird Atlas confirmed predictive skill for initial occupancy (AUC = 0.82–0.88), but no independent benchmark exists for transition rates at the 5-km scale, limiting confidence in absolute values while leaving the ratio robust. Residual spatial autocorrelation in the colext models (Moran’s I = 0.29–0.49) was absorbed by spatio-temporal Bayesian models (Doser et al., 2022), and consistency between spatial and non-spatial frameworks indicates that the core result is not an artefact of spatial structure (Supplementary S11).  The constant-rate formulation averages colonisation over years. If colonisation is episodic, concentrated in climatically favourable years, the mean rate would underestimate peak capacity. However, with 11–22 observed colonisation events distributed across seven years (1.5–3 events per species-year), year-specific estimation is not feasible; even partitioning events by year yields 0–5 events per species-year, insufficient to identify temporal pulses. Whether colonisation is consistently negligible or episodically active but masked by temporal averaging cannot be resolved without longer time series. Closure violations from within-season movements are most plausible for the semi-nomadic sandgrouse, but such movements would inflate apparent </w:t>
      </w:r>
      <w:r>
        <w:t>γ</w:t>
      </w:r>
      <w:r>
        <w:rPr>
          <w:lang w:val="en-US"/>
        </w:rPr>
        <w:t>, making this bias conservative with respect to the central finding.</w:t>
      </w:r>
    </w:p>
    <w:p w14:paraId="3D0DF3A3" w14:textId="77777777" w:rsidR="00242B22" w:rsidRPr="00ED07E5" w:rsidRDefault="00070F70" w:rsidP="00672FC6">
      <w:pPr>
        <w:spacing w:before="200" w:line="360" w:lineRule="auto"/>
        <w:jc w:val="both"/>
        <w:rPr>
          <w:lang w:val="en-US"/>
        </w:rPr>
      </w:pPr>
      <w:r>
        <w:rPr>
          <w:b/>
          <w:i/>
          <w:lang w:val="en-US"/>
        </w:rPr>
        <w:t>Implications for conservation</w:t>
      </w:r>
    </w:p>
    <w:p w14:paraId="5B4882D0" w14:textId="4B066D98" w:rsidR="00242B22" w:rsidRPr="00ED07E5" w:rsidRDefault="00070F70" w:rsidP="00672FC6">
      <w:pPr>
        <w:spacing w:line="360" w:lineRule="auto"/>
        <w:jc w:val="both"/>
        <w:rPr>
          <w:lang w:val="en-US"/>
        </w:rPr>
      </w:pPr>
      <w:r>
        <w:rPr>
          <w:lang w:val="en-US"/>
        </w:rPr>
        <w:t xml:space="preserve">Where colonisation is this low, habitat protection alone cannot halt decline. Preventing local extinction at occupied sites carries substantially greater demographic leverage than promoting recolonisation under current conditions. For </w:t>
      </w:r>
      <w:r>
        <w:rPr>
          <w:i/>
          <w:iCs/>
          <w:lang w:val="en-US"/>
        </w:rPr>
        <w:t>T. tetrax</w:t>
      </w:r>
      <w:r>
        <w:rPr>
          <w:lang w:val="en-US"/>
        </w:rPr>
        <w:t xml:space="preserve">, agri-environment policy that maintains extensive agricultural land use acts on both demographic rates simultaneously, consistent with </w:t>
      </w:r>
      <w:commentRangeStart w:id="278"/>
      <w:commentRangeStart w:id="279"/>
      <w:r>
        <w:rPr>
          <w:lang w:val="en-US"/>
        </w:rPr>
        <w:t xml:space="preserve">evidence linking extensive farmland management with steppe bird persistence at the national scale </w:t>
      </w:r>
      <w:commentRangeEnd w:id="278"/>
      <w:r>
        <w:rPr>
          <w:rStyle w:val="Refdecomentario"/>
          <w:sz w:val="22"/>
          <w:szCs w:val="22"/>
          <w:lang w:val="en-US"/>
        </w:rPr>
        <w:commentReference w:id="278"/>
      </w:r>
      <w:commentRangeEnd w:id="279"/>
      <w:r>
        <w:rPr>
          <w:rStyle w:val="Refdecomentario"/>
          <w:sz w:val="22"/>
          <w:szCs w:val="22"/>
          <w:lang w:val="en-US"/>
        </w:rPr>
        <w:commentReference w:id="279"/>
      </w:r>
      <w:r>
        <w:rPr>
          <w:lang w:val="en-US"/>
        </w:rPr>
        <w:fldChar w:fldCharType="begin"/>
      </w:r>
      <w:r w:rsidR="00A83668">
        <w:rPr>
          <w:lang w:val="en-US"/>
        </w:rPr>
        <w:instrText xml:space="preserve"> ADDIN ZOTERO_ITEM CSL_CITATION {"citationID":"MtSVT3Ip","properties":{"formattedCitation":"(Crispim-Mendes et al., 2025; Ma\\uc0\\u241{}osa et al., 2023; Sanz-P\\uc0\\u233{}rez et al., 2019, 2021, 2022; Traba &amp; P\\uc0\\u233{}rez-Granados, 2022)","plainCitation":"(Crispim-Mendes et al., 2025; Mañosa et al., 2023; Sanz-Pérez et al., 2019, 2021, 2022; Traba &amp; Pérez-Granados, 2022)","noteIndex":0},"citationItems":[{"id":"pbK1OzMh/GVgriIPU","uris":["http://zotero.org/users/1446070/items/43ZJ5ZLC"],"itemData":{"id":4604,"type":"article-journal","container-title":"Journal of Environmental Management","DOI":"10.1016/j.jenvman.2025.124790","page":"124790","title":"Using spatially explicit individual-based models to prioritize conservation strategies: A case study on the little bustard","volume":"379","author":[{"family":"Crispim-Mendes","given":"Teresa"},{"family":"Marques","given":"Ana Teresa"},{"family":"Valerio","given":"Filipe"},{"family":"Godinho","given":"Sergio"},{"family":"Pita","given":"Ricardo"},{"family":"Silva","given":"João Paulo"}],"issued":{"date-parts":[["2025"]]}}},{"id":"pbK1OzMh/tksBPETW","uris":["http://zotero.org/users/1446070/items/YCQIJX2E"],"itemData":{"id":5082,"type":"article-journal","container-title":"Biological Conservation","DOI":"10.1016/j.biocon.2023.110386","page":"110386","title":"Modelling the effectivity of a land sparing strategy to preserve an endangered steppe-land bird population in cereal farmland","volume":"287","author":[{"family":"Mañosa","given":"Santi"},{"family":"Bota","given":"Gerard"},{"family":"Giralt","given":"David"},{"family":"Bretagnolle","given":"Vincent"}],"issued":{"date-parts":[["2023"]]}}},{"id":"pbK1OzMh/ntiCB4x8","uris":["http://zotero.org/users/1446070/items/VRF9EPEI"],"itemData":{"id":5057,"type":"article-journal","abstract":"In the face of the dramatic worldwide decline of farmland bird populations, the preservation of fallow fields is a conservation measure encouraged through subsidies (e.g. agri-environmental schemes, AES). Beyond the general benefits of increasing fallow availability for endangered steppe bird populations, there is a lack of knowledge on how fallow management can contribute to meeting species-specific habitat requirements. We used occurrence data from three steppe bird species protected at the EU level (Stone Curlew Burhinus oedicnemus, Little Bustard Tetrax tetrax and Calandra Lark Melanocorypha calandra), framed in a quasi-experimental approach covering an unprecedented spatio-temporal scale that included 612 fallow fields over a 3-year study period in an agricultural Mediterranean landscape (Spain). We used path analysis to explore the mechanisms by which common agricultural practices affected species-specific occurrence. We examined partial effects of agricultural practices on vegetation structure and food availability, and the partial effect of these variables on bird occurrence compared to control fields (no agricultural practices applied). Agricultural practices had a significant effect on the presence of the three studied species. Through changes in the vegetation structure, Shredding + Herbicide and Tillage increased the occurrence of the Stone Curlew and Shredding increased the occurrence of the Little Bustard. The occurrence of Calandra Lark was mostly affected by landscape variables. Synthesis and applications. Our study highlights that, in addition to the acknowledged positive role of fallow availability, applying a limited number of specific agricultural practices before the breeding season can further increase bird occurrence by changing the vegetation structure. Using path analysis, we explored the mechanisms driving the occurrence of three steppe bird species under different agricultural practices. Such information is key to providing specific recommendations for future conservation management of endangered species within agri-environmental schemes.","container-title":"Journal of Applied Ecology","DOI":"10.1111/1365-2664.13450","ISSN":"1365-2664","issue":"9","language":"en","note":"_eprint: https://besjournals.onlinelibrary.wiley.com/doi/pdf/10.1111/1365-2664.13450","page":"2166-2175","source":"Wiley Online Library","title":"Fallow management increases habitat suitability for endangered steppe bird species through changes in vegetation structure","volume":"56","author":[{"family":"Sanz-Pérez","given":"Ana"},{"family":"Giralt","given":"David"},{"family":"Robleño","given":"Irene"},{"family":"Bota","given":"Gerard"},{"family":"Milleret","given":"Cyril"},{"family":"Mañosa","given":"Santiago"},{"family":"Sardà-Palomera","given":"Francesc"}],"issued":{"date-parts":[["2019"]]}}},{"id":"pbK1OzMh/EpUhzsuI","uris":["http://zotero.org/users/1446070/items/6PJD5XB7"],"itemData":{"id":5055,"type":"article-journal","abstract":"Agricultural intensification promoted by the European Common Agricultural Policy (CAP) has driven the decline of farmland and steppe bird populations. Policy tools to improve the environmental performance of the CAP—including Agri-Environmental Schemes (AES) and Greening—have often failed, and the new EU agricultural reform (CAP post-2020) offers a new opportunity to integrate effective measures addressing farmland bird declines. Fallow land and its management have proven beneficial for endangered steppe bird species by providing good quality habitat, and therefore has potential to become an effective conservation measure. We used a Hierarchical Distance Sampling community model to evaluate the ability of different conservation regimes to increase the abundance of 37 bird species including endangered steppe birds and other farmland birds in 13,309 ha of fallow land in north-eastern Spain. The conservation regimes were based on different management prescriptions associated with AES, Greening and a local conservation measure promoting extensive fallow management targeting seven steppe bird species (Targeted Fallow Management, TFM). The positive effect of conservation measures increased as their design was more targeted to specific species. TFM increased the abundance of target and other farmland species, while AES and Greening had either no effect or negative effects on bird abundance, respectively. Effects of other Greening conservation measures related to landscape heterogeneity such as crop richness and field size were variable across the community. Policy implications. The success of Targeted Fallow Management as a conservation tool—in contrast to Agri-Environmental Schemes and Greening—highlights the value of applying 1–2 agricultural practices just before the breeding season in fallows situated in optimal locations for target steppe bird species, to increase the abundance of these and other farmland bird species. We translate our findings into specific guidelines that we recommend including within the new eco-schemes and AES present in the CAP post-2020.","container-title":"Journal of Applied Ecology","DOI":"10.1111/1365-2664.13902","ISSN":"1365-2664","issue":"7","language":"en","note":"_eprint: https://besjournals.onlinelibrary.wiley.com/doi/pdf/10.1111/1365-2664.13902","page":"1545-1556","source":"Wiley Online Library","title":"The potential of fallow management to promote steppe bird conservation within the next EU Common Agricultural Policy reform","volume":"58","author":[{"family":"Sanz-Pérez","given":"Ana"},{"family":"Sardà-Palomera","given":"Francesc"},{"family":"Bota","given":"Gerard"},{"family":"Sollmann","given":"Rahel"},{"family":"Pou","given":"Nuria"},{"family":"Giralt","given":"David"}],"issued":{"date-parts":[["2021"]]}}},{"id":"pbK1OzMh/NJo1rrIx","uris":["http://zotero.org/users/1446070/items/24FQCV2W"],"itemData":{"id":4977,"type":"article-journal","abstract":"Farmland ecosystems are seasonally dynamic habitats shaped by meteorological fluctuations and anthropogenic land-use changes. Farmland birds may be seasonally constrained with limited foraging and breeding resources (so-called “resource bottlenecks”), especially when there is a loss of natural and semi-natural habitats. During spring, the growth of cereal crops makes a large proportion of arable land unsuitable for specialist steppe birds with narrow vegetation structure requirements. We investigated the existence of a seasonal bottleneck of suitable habitats for steppe birds using the endangered Pin-tailed sandgrouse (Pterocles alchata) as a model species. We used for first time lightweight GPS tags to study habitat selection and movement patterns throughout the cereal crop cycle during three years in north-eastern Spain. We also evaluated if conservation measures promoting suitable vegetation structures for steppe birds (Targeted Fallow Management, TFM) influenced habitat selection. Sandgrouse avoided cereal crops when cereal vegetation was high, resulting in a 30% reduction of suitable habitat area at the start of the breeding season. This proved the existence of a spring habitat bottleneck when sandgrouse only selected open natural habitats and fallows. Sandgrouse similarly selected TFM and conventionally managed fallows during and after the bottleneck, possibly because of their similar vegetation structure and the scarcity of alternative suitable habitats. Halting the ongoing loss of fallow land is paramount for the conservation of steppe birds like sandgrouse because they constitute a key refuge to buffer the impacts of seasonal habitat bottlenecks.","container-title":"Agriculture, Ecosystems &amp; Environment","DOI":"10.1016/j.agee.2022.108162","ISSN":"01678809","journalAbbreviation":"Agriculture, Ecosystems &amp; Environment","language":"en","page":"108162","title":"High-resolution tracking data highlight the importance of fallow land during a seasonal habitat bottleneck for a steppe-land specialist","volume":"340","author":[{"family":"Sanz-Pérez","given":"Ana"},{"family":"Tarjuelo","given":"Rocío"},{"family":"Giralt","given":"David"},{"family":"Sardà-Palomera","given":"Francesc"},{"family":"Mougeot","given":"François"},{"family":"Santisteban","given":"Carlos"},{"family":"Pérez","given":"Marcos"},{"family":"Bota","given":"Gerard"}],"issued":{"date-parts":[["2022"]]}}},{"id":"pbK1OzMh/atrQ7ggP","uris":["http://zotero.org/users/1446070/items/6LE2BF9V"],"itemData":{"id":5039,"type":"article-journal","container-title":"PeerJ","page":"e12870","publisher":"PeerJ Inc.","source":"Google Scholar","title":"Extensive sheep grazing is associated with trends in steppe birds in Spain: recommendations for the Common Agricultural Policy","title-short":"Extensive sheep grazing is associated with trends in steppe birds in Spain","volume":"10","author":[{"family":"Traba","given":"Juan"},{"family":"Pérez-Granados","given":"Cristian"}],"issued":{"date-parts":[["2022"]]}}}],"schema":"https://github.com/citation-style-language/schema/raw/master/csl-citation.json"} </w:instrText>
      </w:r>
      <w:r>
        <w:rPr>
          <w:lang w:val="en-US"/>
        </w:rPr>
        <w:fldChar w:fldCharType="separate"/>
      </w:r>
      <w:r w:rsidRPr="00FB794F">
        <w:rPr>
          <w:szCs w:val="24"/>
          <w:lang w:val="en-US"/>
        </w:rPr>
        <w:t>(Crispim-Mendes et al., 2025; Mañosa et al., 2023; Sanz-Pérez et al., 2019, 2021, 2022; Traba &amp; Pérez-Granados, 2022)</w:t>
      </w:r>
      <w:r>
        <w:rPr>
          <w:lang w:val="en-US"/>
        </w:rPr>
        <w:fldChar w:fldCharType="end"/>
      </w:r>
      <w:r>
        <w:rPr>
          <w:lang w:val="en-US"/>
        </w:rPr>
        <w:t xml:space="preserve">, although current CAP greening measures have been criticised as insufficient to reverse farmland bird declines at the European scale  </w:t>
      </w:r>
      <w:r>
        <w:rPr>
          <w:lang w:val="en-US"/>
        </w:rPr>
        <w:fldChar w:fldCharType="begin"/>
      </w:r>
      <w:r w:rsidR="00A83668">
        <w:rPr>
          <w:lang w:val="en-US"/>
        </w:rPr>
        <w:instrText xml:space="preserve"> ADDIN ZOTERO_ITEM CSL_CITATION {"citationID":"qO8OjAfw","properties":{"formattedCitation":"(Pe\\uc0\\u8217{}er et al., 2014)","plainCitation":"(Pe’er et al., 2014)","noteIndex":0},"citationItems":[{"id":"pbK1OzMh/3tFzuwbe","uris":["http://zotero.org/users/1446070/items/T9EIUYJ6"],"itemData":{"id":5050,"type":"article-journal","abstract":"Extra steps by Member States are needed to protect farmed and grassland ecosystems\n          , \n            In December 2013, the European Union (EU) enacted the reformed Common Agricultural Policy (CAP) for 2014–2020, allocating almost 40% of the EU's budget and influencing management of half of its terrestrial area. Many EU politicians are announcing the new CAP as “greener,” but the new environmental prescriptions are so diluted that they are unlikely to benefit biodiversity. Individual Member States (MSs), however, can still use flexibility granted by the new CAP to design national plans to protect farmland habitats and species and to ensure long-term provision of ecosystem services.","container-title":"Science","DOI":"10.1126/science.1253425","ISSN":"0036-8075, 1095-9203","issue":"6188","journalAbbreviation":"Science","language":"en","page":"1090-1092","source":"DOI.org (Crossref)","title":"EU agricultural reform fails on biodiversity","volume":"344","author":[{"family":"Pe'er","given":"G."},{"family":"Dicks","given":"L. V."},{"family":"Visconti","given":"P."},{"family":"Arlettaz","given":"R."},{"family":"Báldi","given":"A."},{"family":"Benton","given":"T. G."},{"family":"Collins","given":"S."},{"family":"Dieterich","given":"M."},{"family":"Gregory","given":"R. D."},{"family":"Hartig","given":"F."},{"family":"Henle","given":"K."},{"family":"Hobson","given":"P. R."},{"family":"Kleijn","given":"D."},{"family":"Neumann","given":"R. K."},{"family":"Robijns","given":"T."},{"family":"Schmidt","given":"J."},{"family":"Shwartz","given":"A."},{"family":"Sutherland","given":"W. J."},{"family":"Turbé","given":"A."},{"family":"Wulf","given":"F."},{"family":"Scott","given":"A. V."}],"issued":{"date-parts":[["2014",6,6]]}}}],"schema":"https://github.com/citation-style-language/schema/raw/master/csl-citation.json"} </w:instrText>
      </w:r>
      <w:r>
        <w:rPr>
          <w:lang w:val="en-US"/>
        </w:rPr>
        <w:fldChar w:fldCharType="separate"/>
      </w:r>
      <w:r w:rsidRPr="00FB794F">
        <w:rPr>
          <w:szCs w:val="24"/>
          <w:lang w:val="en-US"/>
        </w:rPr>
        <w:t>(Pe’er et al., 2014)</w:t>
      </w:r>
      <w:r>
        <w:rPr>
          <w:lang w:val="en-US"/>
        </w:rPr>
        <w:fldChar w:fldCharType="end"/>
      </w:r>
      <w:r>
        <w:rPr>
          <w:lang w:val="en-US"/>
        </w:rPr>
        <w:t xml:space="preserve">. For the remaining species, reducing mortality and </w:t>
      </w:r>
      <w:commentRangeStart w:id="280"/>
      <w:r>
        <w:rPr>
          <w:lang w:val="en-US"/>
        </w:rPr>
        <w:t xml:space="preserve">encroachment </w:t>
      </w:r>
      <w:commentRangeEnd w:id="280"/>
      <w:r w:rsidR="000D4A49">
        <w:rPr>
          <w:rStyle w:val="Refdecomentario"/>
          <w:sz w:val="22"/>
          <w:szCs w:val="22"/>
          <w:lang w:val="en-US"/>
        </w:rPr>
        <w:commentReference w:id="280"/>
      </w:r>
      <w:r>
        <w:rPr>
          <w:lang w:val="en-US"/>
        </w:rPr>
        <w:t xml:space="preserve">at occupied sites seems the actionable priority. The rapid expansion of utility-scale solar photovoltaic installations across mainland Spain since 2019 represents an additional and largely unquantified threat to steppe bird habitat </w:t>
      </w:r>
      <w:commentRangeStart w:id="281"/>
      <w:commentRangeStart w:id="282"/>
      <w:commentRangeStart w:id="283"/>
      <w:r>
        <w:rPr>
          <w:lang w:val="en-US"/>
        </w:rPr>
        <w:fldChar w:fldCharType="begin"/>
      </w:r>
      <w:r w:rsidR="00A83668">
        <w:rPr>
          <w:lang w:val="en-US"/>
        </w:rPr>
        <w:instrText xml:space="preserve"> ADDIN ZOTERO_ITEM CSL_CITATION {"citationID":"JlFW9Bhf","properties":{"unsorted":false,"formattedCitation":"(Ben\\uc0\\u237{}tez-L\\uc0\\u243{}pez et al., 2026; Medrano\\uc0\\u8208{}Vizca\\uc0\\u237{}no et al., 2026; Serrano et al., 2020)","plainCitation":"(Benítez-López et al., 2026; Medrano</w:instrText>
      </w:r>
      <w:r w:rsidR="00A83668">
        <w:rPr>
          <w:rFonts w:ascii="Cambria Math" w:hAnsi="Cambria Math" w:cs="Cambria Math"/>
          <w:lang w:val="en-US"/>
        </w:rPr>
        <w:instrText>‐</w:instrText>
      </w:r>
      <w:r w:rsidR="00A83668">
        <w:rPr>
          <w:lang w:val="en-US"/>
        </w:rPr>
        <w:instrText>Vizcaíno et al., 2026; Serrano et al., 2020)","noteIndex":0},"citationItems":[{"id":1038,"uris":["http://zotero.org/users/13914703/items/JU2NWKRC"],"itemData":{"id":1038,"type":"article-journal","abstract":"Rapid photovoltaic (PV) growth without proper spatial planning may conflict with biodiversity conservation. As a general framework to safeguard threatened species we used ecological niche models (ENMs), a newly developed spatially-explicit layer of PV facilities, and PV power potential maps to identify 1) current and future PV exposure areas, and 2) No-Go areas where PV developments should be avoided due to high conservation value. We apply this framework to two steppe bird species – the pin-tailed and the black-bellied sandgrouse (Pterocles alchata and P. orientalis) – in Spain, where fast PV development is currently underway. We found that the current extent of suitable area was broader for P. orientalis (53k km2) than for P. alchata (38k km2), but this extent may shrink down by 10.1–32.7% (47.8–35.8k km2) and by 44.3–46.9% (21.3 k-20.3 km2), respectively, under future Sustainable and Fossil-fuelled climate change scenarios. The current exposure of sandgrouse distributions and suitable areas to PV facilities ranged between 3.0 and 6.3%, with conflict areas mostly located towards southern, central and north eastern Spain. Yet, range contractions will lead to ca. 98% overlap with areas of high PV potential, with forecasted exposure of 27.3–28.7% for P. alchata and 12.2–16.3% for P. orientalis by 2050. Finally, No-Go areas occupy 23,150 km2, leaving over 280k km2 of high solar power potential for PV development. Our framework allowed the identification of No-Go areas that can effectively guide spatial planning to reconcile PV developments with the effective conservation of Iberian sandgrouse populations and, potentially, other steppe birds, now and in the near future.","container-title":"Biological Conservation","DOI":"10.1016/j.biocon.2026.111726","ISSN":"00063207","journalAbbreviation":"Biological Conservation","language":"en","page":"111726","source":"DOI.org (Crossref)","title":"Current and future exposure of sandgrouse populations to utility-scale photovoltaic power plants within their main European breeding range","volume":"315","author":[{"family":"Benítez-López","given":"Ana"},{"family":"Maeso-Pueyo","given":"Laura"},{"family":"Martín","given":"Carlos A."},{"family":"Medrano-Vizcaíno","given":"Pablo"},{"family":"Mougeot","given":"François"}],"issued":{"date-parts":[["2026",3]]}}},{"id":1041,"uris":["http://zotero.org/users/13914703/items/TAQJTN8R"],"itemData":{"id":1041,"type":"article-journal","abstract":"Biodiversity is globally threatened by human impacts, including land-use transformation and climate change, which has prompted a rapid transition from fossil fuels to cleaner energy sources, such as photovoltaic (PV) energy. However, utility-scale PV plants require vast areas and can lead to conﬂicts with biodiversity conservation, making strategic planning essential. We used steppe birds, a highly threatened group occurring in lands potentially suitable for PV plants, as a model to evaluate the spatial overlap between conservation priorities and PV infrastructure. We quantiﬁed and mapped taxonomic (TD), functional (FD), and phylogenetic (PD) diversity of 26 species across one of the main strongholds of European steppe birds (mainland Spain and Balearic Islands) to identify prioritization scenarios that best preserved all steppe bird diversity facets (TD, FD, and PD) and steppe birds of conservation concern. We generated a multifaceted diversity map based on the combination of TD, FD, and PD and overlaid existing PV infrastructure to determine bird exposure areas (i.e., high multifaceted diversity with current high PV occupancy) and PV avoidance areas (high multifaceted diversity with low or no current PV occupancy). The prioritization scenario that combined TD, FD, and PD retained 68.5% of TD, 75.5% of FD, and 59.7% of PD and 62.8% of areas with species of conservation concern, providing a more balanced representation across biodiversity facets than other prioritization scenarios. PV infrastructure occurred in 53.1% of high-multifaceted-diversity cells. Exposure areas (7.2% of the study area) were mainly concentrated in central, southern, and northwestern Spain, and PV avoidance areas (19.9% of the study area) were concentrated in northern, central, and central-western Spain. Our method is adaptable to other species, communities, and regions and offers a robust framework for balancing development projects with biodiversity conservation.","container-title":"Conservation Biology","DOI":"10.1111/cobi.70291","ISSN":"0888-8892, 1523-1739","journalAbbreviation":"Conservation Biology","language":"en","page":"e70291","source":"DOI.org (Crossref)","title":"Identifying the exposure of taxonomic, functional, and phylogenetic diversity of steppe birds to renewable energy development","author":[{"family":"Medrano</w:instrText>
      </w:r>
      <w:r w:rsidR="00A83668">
        <w:rPr>
          <w:rFonts w:ascii="Cambria Math" w:hAnsi="Cambria Math" w:cs="Cambria Math"/>
          <w:lang w:val="en-US"/>
        </w:rPr>
        <w:instrText>‐</w:instrText>
      </w:r>
      <w:r w:rsidR="00A83668">
        <w:rPr>
          <w:lang w:val="en-US"/>
        </w:rPr>
        <w:instrText>Vizcaíno","given":"Pablo"},{"family":"Mougeot","given":"François"},{"family":"Arroyo","given":"Beatriz"},{"family":"Bota","given":"Gerard"},{"family":"Giralt","given":"David"},{"family":"Maeso</w:instrText>
      </w:r>
      <w:r w:rsidR="00A83668">
        <w:rPr>
          <w:rFonts w:ascii="Cambria Math" w:hAnsi="Cambria Math" w:cs="Cambria Math"/>
          <w:lang w:val="en-US"/>
        </w:rPr>
        <w:instrText>‐</w:instrText>
      </w:r>
      <w:r w:rsidR="00A83668">
        <w:rPr>
          <w:lang w:val="en-US"/>
        </w:rPr>
        <w:instrText>Pueyo","given":"Laura"},{"family":"Martín","given":"Carlos A."},{"family":"Morales","given":"Manuel B."},{"family":"Olea","given":"Pedro P."},{"family":"Traba","given":"Juan"},{"family":"Benítez</w:instrText>
      </w:r>
      <w:r w:rsidR="00A83668">
        <w:rPr>
          <w:rFonts w:ascii="Cambria Math" w:hAnsi="Cambria Math" w:cs="Cambria Math"/>
          <w:lang w:val="en-US"/>
        </w:rPr>
        <w:instrText>‐</w:instrText>
      </w:r>
      <w:r w:rsidR="00A83668">
        <w:rPr>
          <w:lang w:val="en-US"/>
        </w:rPr>
        <w:instrText xml:space="preserve">López","given":"Ana"}],"issued":{"date-parts":[["2026",4,19]]}}},{"id":"pbK1OzMh/OHFdo6KE","uris":["http://zotero.org/users/1446070/items/M7RYMQRW"],"itemData":{"id":"n1uv1eyE/JxfkyvGe","type":"article-journal","container-title":"Science","DOI":"10.1126/science.abf6509","ISSN":"0036-8075, 1095-9203","issue":"6522","journalAbbreviation":"Science","language":"en","page":"1282-1283","title":"Renewables in Spain threaten biodiversity","volume":"370","author":[{"family":"Serrano","given":"David"},{"family":"Margalida","given":"Antoni"},{"family":"Pérez-García","given":"Juan M."},{"family":"Juste","given":"Javier"},{"family":"Traba","given":"Juan"},{"family":"Valera","given":"Francisco"},{"family":"Carrete","given":"Martina"},{"family":"Aihartza","given":"Joxerra"},{"family":"Real","given":"Joan"},{"family":"Mañosa","given":"Santi"},{"family":"Flaquer","given":"Carles"},{"family":"Garin","given":"Inazio"},{"family":"Morales","given":"Manuel B."},{"family":"Alcalde","given":"J. Tomás"},{"family":"Arroyo","given":"Beatriz"},{"family":"Sánchez-Zapata","given":"José A."},{"family":"Blanco","given":"Guillermo"},{"family":"Negro","given":"Juan J."},{"family":"Tella","given":"José L."},{"family":"Ibañez","given":"Carlos"},{"family":"Tellería","given":"José L."},{"family":"Hiraldo","given":"Fernando"},{"family":"Donázar","given":"José A."}],"issued":{"date-parts":[["2020"]]}}}],"schema":"https://github.com/citation-style-language/schema/raw/master/csl-citation.json"} </w:instrText>
      </w:r>
      <w:r>
        <w:rPr>
          <w:lang w:val="en-US"/>
        </w:rPr>
        <w:fldChar w:fldCharType="separate"/>
      </w:r>
      <w:r w:rsidR="00925B25" w:rsidRPr="00925B25">
        <w:rPr>
          <w:szCs w:val="24"/>
          <w:lang w:val="en-US"/>
          <w:rPrChange w:id="284" w:author="Raúl Contreras Martín" w:date="2026-07-07T16:06:00Z">
            <w:rPr>
              <w:szCs w:val="24"/>
              <w:lang w:val="es-ES_tradnl"/>
            </w:rPr>
          </w:rPrChange>
        </w:rPr>
        <w:t>(Benítez-López et al., 2026; Medrano‐Vizcaíno et al., 2026; Serrano et al., 2020)</w:t>
      </w:r>
      <w:r>
        <w:rPr>
          <w:lang w:val="en-US"/>
        </w:rPr>
        <w:fldChar w:fldCharType="end"/>
      </w:r>
      <w:commentRangeEnd w:id="282"/>
      <w:r>
        <w:rPr>
          <w:rStyle w:val="Refdecomentario"/>
          <w:sz w:val="22"/>
          <w:szCs w:val="22"/>
          <w:lang w:val="en-US"/>
        </w:rPr>
        <w:commentReference w:id="282"/>
      </w:r>
      <w:commentRangeEnd w:id="283"/>
      <w:r w:rsidR="003B0EBF">
        <w:rPr>
          <w:rStyle w:val="Refdecomentario"/>
          <w:sz w:val="22"/>
          <w:szCs w:val="22"/>
          <w:lang w:val="en-US"/>
        </w:rPr>
        <w:commentReference w:id="283"/>
      </w:r>
      <w:commentRangeEnd w:id="281"/>
      <w:r>
        <w:rPr>
          <w:rStyle w:val="Refdecomentario"/>
          <w:sz w:val="22"/>
          <w:szCs w:val="22"/>
          <w:lang w:val="en-US"/>
        </w:rPr>
        <w:commentReference w:id="281"/>
      </w:r>
      <w:r>
        <w:rPr>
          <w:lang w:val="en-US"/>
        </w:rPr>
        <w:t xml:space="preserve">; its interaction with the demographic processes documented here warrants urgent assessment. Interventions aimed at restoring </w:t>
      </w:r>
      <w:r>
        <w:t>γ</w:t>
      </w:r>
      <w:r>
        <w:rPr>
          <w:lang w:val="en-US"/>
        </w:rPr>
        <w:t xml:space="preserve"> (translocation, assisted establishment) depend on identifying the mechanisms that suppress it and cannot be evaluated from occupancy data alone.</w:t>
      </w:r>
    </w:p>
    <w:p w14:paraId="07CF5429" w14:textId="7935AF86" w:rsidR="00242B22" w:rsidRPr="00ED07E5" w:rsidRDefault="00070F70" w:rsidP="00672FC6">
      <w:pPr>
        <w:spacing w:line="360" w:lineRule="auto"/>
        <w:jc w:val="both"/>
        <w:rPr>
          <w:lang w:val="en-US"/>
        </w:rPr>
      </w:pPr>
      <w:r>
        <w:rPr>
          <w:lang w:val="en-US"/>
        </w:rPr>
        <w:lastRenderedPageBreak/>
        <w:t xml:space="preserve">Spatial prioritisation is nevertheless clear. Areas combining high occupancy with high extinction-to-colonisation ratios identify where currently occupied habitat is most at risk of near-term loss, and recent analyses of shifting steppe bird hotspots confirm that these priorities require periodic reassessment </w:t>
      </w:r>
      <w:r>
        <w:rPr>
          <w:lang w:val="en-US"/>
        </w:rPr>
        <w:fldChar w:fldCharType="begin"/>
      </w:r>
      <w:r w:rsidR="00A83668">
        <w:rPr>
          <w:lang w:val="en-US"/>
        </w:rPr>
        <w:instrText xml:space="preserve"> ADDIN ZOTERO_ITEM CSL_CITATION {"citationID":"qVoJXDjS","properties":{"formattedCitation":"(G\\uc0\\u243{}mez-Catas\\uc0\\u250{}s et al., 2025)","plainCitation":"(Gómez-Catasús et al., 2025)","noteIndex":0},"citationItems":[{"id":"pbK1OzMh/LRzi8eEb","uris":["http://zotero.org/users/1446070/items/D2HBXUS7"],"itemData":{"id":4975,"type":"article-journal","abstract":"European steppe birds are facing unprecedented declines, positioning among the most threatened bird groups. We provide a comprehensive review and synthesis of the available knowledge on Western European (WE) steppe birds, focusing on their ecology, functional traits, population range trends and major threats. Using an expert-based participatory approach, we first created a consensual list of 37 WE species and reviewed the current knowledge on these key topics. Although 67.6 % of species show declining population ranges, only 18.9 % are classified as Endangered or Vulnerable according to the European IUCN Red List. Notably, several species exhibit range contractions over 5 % yet remain listed as Least Concern, indicating a need for re-evaluation based on the most up-to-date data. Threatened species have distinct functional traits compared to non-threatened species, typically being sedentary, large-bodied, long-lived, and exhibiting ground-foraging and ground-nesting behaviours. This highlights the potential for functional diversity loss if threatened species become extinct. Species experiencing the greatest range contractions share many of these traits or exhibit arboreal or aerial lifestyles, carnivorous diets and partial to fully migratory behaviours. Experts identified land use change and humancaused mortality as the main threats, followed by pollution and climate change, although the effects of the latter remain poorly understood for most species. Because significant knowledge gaps on climate and pollution effects remain for most species, these two threats should be the focus of future investigations. This synthesis enhances our understanding of the threats faced by WE steppe birds and provides guidance for prioritizing future research and conservation efforts.","container-title":"Biological Conservation","DOI":"10.1016/j.biocon.2025.111414","ISSN":"00063207","journalAbbreviation":"Biological Conservation","language":"en","page":"111414","title":"Alarming conservation status of Western European steppe birds and their habitats: An expert-based review of current threats, traits and knowledge gaps","volume":"311","author":[{"family":"Gómez-Catasús","given":"Julia"},{"family":"Benítez-López","given":"Ana"},{"family":"Díaz","given":"Mario"},{"family":"González Del Portillo","given":"David"},{"family":"Pérez-Granados","given":"Cristian"},{"family":"Alonso","given":"Juan Carlos"},{"family":"Arroyo","given":"Beatriz"},{"family":"Abril-Colón","given":"Inmaculada"},{"family":"Barrero","given":"Adrián"},{"family":"Barrientos","given":"Rafael"},{"family":"Bolonio","given":"Luis"},{"family":"Bota","given":"Gerard"},{"family":"Brambilla","given":"Mattia"},{"family":"Brotons","given":"Lluís"},{"family":"Bustillo-de La Rosa","given":"Daniel"},{"family":"Cabodevilla","given":"Xabier"},{"family":"Carrascal","given":"Luis M."},{"family":"Carricondo","given":"Ana"},{"family":"Casas","given":"Fabián"},{"family":"Catry","given":"Inês"},{"family":"Crispim-Mendes","given":"Tiago"},{"family":"Erciyas-Yavuz","given":"Kiraz"},{"family":"Galván","given":"Ismael"},{"family":"Gameiro","given":"João"},{"family":"García","given":"Jesús T."},{"family":"Giralt","given":"David"},{"family":"Illera","given":"Juan Carlos"},{"family":"Leiva","given":"Antonio"},{"family":"López-Iborra","given":"Germán M."},{"family":"Mañosa","given":"Santi"},{"family":"Marques","given":"Ana T."},{"family":"Martín","given":"Carlos A."},{"family":"Medrano-Vizcaíno","given":"Pablo"},{"family":"Morales","given":"Manuel B."},{"family":"Moreira","given":"Francisco"},{"family":"Mougeot","given":"François"},{"family":"Nikolov","given":"Boris"},{"family":"Olea","given":"Pedro P."},{"family":"Onrubia","given":"Alejandro"},{"family":"Oñate-Casado","given":"Javier"},{"family":"Palacín","given":"Carlos"},{"family":"Pearce-Higgins","given":"James W."},{"family":"Petrusková","given":"Tereza"},{"family":"Reverter","given":"Margarita"},{"family":"Revilla-Martín","given":"Natalia"},{"family":"Rigal","given":"Stanislas"},{"family":"Sáez-Gómez","given":"Pedro"},{"family":"Šálek","given":"Martin"},{"family":"Salgado","given":"Iván"},{"family":"Santangeli","given":"Andrea"},{"family":"Sanz-Pérez","given":"Ana"},{"family":"Seoane","given":"Javier"},{"family":"Serrano","given":"David"},{"family":"Silva","given":"João Paulo"},{"family":"Tarjuelo","given":"Rocío"},{"family":"Traba","given":"Juan"},{"family":"Tryjanowski","given":"Piotr"},{"family":"Ucero","given":"Alberto"},{"family":"Václav","given":"Radovan"},{"family":"Valera","given":"Francisco"},{"family":"Vögeli","given":"Matthias"},{"family":"Başkent","given":"Emin Zeki"},{"family":"Zurdo","given":"Julia"},{"family":"Bravo","given":"Carolina"}],"issued":{"date-parts":[["2025"]]}}}],"schema":"https://github.com/citation-style-language/schema/raw/master/csl-citation.json"} </w:instrText>
      </w:r>
      <w:r>
        <w:rPr>
          <w:lang w:val="en-US"/>
        </w:rPr>
        <w:fldChar w:fldCharType="separate"/>
      </w:r>
      <w:r w:rsidRPr="00880265">
        <w:rPr>
          <w:szCs w:val="24"/>
          <w:lang w:val="en-US"/>
          <w:rPrChange w:id="286" w:author="Raúl Contreras Martín" w:date="2026-07-07T15:39:00Z">
            <w:rPr>
              <w:szCs w:val="24"/>
              <w:lang w:val="es-ES_tradnl"/>
            </w:rPr>
          </w:rPrChange>
        </w:rPr>
        <w:t>(Gómez-Catasús et al., 2025)</w:t>
      </w:r>
      <w:r>
        <w:rPr>
          <w:lang w:val="en-US"/>
        </w:rPr>
        <w:fldChar w:fldCharType="end"/>
      </w:r>
      <w:r>
        <w:rPr>
          <w:lang w:val="en-US"/>
        </w:rPr>
        <w:t xml:space="preserve">. In these systems, conservation effectiveness depends less on the total amount of </w:t>
      </w:r>
      <w:del w:id="287" w:author="CARLOS ALFONSO MARTIN DE LA CALLE" w:date="2026-07-14T09:52:00Z" w16du:dateUtc="2026-07-14T07:52:00Z">
        <w:r w:rsidDel="004968FF">
          <w:rPr>
            <w:lang w:val="en-US"/>
          </w:rPr>
          <w:delText xml:space="preserve">suitable </w:delText>
        </w:r>
      </w:del>
      <w:ins w:id="288" w:author="CARLOS ALFONSO MARTIN DE LA CALLE" w:date="2026-07-14T09:52:00Z" w16du:dateUtc="2026-07-14T07:52:00Z">
        <w:r w:rsidR="004968FF">
          <w:rPr>
            <w:lang w:val="en-US"/>
          </w:rPr>
          <w:t xml:space="preserve">available </w:t>
        </w:r>
      </w:ins>
      <w:r>
        <w:rPr>
          <w:lang w:val="en-US"/>
        </w:rPr>
        <w:t xml:space="preserve">habitat than on maintaining occupied sites and the landscape connectivity that links them. Existing action plans for Iberian and European steppe birds converge on prioritising habitat protection at occupied sites and maintaining extensive agricultural mosaics </w:t>
      </w:r>
      <w:r>
        <w:rPr>
          <w:lang w:val="en-US"/>
        </w:rPr>
        <w:fldChar w:fldCharType="begin"/>
      </w:r>
      <w:r w:rsidR="00A83668">
        <w:rPr>
          <w:lang w:val="en-US"/>
        </w:rPr>
        <w:instrText xml:space="preserve"> ADDIN ZOTERO_ITEM CSL_CITATION {"citationID":"NtJup835","properties":{"formattedCitation":"(P\\uc0\\u233{}rez-Granados et al., 2025; Traba &amp; Morales, 2019)","plainCitation":"(Pérez-Granados et al., 2025; Traba &amp; Morales, 2019)","noteIndex":0},"citationItems":[{"id":"pbK1OzMh/FnUAlIqh","uris":["http://zotero.org/users/1446070/items/WFT8UPYB"],"itemData":{"id":4639,"type":"article-journal","abstract":"Abstract\n            The Kunming–Montreal Global Biodiversity Framework (KM–GBF) envisions a world living in harmony with nature by 2050, with 23 intermediate targets to be achieved by 2030. However, aligning international policy and national and local implementation of effective actions can be challenging. Using steppe birds, one of the most threatened vertebrate groups in Europe, as a model system, we identified 36 conservation actions for the achievement of the KM–GBF targets and we singled out—through an expert-based consensus approach—ten priority actions for immediate implementation. Three of these priority actions address at least five of the first eight KM–GBF targets, those related to the direct causes of biodiversity loss, and collectively cover all the targets when implemented concurrently. These actions include (i) effectively protecting priority areas, (ii) implementing on-the-ground habitat management actions, and (iii) improving the quality and integration of monitoring programmes. Our findings provide a blueprint for implementing effective strategies to halt biodiversity loss in steppe-like ecosystems. Our approach can be adapted to other taxonomic groups and ecosystems and has the potential to serve as a catalyst for policy-makers, prompting a transition from political commitment to tangible actions, thereby facilitating the attainment of the KM–GBF targets by 2030.","container-title":"Sustainability Science","DOI":"10.1007/s11625-024-01602-6","ISSN":"1862-4065, 1862-4057","issue":"2","journalAbbreviation":"Sustain Sci","language":"en","page":"499-509","source":"DOI.org (Crossref)","title":"Key conservation actions for European steppes in the context of the Post-2020 Global Biodiversity Framework","volume":"20","author":[{"family":"Pérez-Granados","given":"Cristian"},{"family":"Benítez-López","given":"Ana"},{"family":"Díaz","given":"Mario"},{"family":"Gameiro","given":"João"},{"family":"Lenzner","given":"Bernd"},{"family":"Roura-Pascual","given":"Núria"},{"family":"Gómez-Catasús","given":"Julia"},{"family":"Tarjuelo","given":"Rocío"},{"family":"Barrero","given":"Adrián"},{"family":"Bolonio","given":"Luis"},{"family":"Bota","given":"Gerard"},{"family":"Brambilla","given":"Mattia"},{"family":"Bravo","given":"Carolina"},{"family":"Brotons","given":"Lluís"},{"family":"La Rosa","given":"Daniel Bustillo-de"},{"family":"Cabodevilla","given":"Xabier"},{"family":"Búrdalo","given":"Antonio Calvo"},{"family":"Carricondo","given":"Ana"},{"family":"Casas","given":"Fabián"},{"family":"Concepción","given":"Elena D."},{"family":"Constán-Nava","given":"Soraya"},{"family":"Crispim-Mendes","given":"Tiago"},{"family":"Giralt","given":"David"},{"family":"Golivets","given":"Marina"},{"family":"Latombe","given":"Guillaume"},{"family":"Leiva","given":"Antonio"},{"family":"López-Iborra","given":"Germán M."},{"family":"López-Poveda","given":"Gabriel"},{"family":"Mañosa","given":"Santi"},{"family":"Martín","given":"Carlos A."},{"family":"Morales","given":"Manuel B."},{"family":"Moreira","given":"Francisco"},{"family":"Mougeot","given":"Francois"},{"family":"Nikolov","given":"Boris"},{"family":"Olea","given":"Pedro P."},{"family":"Onrubia","given":"Alejandro"},{"family":"Reverter","given":"Margarita"},{"family":"Revilla-Martín","given":"Natalia"},{"family":"Rigal","given":"Stanislas"},{"family":"Jiménez","given":"Gema Ruiz"},{"family":"Sáez-Gómez","given":"Pedro"},{"family":"Šálek","given":"Martin"},{"family":"Salgado","given":"Iván"},{"family":"Santangeli","given":"Andrea"},{"family":"Santos","given":"Carlos"},{"family":"Sanz-Pérez","given":"Ana"},{"family":"Serrano","given":"David"},{"family":"Silva","given":"João Paulo"},{"family":"Torrijo","given":"Antonio"},{"family":"Traba","given":"Juan"},{"family":"Tryjanowski","given":"Piotr"},{"family":"Václav","given":"Radovan"},{"family":"Valera","given":"Francisco"},{"family":"Vögeli","given":"Matthias"},{"family":"Zurdo","given":"Julia"},{"family":"Marques","given":"Ana T."}],"issued":{"date-parts":[["2025",3]]}}},{"id":"pbK1OzMh/MRwf5F6T","uris":["http://zotero.org/users/1446070/items/INVFX8GI"],"itemData":{"id":5032,"type":"article-journal","abstract":"Farmland bird populations have strongly declined across Europe over the last decades due to agriculture intensification, despite successive reforms of EU’s Common Agricultural Policy (CAP). In parallel, CAP has led to a reduction of fallow land, a critical habitat for biodiversity in agroecosystems. Fallow land in Spain, a country harboring the largest European populations of many endangered farmland birds, has decreased by 1.1 million ha in 15 years. The significant positive relationship between yearly change rates of the Spanish Farmland and Cereal Bird Indices (FBI and CBI) and fallow surface change highlights the adequacy of fallow land cover as an indicator of the state of farmland bird communities at country level. Moreover, the strong and positive association between the reduction in abundance of the fallow specialist little bustard and fallow surface suggests a potential causal link between these two factors. These results highlight the need for a new CAP that guarantees the maintenance of fallow land in European agroecosystems if farmland bird populations are to be conserved.","container-title":"Scientific Reports","DOI":"10.1038/s41598-019-45854-0","ISSN":"2045-2322","issue":"1","journalAbbreviation":"Sci Rep","language":"en","license":"2019 The Author(s)","page":"9473","publisher":"Nature Publishing Group","source":"www.nature.com","title":"The decline of farmland birds in Spain is strongly associated to the loss of fallowland","volume":"9","author":[{"family":"Traba","given":"Juan"},{"family":"Morales","given":"Manuel B."}],"issued":{"date-parts":[["2019",7,1]]}}}],"schema":"https://github.com/citation-style-language/schema/raw/master/csl-citation.json"} </w:instrText>
      </w:r>
      <w:r>
        <w:rPr>
          <w:lang w:val="en-US"/>
        </w:rPr>
        <w:fldChar w:fldCharType="separate"/>
      </w:r>
      <w:r w:rsidRPr="00FB794F">
        <w:rPr>
          <w:szCs w:val="24"/>
          <w:lang w:val="en-US"/>
        </w:rPr>
        <w:t>(Pérez-Granados et al., 2025; Traba &amp; Morales, 2019)</w:t>
      </w:r>
      <w:r>
        <w:rPr>
          <w:lang w:val="en-US"/>
        </w:rPr>
        <w:fldChar w:fldCharType="end"/>
      </w:r>
      <w:r>
        <w:rPr>
          <w:lang w:val="en-US"/>
        </w:rPr>
        <w:t xml:space="preserve">, and scenario analyses of CAP reform pathways indicate that current greening instruments are insufficient to reverse farmland bird declines without substantive policy change </w:t>
      </w:r>
      <w:r>
        <w:rPr>
          <w:lang w:val="en-US"/>
        </w:rPr>
        <w:fldChar w:fldCharType="begin"/>
      </w:r>
      <w:r w:rsidR="00A83668">
        <w:rPr>
          <w:lang w:val="en-US"/>
        </w:rPr>
        <w:instrText xml:space="preserve"> ADDIN ZOTERO_ITEM CSL_CITATION {"citationID":"qFE3jLVa","properties":{"formattedCitation":"(Pe\\uc0\\u8217{}er et al., 2020)","plainCitation":"(Pe’er et al., 2020)","noteIndex":0},"citationItems":[{"id":"pbK1OzMh/YZoEDNUu","uris":["http://zotero.org/users/1446070/items/8QLRCDTR"],"itemData":{"id":5060,"type":"article-journal","abstract":"Abstract\n            \n              \n                \n                  Making agriculture sustainable is a global challenge. In the European Union (EU), the Common Agricultural Policy (CAP) is failing with respect to biodiversity, climate, soil, land degradation as well as socio</w:instrText>
      </w:r>
      <w:r w:rsidR="00A83668">
        <w:rPr>
          <w:rFonts w:ascii="Cambria Math" w:hAnsi="Cambria Math" w:cs="Cambria Math"/>
          <w:lang w:val="en-US"/>
        </w:rPr>
        <w:instrText>‐</w:instrText>
      </w:r>
      <w:r w:rsidR="00A83668">
        <w:rPr>
          <w:lang w:val="en-US"/>
        </w:rPr>
        <w:instrText>economic challenges.\n                \n                \n                  The European Commission's proposal for a CAP post</w:instrText>
      </w:r>
      <w:r w:rsidR="00A83668">
        <w:rPr>
          <w:rFonts w:ascii="Cambria Math" w:hAnsi="Cambria Math" w:cs="Cambria Math"/>
          <w:lang w:val="en-US"/>
        </w:rPr>
        <w:instrText>‐</w:instrText>
      </w:r>
      <w:r w:rsidR="00A83668">
        <w:rPr>
          <w:lang w:val="en-US"/>
        </w:rPr>
        <w:instrText>2020 provides a scope for enhanced sustainability. However, it also allows Member States to choose low</w:instrText>
      </w:r>
      <w:r w:rsidR="00A83668">
        <w:rPr>
          <w:rFonts w:ascii="Cambria Math" w:hAnsi="Cambria Math" w:cs="Cambria Math"/>
          <w:lang w:val="en-US"/>
        </w:rPr>
        <w:instrText>‐</w:instrText>
      </w:r>
      <w:r w:rsidR="00A83668">
        <w:rPr>
          <w:lang w:val="en-US"/>
        </w:rPr>
        <w:instrText>ambition implementation pathways. It therefore remains essential to address citizens' demands for sustainable agriculture and rectify systemic weaknesses in the CAP, using the full breadth of available scientific evidence and knowledge.\n                \n                \n                  Concerned about current attempts to dilute the environmental ambition of the future CAP, and the lack of concrete proposals for improving the CAP in the draft of the European Green Deal, we call on the European Parliament, Council and Commission to adopt 10 urgent action points for delivering sustainable food production, biodiversity conservation and climate mitigation.\n                \n                \n                  Knowledge is available to help moving towards evidence</w:instrText>
      </w:r>
      <w:r w:rsidR="00A83668">
        <w:rPr>
          <w:rFonts w:ascii="Cambria Math" w:hAnsi="Cambria Math" w:cs="Cambria Math"/>
          <w:lang w:val="en-US"/>
        </w:rPr>
        <w:instrText>‐</w:instrText>
      </w:r>
      <w:r w:rsidR="00A83668">
        <w:rPr>
          <w:lang w:val="en-US"/>
        </w:rPr>
        <w:instrText xml:space="preserve">based, sustainable European agriculture that can benefit people, nature and their joint futures.\n                \n                \n                  \n                    The statements made in this article have the broad support of the scientific community, as expressed by above 3,600 signatories to the preprint version of this manuscript. The list can be found here (\n                    https://doi.org/10.5281/zenodo.3685632\n                    ).\n                  \n                \n              \n            \n            \n              A free\n              Plain Language Summary\n              can be found within the Supporting Information of this article.\n            \n          , \n            \n              A free\n              Plain Language Summary\n              can be found within the Supporting Information of this article.","container-title":"People and Nature","DOI":"10.1002/pan3.10080","ISSN":"2575-8314, 2575-8314","issue":"2","journalAbbreviation":"People and Nature","language":"en","page":"305-316","source":"DOI.org (Crossref)","title":"Action needed for the EU Common Agricultural Policy to address sustainability challenges","volume":"2","author":[{"family":"Pe'er","given":"Guy"},{"family":"Bonn","given":"Aletta"},{"family":"Bruelheide","given":"Helge"},{"family":"Dieker","given":"Petra"},{"family":"Eisenhauer","given":"Nico"},{"family":"Feindt","given":"Peter H."},{"family":"Hagedorn","given":"Gregor"},{"family":"Hansjürgens","given":"Bernd"},{"family":"Herzon","given":"Irina"},{"family":"Lomba","given":"Ângela"},{"family":"Marquard","given":"Elisabeth"},{"family":"Moreira","given":"Francisco"},{"family":"Nitsch","given":"Heike"},{"family":"Oppermann","given":"Rainer"},{"family":"Perino","given":"Andrea"},{"family":"Röder","given":"Norbert"},{"family":"Schleyer","given":"Christian"},{"family":"Schindler","given":"Stefan"},{"family":"Wolf","given":"Christine"},{"family":"Zinngrebe","given":"Yves"},{"family":"Lakner","given":"Sebastian"}],"editor":[{"family":"Gaston","given":"Kevin"}],"issued":{"date-parts":[["2020",6]]}}}],"schema":"https://github.com/citation-style-language/schema/raw/master/csl-citation.json"} </w:instrText>
      </w:r>
      <w:r>
        <w:rPr>
          <w:lang w:val="en-US"/>
        </w:rPr>
        <w:fldChar w:fldCharType="separate"/>
      </w:r>
      <w:r w:rsidRPr="00880265">
        <w:rPr>
          <w:szCs w:val="24"/>
          <w:lang w:val="en-US"/>
          <w:rPrChange w:id="289" w:author="Raúl Contreras Martín" w:date="2026-07-07T15:39:00Z">
            <w:rPr>
              <w:szCs w:val="24"/>
              <w:lang w:val="es-ES_tradnl"/>
            </w:rPr>
          </w:rPrChange>
        </w:rPr>
        <w:t>(Pe’er et al., 2020)</w:t>
      </w:r>
      <w:r>
        <w:rPr>
          <w:lang w:val="en-US"/>
        </w:rPr>
        <w:fldChar w:fldCharType="end"/>
      </w:r>
      <w:r>
        <w:rPr>
          <w:lang w:val="en-US"/>
        </w:rPr>
        <w:t>.</w:t>
      </w:r>
    </w:p>
    <w:p w14:paraId="37DC6044" w14:textId="77777777" w:rsidR="00242B22" w:rsidRPr="00ED07E5" w:rsidRDefault="00070F70" w:rsidP="00672FC6">
      <w:pPr>
        <w:spacing w:before="200" w:line="360" w:lineRule="auto"/>
        <w:jc w:val="both"/>
        <w:rPr>
          <w:lang w:val="en-US"/>
        </w:rPr>
      </w:pPr>
      <w:r>
        <w:rPr>
          <w:b/>
          <w:i/>
          <w:lang w:val="en-US"/>
        </w:rPr>
        <w:t>Beyond steppe birds</w:t>
      </w:r>
    </w:p>
    <w:p w14:paraId="1C65F376" w14:textId="15045632" w:rsidR="00242B22" w:rsidRPr="00ED07E5" w:rsidRDefault="00070F70" w:rsidP="00672FC6">
      <w:pPr>
        <w:spacing w:line="360" w:lineRule="auto"/>
        <w:jc w:val="both"/>
        <w:rPr>
          <w:lang w:val="en-US"/>
        </w:rPr>
      </w:pPr>
      <w:r>
        <w:rPr>
          <w:lang w:val="en-US"/>
        </w:rPr>
        <w:t xml:space="preserve">The pattern described here is unlikely to be unique to Iberian steppe birds. Where environmental change disrupts dispersal or establishment before habitat disappears, species may persist in landscapes that no longer support viable range dynamics. Detecting this requires separating colonisation and extinction while accounting for imperfect detection, an analytical framework now mature </w:t>
      </w:r>
      <w:r>
        <w:rPr>
          <w:lang w:val="en-US"/>
        </w:rPr>
        <w:fldChar w:fldCharType="begin"/>
      </w:r>
      <w:r w:rsidR="00A83668">
        <w:rPr>
          <w:lang w:val="en-US"/>
        </w:rPr>
        <w:instrText xml:space="preserve"> ADDIN ZOTERO_ITEM CSL_CITATION {"citationID":"ckDTY3hh","properties":{"formattedCitation":"(Kelleher et al., 2024; MacKenzie et al., 2003; Zurell et al., 2022)","plainCitation":"(Kelleher et al., 2024; MacKenzie et al., 2003; Zurell et al., 2022)","noteIndex":0},"citationItems":[{"id":"pbK1OzMh/UVXGrUER","uris":["http://zotero.org/users/1446070/items/G2EN6B2H"],"itemData":{"id":4988,"type":"manuscript","abstract":"Since their introduction over 20 years ago, dynamic occupancy models (DOMs) have become a powerful and flexible framework for estimating species occupancy across space and time while accounting for imperfect detection. As their popularity has increased and extensions have further expanded their capabilities, DOMs have been applied to increasingly diverse datasets and research objectives in applied ecology. At the same time, technological advancements have resulted in massive increases in available data, offering both new opportunities and challenges for users of DOMs. Given these developments, it is timely to examine common practices in building these models to understand the breadth of modelling approaches, determine potential vulnerabilities, and identify priorities for future research. We reviewed a sample of articles that have fit DOMs in the past 20 years, examining the contexts of their application and the approaches taken to the model-building process. We find that these models have been used to pursue diverse objectives, based on datasets with wide-ranging spatial and temporal scales collected using a variety of survey methods. Our comparisons of modelling approaches indicate that many applications of DOMs considered relatively few covariates on key model parameters, as well as a tendency towards linear responses over more complex non-linear or interactive forms. Model selection techniques were largely idiosyncratic with little consensus on the best approaches, and model evaluation was rare across reviewed applications. Based on these findings we highlight aspects of the modelling process that merit closer attention, such as the possible impacts of low complexity and missing drivers of heterogeneity on model performance, the uncertainties around robust and appropriate model selection techniques for different contexts, and the need for trusted and reliable tools for model assessment and evaluation.","DOI":"10.32942/X28S5X","language":"en","publisher":"Biodiversity","title":"Twenty years of dynamic occupancy models: a review of applications and look to the future","URL":"https://ecoevorxiv.org/repository/view/7849/","author":[{"family":"Kelleher","given":"Saoirse"},{"family":"Guillera-Arroita","given":"Gurutzeta"},{"family":"Elith","given":"Jane"},{"family":"Briscoe","given":"Natalie"}],"issued":{"date-parts":[["2024"]]}}},{"id":"pbK1OzMh/xoeDnr4d","uris":["http://zotero.org/users/1446070/items/BNFG6F94"],"itemData":{"id":1126,"type":"article-journal","container-title":"Ecology","issue":"8","page":"2200–2207","source":"Google Scholar","title":"Estimating site occupancy, colonization, and local extinction when a species is detected imperfectly","volume":"84","author":[{"family":"MacKenzie","given":"Darryl I."},{"family":"Nichols","given":"James D."},{"family":"Hines","given":"James E."},{"family":"Knutson","given":"Melinda G."},{"family":"Franklin","given":"Alan B."}],"issued":{"date-parts":[["2003"]]}}},{"id":"pbK1OzMh/ldm2Yj1F","uris":["http://zotero.org/users/1446070/items/R8A9ZBTE"],"itemData":{"id":4614,"type":"article-journal","container-title":"Ecography","DOI":"10.1111/ecog.05787","issue":"4","page":"e05787","title":"Spatially explicit models for decision-making in animal conservation and restoration","volume":"2022","author":[{"family":"Zurell","given":"Damaris"},{"family":"König","given":"Christian"},{"family":"Malchow","given":"Anne-Kathleen"},{"family":"Kapitza","given":"Sophia"},{"family":"Bocedi","given":"Greta"},{"family":"Travis","given":"Justin"},{"family":"Fandos","given":"Guillermo"}],"issued":{"date-parts":[["2022"]]}}}],"schema":"https://github.com/citation-style-language/schema/raw/master/csl-citation.json"} </w:instrText>
      </w:r>
      <w:r>
        <w:rPr>
          <w:lang w:val="en-US"/>
        </w:rPr>
        <w:fldChar w:fldCharType="separate"/>
      </w:r>
      <w:r>
        <w:rPr>
          <w:noProof/>
          <w:lang w:val="en-US"/>
        </w:rPr>
        <w:t>(Kelleher et al., 2024; MacKenzie et al., 2003; Zurell et al., 2022)</w:t>
      </w:r>
      <w:r>
        <w:rPr>
          <w:lang w:val="en-US"/>
        </w:rPr>
        <w:fldChar w:fldCharType="end"/>
      </w:r>
      <w:r>
        <w:rPr>
          <w:lang w:val="en-US"/>
        </w:rPr>
        <w:t xml:space="preserve"> and demonstrated to identify non-equilibrium dynamics across diverse assemblages </w:t>
      </w:r>
      <w:r>
        <w:rPr>
          <w:lang w:val="en-US"/>
        </w:rPr>
        <w:fldChar w:fldCharType="begin"/>
      </w:r>
      <w:r w:rsidR="00A83668">
        <w:rPr>
          <w:lang w:val="en-US"/>
        </w:rPr>
        <w:instrText xml:space="preserve"> ADDIN ZOTERO_ITEM CSL_CITATION {"citationID":"UbcFJo9K","properties":{"formattedCitation":"(Briscoe et al., 2021; Nord\\uc0\\u233{}n et al., 2020)","plainCitation":"(Briscoe et al., 2021; Nordén et al., 2020)","noteIndex":0},"citationItems":[{"id":"pbK1OzMh/r8NZixA7","uris":["http://zotero.org/users/1446070/items/6AAHBZUJ"],"itemData":{"id":1467,"type":"article-journal","abstract":"Predictions of species' current and future ranges are needed to effectively manage species under environmental change. Species ranges are typically estimated using correlative species distribution models (SDMs), which have been criticized for their static nature. In contrast, dynamic occupancy models (DOMs) explicitily describe temporal changes in species’ occupancy via colonization and local extinction probabilities, estimated from time series of occurrence data. Yet, tests of whether these models improve predictive accuracy under current or future conditions are rare. Using a long-term data set on 69 Swiss birds, we tested whether DOMs improve the predictions of distribution changes over time compared to SDMs. We evaluated the accuracy of spatial predictions and their ability to detect population trends. We also explored how predictions differed when we accounted for imperfect detection and parameterized models using calibration data sets of different time series lengths. All model types had high spatial predictive performance when assessed across all sites (mean AUC &gt; 0.8), with flexible machine learning SDM algorithms outperforming parametric static and DOMs. However, none of the models performed well at identifying sites where range changes are likely to occur. In terms of estimating population trends, DOMs performed best, particularly for species with strong population changes and when fit with sufficient data, while static SDMs performed very poorly. Overall, our study highlights the importance of considering what aspects of performance matter most when selecting a modelling method for a particular application and the need for further research to improve model utility. While DOMs show promise for capturing range dynamics and inferring population trends when fitted with sufficient data, computational constraints on variable selection and model fitting can lead to reduced spatial accuracy of predictions, an area warranting more attention.","container-title":"Global Change Biology","DOI":"10.1111/gcb.15723","ISSN":"1365-2486","issue":"18","language":"en","note":"_eprint: https://onlinelibrary.wiley.com/doi/pdf/10.1111/gcb.15723","page":"4269-4282","source":"Wiley Online Library","title":"Can dynamic occupancy models improve predictions of species' range dynamics? A test using Swiss birds","title-short":"Can dynamic occupancy models improve predictions of species' range dynamics?","volume":"27","author":[{"family":"Briscoe","given":"Natalie J."},{"family":"Zurell","given":"Damaris"},{"family":"Elith","given":"Jane"},{"family":"König","given":"Christian"},{"family":"Fandos","given":"Guillermo"},{"family":"Malchow","given":"Anne-Kathleen"},{"family":"Kéry","given":"Marc"},{"family":"Schmid","given":"Hans"},{"family":"Guillera-Arroita","given":"Gurutzeta"}],"issued":{"date-parts":[["2021"]]}}},{"id":"pbK1OzMh/ddbhK378","uris":["http://zotero.org/users/1446070/items/YGILHN5Q"],"itemData":{"id":4993,"type":"article-journal","abstract":"Understanding spatiotemporal population trends and their drivers is a key aim in population ecology. We further need to be able to predict how the dynamics and sizes of populations are affected in the long term by changing landscapes and climate. However, predictions of future population trends are sensitive to a range of modeling assumptions. Deadwood-dependent fungi are an excellent system for testing the performance of different predictive models of sessile species as these species have different rarity and spatial population dynamics, the populations are structured at different spatial scales, and they utilize distinct substrates. We tested how the projected large-scale occupancies of species with differing landscape-scale occupancies are affected over the coming century by different modeling assumptions. We compared projections based on occupancy models against colonization–extinction models, conducting the modeling at alternative spatial scales and using fine- or coarse-resolution deadwood data. We also tested effects of key explanatory variables on species occurrence and colonization–extinction dynamics. The hierarchical Bayesian models applied were fitted to an extensive repeated survey of deadwood and fungi at 174 patches. We projected higher occurrence probabilities and more positive trends using the occupancy models compared to the colonization–extinction models, with greater difference for the species with lower occupancy, colonization rate, and colonization:extinction ratio than for the species with higher estimates of these statistics. The magnitude of future increase in occupancy depended strongly on the spatial modeling scale and resource resolution. We encourage using colonization–extinction models over occupancy models, modeling the process at the finest resource-unit resolution that is utilizable by the species, and conducting projections for the same spatial scale and resource resolution at which the model fitting is conducted. Further, the models applied should include key variables driving the metap opulation dynamics, such as the availability of suitable resource units, habitat quality, and spatial connectivity.","container-title":"Ecology and Evolution","DOI":"10.1002/ece3.6124","ISSN":"2045-7758, 2045-7758","issue":"6","journalAbbreviation":"Ecology and Evolution","language":"en","page":"3079-3089","title":"Occupancy versus colonization–extinction models for projecting population trends at different spatial scales","volume":"10","author":[{"family":"Nordén","given":"Jenni"},{"family":"Harrison","given":"Philip J."},{"family":"Mair","given":"Louise"},{"family":"Siitonen","given":"Juha"},{"family":"Lundström","given":"Anders"},{"family":"Kindvall","given":"Oskar"},{"family":"Snäll","given":"Tord"}],"issued":{"date-parts":[["2020"]]}}}],"schema":"https://github.com/citation-style-language/schema/raw/master/csl-citation.json"} </w:instrText>
      </w:r>
      <w:r>
        <w:rPr>
          <w:lang w:val="en-US"/>
        </w:rPr>
        <w:fldChar w:fldCharType="separate"/>
      </w:r>
      <w:r w:rsidRPr="00FB794F">
        <w:rPr>
          <w:szCs w:val="24"/>
          <w:lang w:val="en-US"/>
        </w:rPr>
        <w:t>(Briscoe et al., 2021; Nordén et al., 2020)</w:t>
      </w:r>
      <w:r>
        <w:rPr>
          <w:lang w:val="en-US"/>
        </w:rPr>
        <w:fldChar w:fldCharType="end"/>
      </w:r>
      <w:r>
        <w:rPr>
          <w:lang w:val="en-US"/>
        </w:rPr>
        <w:t xml:space="preserve">. Recent continental-scale analyses reveal that local colonisations and extinctions of European birds are poorly predicted by climate suitability alone </w:t>
      </w:r>
      <w:r>
        <w:rPr>
          <w:lang w:val="en-US"/>
        </w:rPr>
        <w:fldChar w:fldCharType="begin"/>
      </w:r>
      <w:r w:rsidR="00A83668">
        <w:rPr>
          <w:lang w:val="en-US"/>
        </w:rPr>
        <w:instrText xml:space="preserve"> ADDIN ZOTERO_ITEM CSL_CITATION {"citationID":"B6z5a2Ne","properties":{"formattedCitation":"(Howard et al., 2023)","plainCitation":"(Howard et al., 2023)","noteIndex":0},"citationItems":[{"id":"pbK1OzMh/ayOV0NJk","uris":["http://zotero.org/users/1446070/items/MAFQJKBK"],"itemData":{"id":5064,"type":"article-journal","container-title":"Nature Communications","issue":"1","page":"4304","publisher":"Nature Publishing Group UK London","source":"Google Scholar","title":"Local colonisations and extinctions of European birds are poorly explained by changes in climate suitability","volume":"14","author":[{"family":"Howard","given":"Christine"},{"family":"Marjakangas","given":"Emma-Liina"},{"family":"Morán-Ordóñez","given":"Alejandra"},{"family":"Milanesi","given":"Pietro"},{"family":"Abuladze","given":"Aleksandre"},{"family":"Aghababyan","given":"Karen"},{"family":"Ajder","given":"Vitalie"},{"family":"Arkumarev","given":"Volen"},{"family":"Balmer","given":"Dawn E."},{"family":"Bauer","given":"Hans-Günther"}],"issued":{"date-parts":[["2023"]]}}}],"schema":"https://github.com/citation-style-language/schema/raw/master/csl-citation.json"} </w:instrText>
      </w:r>
      <w:r>
        <w:rPr>
          <w:lang w:val="en-US"/>
        </w:rPr>
        <w:fldChar w:fldCharType="separate"/>
      </w:r>
      <w:r>
        <w:rPr>
          <w:noProof/>
          <w:lang w:val="en-US"/>
        </w:rPr>
        <w:t>(Howard et al., 2023)</w:t>
      </w:r>
      <w:r>
        <w:rPr>
          <w:lang w:val="en-US"/>
        </w:rPr>
        <w:fldChar w:fldCharType="end"/>
      </w:r>
      <w:r>
        <w:rPr>
          <w:lang w:val="en-US"/>
        </w:rPr>
        <w:t xml:space="preserve">, and that citizen-science platforms can now track local persistence probability at continental scales </w:t>
      </w:r>
      <w:r>
        <w:rPr>
          <w:lang w:val="en-US"/>
        </w:rPr>
        <w:fldChar w:fldCharType="begin"/>
      </w:r>
      <w:r w:rsidR="00A83668">
        <w:rPr>
          <w:lang w:val="en-US"/>
        </w:rPr>
        <w:instrText xml:space="preserve"> ADDIN ZOTERO_ITEM CSL_CITATION {"citationID":"iqU37L2Q","properties":{"formattedCitation":"(Acevedo\\uc0\\u8208{}Charry et al., 2025; Isaac et al., 2020)","plainCitation":"(Acevedo</w:instrText>
      </w:r>
      <w:r w:rsidR="00A83668">
        <w:rPr>
          <w:rFonts w:ascii="Cambria Math" w:hAnsi="Cambria Math" w:cs="Cambria Math"/>
          <w:lang w:val="en-US"/>
        </w:rPr>
        <w:instrText>‐</w:instrText>
      </w:r>
      <w:r w:rsidR="00A83668">
        <w:rPr>
          <w:lang w:val="en-US"/>
        </w:rPr>
        <w:instrText>Charry et al., 2025; Isaac et al., 2020)","noteIndex":0},"citationItems":[{"id":"pbK1OzMh/uQ0jJsIk","uris":["http://zotero.org/users/1446070/items/GCJI6VFM"],"itemData":{"id":4998,"type":"article-journal","abstract":"Abstract                                                                The robust estimation of local extinction risk is central to inform management and conservation efforts. Still, estimating this key demographic parameter requires standardized monitoring data that are lacking for most species and systems. The analysis of community science data is emerging as a promising alternative. These expansive datasets leverage observations from multiple volunteers that provide higher temporal and spatial resolution. Nevertheless, the proper analysis of community science data is challenging because it requires accounting for additional complexities in the intrinsic ecological and observational processes.                                                     To address this issue, we describe and test a quantitative approach that fits continuous state</w:instrText>
      </w:r>
      <w:r w:rsidR="00A83668">
        <w:rPr>
          <w:rFonts w:ascii="Cambria Math" w:hAnsi="Cambria Math" w:cs="Cambria Math"/>
          <w:lang w:val="en-US"/>
        </w:rPr>
        <w:instrText>‐</w:instrText>
      </w:r>
      <w:r w:rsidR="00A83668">
        <w:rPr>
          <w:lang w:val="en-US"/>
        </w:rPr>
        <w:instrText>space models iteratively to eBird data with the ultimate goal of estimating local persistence probability through time.                                                     We evaluated model accuracy by comparing estimates and trends from eBird with those from the endangered Everglades' snail kite long</w:instrText>
      </w:r>
      <w:r w:rsidR="00A83668">
        <w:rPr>
          <w:rFonts w:ascii="Cambria Math" w:hAnsi="Cambria Math" w:cs="Cambria Math"/>
          <w:lang w:val="en-US"/>
        </w:rPr>
        <w:instrText>‐</w:instrText>
      </w:r>
      <w:r w:rsidR="00A83668">
        <w:rPr>
          <w:lang w:val="en-US"/>
        </w:rPr>
        <w:instrText>term, standardized monitoring project. We also performed two separate sensitivity analyses (temporal and sampling thinning) to assess how robust the persistence estimates are to a reduction in the number of eBird observations available.                                                     Our results showed that the temporal trend trajectory of local population persistence estimated from eBird closely matched that from standardized monitoring. Moreover, the trend remained similar even when reducing the amount of eBird data available to 5% of the original dataset—a reduction from 258 to 13 weeks or from 7714 to 385 lists of observations across 5 years of monitoring.                                                                          Synthesis and applications                     . Our modelling framework provides a robust, computationally efficient and easy</w:instrText>
      </w:r>
      <w:r w:rsidR="00A83668">
        <w:rPr>
          <w:rFonts w:ascii="Cambria Math" w:hAnsi="Cambria Math" w:cs="Cambria Math"/>
          <w:lang w:val="en-US"/>
        </w:rPr>
        <w:instrText>‐</w:instrText>
      </w:r>
      <w:r w:rsidR="00A83668">
        <w:rPr>
          <w:lang w:val="en-US"/>
        </w:rPr>
        <w:instrText>to</w:instrText>
      </w:r>
      <w:r w:rsidR="00A83668">
        <w:rPr>
          <w:rFonts w:ascii="Cambria Math" w:hAnsi="Cambria Math" w:cs="Cambria Math"/>
          <w:lang w:val="en-US"/>
        </w:rPr>
        <w:instrText>‐</w:instrText>
      </w:r>
      <w:r w:rsidR="00A83668">
        <w:rPr>
          <w:lang w:val="en-US"/>
        </w:rPr>
        <w:instrText>apply tool for monitoring local persistence probability that can support global conservation efforts. This will complement the monitoring of species population viability in places where standardized monitoring is still lacking, but community science observations are common.                                                                           ,              Resumen                                                                La estimación robusta del riesgo de extinción local es central para informar esfuerzos de manejo y conservación. Estimar estos parámetros demográficos aún requiere datos de monitoreo estandarizado, los cuales son limitados para la mayoría de las especies y sistemas. El análisis de los datos provenientes de ciencia comunitaria está emergiendo como una alternativa prometedora. Estos datos compilan las observaciones de múltiples voluntarios para proporcionar alta resolución temporal y espacial. Aun así, el análisis apropiado de los datos de ciencia comunitaria es desafiante, pues requiere tener en cuenta la intrínseca variabilidad y complejidad adicional de los procesos ecológicos y de observación.                                                     Para resolver este problema, describimos y probamos una aproximación cuantitativa que aplica modelos continuos de espacio de estado de manera iterativa a los datos de eBird, con el fin de estimar la probabilidad de persistencia local a lo largo del tiempo.                                                     Evaluamos la precisión del modelo al comparar las estimaciones y tendencias de la probabilidad de persistencia utilizando datos de eBird con las de un monitoreo estandarizado y a largo plazo enfocado en el caracolero de los Everglades, una especie amenazada. Realizamos también un análisis de sensibilidad temporal y de muestreo para evaluar cuán robustas son las estimaciones de persistencia ante una reducción en el número disponible de observaciones de eBird.                                                     Nuestros resultados mostraron que la trayectoria de tendencia temporal de la persistencia local estimada a partir de eBird coincidió estrechamente con la del monitoreo estandarizado. También, la tendencia se mantuvo similar incluso cuando la cantidad de datos disponibles de eBird se redujo al 5% del conjunto de datos original, una reducción de 258 a 13 semanas o de 7714 a 385 listas de observaciones a lo largo de 5 años de monitoreo.                                                                          Síntesis y aplicación                     : Nuestro enfoque de modelamiento provee una herramienta robusta, eficientemente computacional y fácil de aplicar para monitorear la probabilidad de persistencia local, lo cual puede apoyar esfuerzos globales de conservación. Esta herramienta complementará el monitoreo de viabilidad poblacional de especies en lugares donde los monitoreos estandarizados aún son ausentes pero las observaciones de ciencia comunitaria ya son comunes.                                                                           ,              Resumo                                                                A estimativa robusta do risco de extinção local é fundamental para embasar os esforços de gestão e conservação. Ainda assim, estimar esse parâmetro demográfico fundamental requer dados de monitoramento padronizados, que faltam para a maioria das espécies e sistemas. A análise de dados de ciência comunitária surge como uma alternativa promissora. Esses conjuntos de dados abrangentes recolhem observações de múltiplos voluntários, proporcionando maior resolução temporal e espacial. No entanto, a análise adequada de dados de ciência comunitária é desafiadora, pois exige a consideração de complexidades adicionais nos processos ecológicos e observacionais intrínsecos.                                                     Para abordar essa questão, descrevemos e testamos uma abordagem quantitativa que ajusta modelos contínuos de espaço de estados iterativamente aos dados do eBird, com o objetivo final de estimar a probabilidade de persistência local ao longo do tempo.                                                     Avaliamos a precisão do modelo comparando estimativas e tendências do eBird com aquelas do projeto de monitoramento padronizado de longo prazo do gavião</w:instrText>
      </w:r>
      <w:r w:rsidR="00A83668">
        <w:rPr>
          <w:rFonts w:ascii="Cambria Math" w:hAnsi="Cambria Math" w:cs="Cambria Math"/>
          <w:lang w:val="en-US"/>
        </w:rPr>
        <w:instrText>‐</w:instrText>
      </w:r>
      <w:r w:rsidR="00A83668">
        <w:rPr>
          <w:lang w:val="en-US"/>
        </w:rPr>
        <w:instrText>caramujeiro</w:instrText>
      </w:r>
      <w:r w:rsidR="00A83668">
        <w:rPr>
          <w:rFonts w:ascii="Cambria Math" w:hAnsi="Cambria Math" w:cs="Cambria Math"/>
          <w:lang w:val="en-US"/>
        </w:rPr>
        <w:instrText>‐</w:instrText>
      </w:r>
      <w:r w:rsidR="00A83668">
        <w:rPr>
          <w:lang w:val="en-US"/>
        </w:rPr>
        <w:instrText>de</w:instrText>
      </w:r>
      <w:r w:rsidR="00A83668">
        <w:rPr>
          <w:rFonts w:ascii="Cambria Math" w:hAnsi="Cambria Math" w:cs="Cambria Math"/>
          <w:lang w:val="en-US"/>
        </w:rPr>
        <w:instrText>‐</w:instrText>
      </w:r>
      <w:r w:rsidR="00A83668">
        <w:rPr>
          <w:lang w:val="en-US"/>
        </w:rPr>
        <w:instrText xml:space="preserve">Envergardes, espécie ameaçada de extinção. Também realizamos uma análise de sensibilidade dupla para avaliar a robustez das estimativas de persistência em relação a uma redução no número de observações disponíveis do eBird.                                                     Nossos resultados mostraram que a trajetória da tendência temporal da persistência populacional local estimada pelo eBird foi bastante semelhante à do monitoramento padronizado. Além disso, a tendência permaneceu semelhante mesmo com a redução da quantidade de dados do eBird disponíveis para 5% do conjunto original de dados – uma redução de 258 para 13 semanas ou de 7714 para 385 listas de observações em 5 anos de monitoramento.                                                                          Síntese e aplicações                     . Nossa estrutura de modelagem fornece uma ferramenta robusta, computacionalmente eficiente e fácil de aplicar para monitorar a probabilidade de persistência local, que pode auxiliar esforços globais de conservação. Isso complementará o monitoramento da viabilidade populacional de espécies em locais onde o monitoramento padronizado ainda é insuficiente, mas as observações da ciência comunitária são comuns.                                                                           ,              </w:instrText>
      </w:r>
      <w:r w:rsidR="00A83668">
        <w:rPr>
          <w:rFonts w:ascii="MS Gothic" w:eastAsia="MS Gothic" w:hAnsi="MS Gothic" w:cs="MS Gothic" w:hint="eastAsia"/>
          <w:lang w:val="en-US"/>
        </w:rPr>
        <w:instrText>摘要</w:instrText>
      </w:r>
      <w:r w:rsidR="00A83668">
        <w:rPr>
          <w:rFonts w:ascii="Microsoft JhengHei" w:eastAsia="Microsoft JhengHei" w:hAnsi="Microsoft JhengHei" w:cs="Microsoft JhengHei" w:hint="eastAsia"/>
          <w:lang w:val="en-US"/>
        </w:rPr>
        <w:instrText>对</w:instrText>
      </w:r>
      <w:r w:rsidR="00A83668">
        <w:rPr>
          <w:rFonts w:ascii="MS Gothic" w:eastAsia="MS Gothic" w:hAnsi="MS Gothic" w:cs="MS Gothic" w:hint="eastAsia"/>
          <w:lang w:val="en-US"/>
        </w:rPr>
        <w:instrText>当地物种</w:instrText>
      </w:r>
      <w:r w:rsidR="00A83668">
        <w:rPr>
          <w:rFonts w:ascii="Microsoft JhengHei" w:eastAsia="Microsoft JhengHei" w:hAnsi="Microsoft JhengHei" w:cs="Microsoft JhengHei" w:hint="eastAsia"/>
          <w:lang w:val="en-US"/>
        </w:rPr>
        <w:instrText>灭绝风险进</w:instrText>
      </w:r>
      <w:r w:rsidR="00A83668">
        <w:rPr>
          <w:rFonts w:ascii="MS Gothic" w:eastAsia="MS Gothic" w:hAnsi="MS Gothic" w:cs="MS Gothic" w:hint="eastAsia"/>
          <w:lang w:val="en-US"/>
        </w:rPr>
        <w:instrText>行</w:instrText>
      </w:r>
      <w:r w:rsidR="00A83668">
        <w:rPr>
          <w:rFonts w:ascii="Microsoft JhengHei" w:eastAsia="Microsoft JhengHei" w:hAnsi="Microsoft JhengHei" w:cs="Microsoft JhengHei" w:hint="eastAsia"/>
          <w:lang w:val="en-US"/>
        </w:rPr>
        <w:instrText>稳</w:instrText>
      </w:r>
      <w:r w:rsidR="00A83668">
        <w:rPr>
          <w:rFonts w:ascii="MS Gothic" w:eastAsia="MS Gothic" w:hAnsi="MS Gothic" w:cs="MS Gothic" w:hint="eastAsia"/>
          <w:lang w:val="en-US"/>
        </w:rPr>
        <w:instrText>健估</w:instrText>
      </w:r>
      <w:r w:rsidR="00A83668">
        <w:rPr>
          <w:rFonts w:ascii="Microsoft JhengHei" w:eastAsia="Microsoft JhengHei" w:hAnsi="Microsoft JhengHei" w:cs="Microsoft JhengHei" w:hint="eastAsia"/>
          <w:lang w:val="en-US"/>
        </w:rPr>
        <w:instrText>计对</w:instrText>
      </w:r>
      <w:r w:rsidR="00A83668">
        <w:rPr>
          <w:rFonts w:ascii="MS Gothic" w:eastAsia="MS Gothic" w:hAnsi="MS Gothic" w:cs="MS Gothic" w:hint="eastAsia"/>
          <w:lang w:val="en-US"/>
        </w:rPr>
        <w:instrText>于指</w:instrText>
      </w:r>
      <w:r w:rsidR="00A83668">
        <w:rPr>
          <w:rFonts w:ascii="Microsoft JhengHei" w:eastAsia="Microsoft JhengHei" w:hAnsi="Microsoft JhengHei" w:cs="Microsoft JhengHei" w:hint="eastAsia"/>
          <w:lang w:val="en-US"/>
        </w:rPr>
        <w:instrText>导</w:instrText>
      </w:r>
      <w:r w:rsidR="00A83668">
        <w:rPr>
          <w:rFonts w:ascii="MS Gothic" w:eastAsia="MS Gothic" w:hAnsi="MS Gothic" w:cs="MS Gothic" w:hint="eastAsia"/>
          <w:lang w:val="en-US"/>
        </w:rPr>
        <w:instrText>物种的管理和保</w:instrText>
      </w:r>
      <w:r w:rsidR="00A83668">
        <w:rPr>
          <w:rFonts w:ascii="Microsoft JhengHei" w:eastAsia="Microsoft JhengHei" w:hAnsi="Microsoft JhengHei" w:cs="Microsoft JhengHei" w:hint="eastAsia"/>
          <w:lang w:val="en-US"/>
        </w:rPr>
        <w:instrText>护</w:instrText>
      </w:r>
      <w:r w:rsidR="00A83668">
        <w:rPr>
          <w:rFonts w:ascii="MS Gothic" w:eastAsia="MS Gothic" w:hAnsi="MS Gothic" w:cs="MS Gothic" w:hint="eastAsia"/>
          <w:lang w:val="en-US"/>
        </w:rPr>
        <w:instrText>工作至关重要。然而，估</w:instrText>
      </w:r>
      <w:r w:rsidR="00A83668">
        <w:rPr>
          <w:rFonts w:ascii="Microsoft JhengHei" w:eastAsia="Microsoft JhengHei" w:hAnsi="Microsoft JhengHei" w:cs="Microsoft JhengHei" w:hint="eastAsia"/>
          <w:lang w:val="en-US"/>
        </w:rPr>
        <w:instrText>计这</w:instrText>
      </w:r>
      <w:r w:rsidR="00A83668">
        <w:rPr>
          <w:rFonts w:ascii="MS Gothic" w:eastAsia="MS Gothic" w:hAnsi="MS Gothic" w:cs="MS Gothic" w:hint="eastAsia"/>
          <w:lang w:val="en-US"/>
        </w:rPr>
        <w:instrText>一关</w:instrText>
      </w:r>
      <w:r w:rsidR="00A83668">
        <w:rPr>
          <w:rFonts w:ascii="Microsoft JhengHei" w:eastAsia="Microsoft JhengHei" w:hAnsi="Microsoft JhengHei" w:cs="Microsoft JhengHei" w:hint="eastAsia"/>
          <w:lang w:val="en-US"/>
        </w:rPr>
        <w:instrText>键</w:instrText>
      </w:r>
      <w:r w:rsidR="00A83668">
        <w:rPr>
          <w:rFonts w:ascii="MS Gothic" w:eastAsia="MS Gothic" w:hAnsi="MS Gothic" w:cs="MS Gothic" w:hint="eastAsia"/>
          <w:lang w:val="en-US"/>
        </w:rPr>
        <w:instrText>种群参数仍需要</w:instrText>
      </w:r>
      <w:r w:rsidR="00A83668">
        <w:rPr>
          <w:rFonts w:ascii="Microsoft JhengHei" w:eastAsia="Microsoft JhengHei" w:hAnsi="Microsoft JhengHei" w:cs="Microsoft JhengHei" w:hint="eastAsia"/>
          <w:lang w:val="en-US"/>
        </w:rPr>
        <w:instrText>标</w:instrText>
      </w:r>
      <w:r w:rsidR="00A83668">
        <w:rPr>
          <w:rFonts w:ascii="MS Gothic" w:eastAsia="MS Gothic" w:hAnsi="MS Gothic" w:cs="MS Gothic" w:hint="eastAsia"/>
          <w:lang w:val="en-US"/>
        </w:rPr>
        <w:instrText>准化的</w:instrText>
      </w:r>
      <w:r w:rsidR="00A83668">
        <w:rPr>
          <w:rFonts w:ascii="Microsoft JhengHei" w:eastAsia="Microsoft JhengHei" w:hAnsi="Microsoft JhengHei" w:cs="Microsoft JhengHei" w:hint="eastAsia"/>
          <w:lang w:val="en-US"/>
        </w:rPr>
        <w:instrText>监测</w:instrText>
      </w:r>
      <w:r w:rsidR="00A83668">
        <w:rPr>
          <w:rFonts w:ascii="MS Gothic" w:eastAsia="MS Gothic" w:hAnsi="MS Gothic" w:cs="MS Gothic" w:hint="eastAsia"/>
          <w:lang w:val="en-US"/>
        </w:rPr>
        <w:instrText>数据，而大多数物种和系</w:instrText>
      </w:r>
      <w:r w:rsidR="00A83668">
        <w:rPr>
          <w:rFonts w:ascii="Microsoft JhengHei" w:eastAsia="Microsoft JhengHei" w:hAnsi="Microsoft JhengHei" w:cs="Microsoft JhengHei" w:hint="eastAsia"/>
          <w:lang w:val="en-US"/>
        </w:rPr>
        <w:instrText>统</w:instrText>
      </w:r>
      <w:r w:rsidR="00A83668">
        <w:rPr>
          <w:rFonts w:ascii="MS Gothic" w:eastAsia="MS Gothic" w:hAnsi="MS Gothic" w:cs="MS Gothic" w:hint="eastAsia"/>
          <w:lang w:val="en-US"/>
        </w:rPr>
        <w:instrText>都缺乏此</w:instrText>
      </w:r>
      <w:r w:rsidR="00A83668">
        <w:rPr>
          <w:rFonts w:ascii="Yu Gothic" w:eastAsia="Yu Gothic" w:hAnsi="Yu Gothic" w:cs="Yu Gothic" w:hint="eastAsia"/>
          <w:lang w:val="en-US"/>
        </w:rPr>
        <w:instrText>类</w:instrText>
      </w:r>
      <w:r w:rsidR="00A83668">
        <w:rPr>
          <w:rFonts w:ascii="MS Gothic" w:eastAsia="MS Gothic" w:hAnsi="MS Gothic" w:cs="MS Gothic" w:hint="eastAsia"/>
          <w:lang w:val="en-US"/>
        </w:rPr>
        <w:instrText>数据。社区科学数据分析正逐</w:instrText>
      </w:r>
      <w:r w:rsidR="00A83668">
        <w:rPr>
          <w:rFonts w:ascii="Microsoft JhengHei" w:eastAsia="Microsoft JhengHei" w:hAnsi="Microsoft JhengHei" w:cs="Microsoft JhengHei" w:hint="eastAsia"/>
          <w:lang w:val="en-US"/>
        </w:rPr>
        <w:instrText>渐</w:instrText>
      </w:r>
      <w:r w:rsidR="00A83668">
        <w:rPr>
          <w:rFonts w:ascii="MS Gothic" w:eastAsia="MS Gothic" w:hAnsi="MS Gothic" w:cs="MS Gothic" w:hint="eastAsia"/>
          <w:lang w:val="en-US"/>
        </w:rPr>
        <w:instrText>成</w:instrText>
      </w:r>
      <w:r w:rsidR="00A83668">
        <w:rPr>
          <w:rFonts w:ascii="Microsoft JhengHei" w:eastAsia="Microsoft JhengHei" w:hAnsi="Microsoft JhengHei" w:cs="Microsoft JhengHei" w:hint="eastAsia"/>
          <w:lang w:val="en-US"/>
        </w:rPr>
        <w:instrText>为</w:instrText>
      </w:r>
      <w:r w:rsidR="00A83668">
        <w:rPr>
          <w:rFonts w:ascii="MS Gothic" w:eastAsia="MS Gothic" w:hAnsi="MS Gothic" w:cs="MS Gothic" w:hint="eastAsia"/>
          <w:lang w:val="en-US"/>
        </w:rPr>
        <w:instrText>一种</w:instrText>
      </w:r>
      <w:r w:rsidR="00A83668">
        <w:rPr>
          <w:rFonts w:ascii="Microsoft JhengHei" w:eastAsia="Microsoft JhengHei" w:hAnsi="Microsoft JhengHei" w:cs="Microsoft JhengHei" w:hint="eastAsia"/>
          <w:lang w:val="en-US"/>
        </w:rPr>
        <w:instrText>颇</w:instrText>
      </w:r>
      <w:r w:rsidR="00A83668">
        <w:rPr>
          <w:rFonts w:ascii="MS Gothic" w:eastAsia="MS Gothic" w:hAnsi="MS Gothic" w:cs="MS Gothic" w:hint="eastAsia"/>
          <w:lang w:val="en-US"/>
        </w:rPr>
        <w:instrText>具前景的替代方案。</w:instrText>
      </w:r>
      <w:r w:rsidR="00A83668">
        <w:rPr>
          <w:rFonts w:ascii="Microsoft JhengHei" w:eastAsia="Microsoft JhengHei" w:hAnsi="Microsoft JhengHei" w:cs="Microsoft JhengHei" w:hint="eastAsia"/>
          <w:lang w:val="en-US"/>
        </w:rPr>
        <w:instrText>这</w:instrText>
      </w:r>
      <w:r w:rsidR="00A83668">
        <w:rPr>
          <w:rFonts w:ascii="MS Gothic" w:eastAsia="MS Gothic" w:hAnsi="MS Gothic" w:cs="MS Gothic" w:hint="eastAsia"/>
          <w:lang w:val="en-US"/>
        </w:rPr>
        <w:instrText>些海量数据集利用来自众多志愿者的</w:instrText>
      </w:r>
      <w:r w:rsidR="00A83668">
        <w:rPr>
          <w:rFonts w:ascii="Microsoft JhengHei" w:eastAsia="Microsoft JhengHei" w:hAnsi="Microsoft JhengHei" w:cs="Microsoft JhengHei" w:hint="eastAsia"/>
          <w:lang w:val="en-US"/>
        </w:rPr>
        <w:instrText>观测</w:instrText>
      </w:r>
      <w:r w:rsidR="00A83668">
        <w:rPr>
          <w:rFonts w:ascii="MS Gothic" w:eastAsia="MS Gothic" w:hAnsi="MS Gothic" w:cs="MS Gothic" w:hint="eastAsia"/>
          <w:lang w:val="en-US"/>
        </w:rPr>
        <w:instrText>数据，提供了更高的</w:instrText>
      </w:r>
      <w:r w:rsidR="00A83668">
        <w:rPr>
          <w:rFonts w:ascii="Microsoft JhengHei" w:eastAsia="Microsoft JhengHei" w:hAnsi="Microsoft JhengHei" w:cs="Microsoft JhengHei" w:hint="eastAsia"/>
          <w:lang w:val="en-US"/>
        </w:rPr>
        <w:instrText>时间</w:instrText>
      </w:r>
      <w:r w:rsidR="00A83668">
        <w:rPr>
          <w:rFonts w:ascii="MS Gothic" w:eastAsia="MS Gothic" w:hAnsi="MS Gothic" w:cs="MS Gothic" w:hint="eastAsia"/>
          <w:lang w:val="en-US"/>
        </w:rPr>
        <w:instrText>和空</w:instrText>
      </w:r>
      <w:r w:rsidR="00A83668">
        <w:rPr>
          <w:rFonts w:ascii="Microsoft JhengHei" w:eastAsia="Microsoft JhengHei" w:hAnsi="Microsoft JhengHei" w:cs="Microsoft JhengHei" w:hint="eastAsia"/>
          <w:lang w:val="en-US"/>
        </w:rPr>
        <w:instrText>间</w:instrText>
      </w:r>
      <w:r w:rsidR="00A83668">
        <w:rPr>
          <w:rFonts w:ascii="MS Gothic" w:eastAsia="MS Gothic" w:hAnsi="MS Gothic" w:cs="MS Gothic" w:hint="eastAsia"/>
          <w:lang w:val="en-US"/>
        </w:rPr>
        <w:instrText>分辨率。尽管如此，</w:instrText>
      </w:r>
      <w:r w:rsidR="00A83668">
        <w:rPr>
          <w:rFonts w:ascii="Microsoft JhengHei" w:eastAsia="Microsoft JhengHei" w:hAnsi="Microsoft JhengHei" w:cs="Microsoft JhengHei" w:hint="eastAsia"/>
          <w:lang w:val="en-US"/>
        </w:rPr>
        <w:instrText>对</w:instrText>
      </w:r>
      <w:r w:rsidR="00A83668">
        <w:rPr>
          <w:rFonts w:ascii="MS Gothic" w:eastAsia="MS Gothic" w:hAnsi="MS Gothic" w:cs="MS Gothic" w:hint="eastAsia"/>
          <w:lang w:val="en-US"/>
        </w:rPr>
        <w:instrText>社区科学数据</w:instrText>
      </w:r>
      <w:r w:rsidR="00A83668">
        <w:rPr>
          <w:rFonts w:ascii="Microsoft JhengHei" w:eastAsia="Microsoft JhengHei" w:hAnsi="Microsoft JhengHei" w:cs="Microsoft JhengHei" w:hint="eastAsia"/>
          <w:lang w:val="en-US"/>
        </w:rPr>
        <w:instrText>进</w:instrText>
      </w:r>
      <w:r w:rsidR="00A83668">
        <w:rPr>
          <w:rFonts w:ascii="MS Gothic" w:eastAsia="MS Gothic" w:hAnsi="MS Gothic" w:cs="MS Gothic" w:hint="eastAsia"/>
          <w:lang w:val="en-US"/>
        </w:rPr>
        <w:instrText>行正确的分析仍具有挑</w:instrText>
      </w:r>
      <w:r w:rsidR="00A83668">
        <w:rPr>
          <w:rFonts w:ascii="Microsoft JhengHei" w:eastAsia="Microsoft JhengHei" w:hAnsi="Microsoft JhengHei" w:cs="Microsoft JhengHei" w:hint="eastAsia"/>
          <w:lang w:val="en-US"/>
        </w:rPr>
        <w:instrText>战</w:instrText>
      </w:r>
      <w:r w:rsidR="00A83668">
        <w:rPr>
          <w:rFonts w:ascii="MS Gothic" w:eastAsia="MS Gothic" w:hAnsi="MS Gothic" w:cs="MS Gothic" w:hint="eastAsia"/>
          <w:lang w:val="en-US"/>
        </w:rPr>
        <w:instrText>性，因</w:instrText>
      </w:r>
      <w:r w:rsidR="00A83668">
        <w:rPr>
          <w:rFonts w:ascii="Microsoft JhengHei" w:eastAsia="Microsoft JhengHei" w:hAnsi="Microsoft JhengHei" w:cs="Microsoft JhengHei" w:hint="eastAsia"/>
          <w:lang w:val="en-US"/>
        </w:rPr>
        <w:instrText>为</w:instrText>
      </w:r>
      <w:r w:rsidR="00A83668">
        <w:rPr>
          <w:rFonts w:ascii="MS Gothic" w:eastAsia="MS Gothic" w:hAnsi="MS Gothic" w:cs="MS Gothic" w:hint="eastAsia"/>
          <w:lang w:val="en-US"/>
        </w:rPr>
        <w:instrText>它需要考</w:instrText>
      </w:r>
      <w:r w:rsidR="00A83668">
        <w:rPr>
          <w:rFonts w:ascii="Microsoft JhengHei" w:eastAsia="Microsoft JhengHei" w:hAnsi="Microsoft JhengHei" w:cs="Microsoft JhengHei" w:hint="eastAsia"/>
          <w:lang w:val="en-US"/>
        </w:rPr>
        <w:instrText>虑</w:instrText>
      </w:r>
      <w:r w:rsidR="00A83668">
        <w:rPr>
          <w:rFonts w:ascii="MS Gothic" w:eastAsia="MS Gothic" w:hAnsi="MS Gothic" w:cs="MS Gothic" w:hint="eastAsia"/>
          <w:lang w:val="en-US"/>
        </w:rPr>
        <w:instrText>其内在生</w:instrText>
      </w:r>
      <w:r w:rsidR="00A83668">
        <w:rPr>
          <w:rFonts w:ascii="Microsoft JhengHei" w:eastAsia="Microsoft JhengHei" w:hAnsi="Microsoft JhengHei" w:cs="Microsoft JhengHei" w:hint="eastAsia"/>
          <w:lang w:val="en-US"/>
        </w:rPr>
        <w:instrText>态过</w:instrText>
      </w:r>
      <w:r w:rsidR="00A83668">
        <w:rPr>
          <w:rFonts w:ascii="MS Gothic" w:eastAsia="MS Gothic" w:hAnsi="MS Gothic" w:cs="MS Gothic" w:hint="eastAsia"/>
          <w:lang w:val="en-US"/>
        </w:rPr>
        <w:instrText>程和</w:instrText>
      </w:r>
      <w:r w:rsidR="00A83668">
        <w:rPr>
          <w:rFonts w:ascii="Microsoft JhengHei" w:eastAsia="Microsoft JhengHei" w:hAnsi="Microsoft JhengHei" w:cs="Microsoft JhengHei" w:hint="eastAsia"/>
          <w:lang w:val="en-US"/>
        </w:rPr>
        <w:instrText>观测过</w:instrText>
      </w:r>
      <w:r w:rsidR="00A83668">
        <w:rPr>
          <w:rFonts w:ascii="MS Gothic" w:eastAsia="MS Gothic" w:hAnsi="MS Gothic" w:cs="MS Gothic" w:hint="eastAsia"/>
          <w:lang w:val="en-US"/>
        </w:rPr>
        <w:instrText>程中的</w:instrText>
      </w:r>
      <w:r w:rsidR="00A83668">
        <w:rPr>
          <w:rFonts w:ascii="Microsoft JhengHei" w:eastAsia="Microsoft JhengHei" w:hAnsi="Microsoft JhengHei" w:cs="Microsoft JhengHei" w:hint="eastAsia"/>
          <w:lang w:val="en-US"/>
        </w:rPr>
        <w:instrText>额</w:instrText>
      </w:r>
      <w:r w:rsidR="00A83668">
        <w:rPr>
          <w:rFonts w:ascii="MS Gothic" w:eastAsia="MS Gothic" w:hAnsi="MS Gothic" w:cs="MS Gothic" w:hint="eastAsia"/>
          <w:lang w:val="en-US"/>
        </w:rPr>
        <w:instrText>外复</w:instrText>
      </w:r>
      <w:r w:rsidR="00A83668">
        <w:rPr>
          <w:rFonts w:ascii="Microsoft JhengHei" w:eastAsia="Microsoft JhengHei" w:hAnsi="Microsoft JhengHei" w:cs="Microsoft JhengHei" w:hint="eastAsia"/>
          <w:lang w:val="en-US"/>
        </w:rPr>
        <w:instrText>杂</w:instrText>
      </w:r>
      <w:r w:rsidR="00A83668">
        <w:rPr>
          <w:rFonts w:ascii="MS Gothic" w:eastAsia="MS Gothic" w:hAnsi="MS Gothic" w:cs="MS Gothic" w:hint="eastAsia"/>
          <w:lang w:val="en-US"/>
        </w:rPr>
        <w:instrText>性。</w:instrText>
      </w:r>
      <w:r w:rsidR="00A83668">
        <w:rPr>
          <w:rFonts w:ascii="Microsoft JhengHei" w:eastAsia="Microsoft JhengHei" w:hAnsi="Microsoft JhengHei" w:cs="Microsoft JhengHei" w:hint="eastAsia"/>
          <w:lang w:val="en-US"/>
        </w:rPr>
        <w:instrText>为</w:instrText>
      </w:r>
      <w:r w:rsidR="00A83668">
        <w:rPr>
          <w:rFonts w:ascii="MS Gothic" w:eastAsia="MS Gothic" w:hAnsi="MS Gothic" w:cs="MS Gothic" w:hint="eastAsia"/>
          <w:lang w:val="en-US"/>
        </w:rPr>
        <w:instrText>了解决</w:instrText>
      </w:r>
      <w:r w:rsidR="00A83668">
        <w:rPr>
          <w:rFonts w:ascii="Microsoft JhengHei" w:eastAsia="Microsoft JhengHei" w:hAnsi="Microsoft JhengHei" w:cs="Microsoft JhengHei" w:hint="eastAsia"/>
          <w:lang w:val="en-US"/>
        </w:rPr>
        <w:instrText>这</w:instrText>
      </w:r>
      <w:r w:rsidR="00A83668">
        <w:rPr>
          <w:rFonts w:ascii="MS Gothic" w:eastAsia="MS Gothic" w:hAnsi="MS Gothic" w:cs="MS Gothic" w:hint="eastAsia"/>
          <w:lang w:val="en-US"/>
        </w:rPr>
        <w:instrText>个</w:instrText>
      </w:r>
      <w:r w:rsidR="00A83668">
        <w:rPr>
          <w:rFonts w:ascii="Microsoft JhengHei" w:eastAsia="Microsoft JhengHei" w:hAnsi="Microsoft JhengHei" w:cs="Microsoft JhengHei" w:hint="eastAsia"/>
          <w:lang w:val="en-US"/>
        </w:rPr>
        <w:instrText>问题</w:instrText>
      </w:r>
      <w:r w:rsidR="00A83668">
        <w:rPr>
          <w:rFonts w:ascii="MS Gothic" w:eastAsia="MS Gothic" w:hAnsi="MS Gothic" w:cs="MS Gothic" w:hint="eastAsia"/>
          <w:lang w:val="en-US"/>
        </w:rPr>
        <w:instrText>，我</w:instrText>
      </w:r>
      <w:r w:rsidR="00A83668">
        <w:rPr>
          <w:rFonts w:ascii="Microsoft JhengHei" w:eastAsia="Microsoft JhengHei" w:hAnsi="Microsoft JhengHei" w:cs="Microsoft JhengHei" w:hint="eastAsia"/>
          <w:lang w:val="en-US"/>
        </w:rPr>
        <w:instrText>们</w:instrText>
      </w:r>
      <w:r w:rsidR="00A83668">
        <w:rPr>
          <w:rFonts w:ascii="MS Gothic" w:eastAsia="MS Gothic" w:hAnsi="MS Gothic" w:cs="MS Gothic" w:hint="eastAsia"/>
          <w:lang w:val="en-US"/>
        </w:rPr>
        <w:instrText>提出并</w:instrText>
      </w:r>
      <w:r w:rsidR="00A83668">
        <w:rPr>
          <w:rFonts w:ascii="Microsoft JhengHei" w:eastAsia="Microsoft JhengHei" w:hAnsi="Microsoft JhengHei" w:cs="Microsoft JhengHei" w:hint="eastAsia"/>
          <w:lang w:val="en-US"/>
        </w:rPr>
        <w:instrText>测试</w:instrText>
      </w:r>
      <w:r w:rsidR="00A83668">
        <w:rPr>
          <w:rFonts w:ascii="MS Gothic" w:eastAsia="MS Gothic" w:hAnsi="MS Gothic" w:cs="MS Gothic" w:hint="eastAsia"/>
          <w:lang w:val="en-US"/>
        </w:rPr>
        <w:instrText>了一种定量方法，通</w:instrText>
      </w:r>
      <w:r w:rsidR="00A83668">
        <w:rPr>
          <w:rFonts w:ascii="Microsoft JhengHei" w:eastAsia="Microsoft JhengHei" w:hAnsi="Microsoft JhengHei" w:cs="Microsoft JhengHei" w:hint="eastAsia"/>
          <w:lang w:val="en-US"/>
        </w:rPr>
        <w:instrText>过</w:instrText>
      </w:r>
      <w:r w:rsidR="00A83668">
        <w:rPr>
          <w:rFonts w:ascii="MS Gothic" w:eastAsia="MS Gothic" w:hAnsi="MS Gothic" w:cs="MS Gothic" w:hint="eastAsia"/>
          <w:lang w:val="en-US"/>
        </w:rPr>
        <w:instrText>迭代地将</w:instrText>
      </w:r>
      <w:r w:rsidR="00A83668">
        <w:rPr>
          <w:rFonts w:ascii="Microsoft JhengHei" w:eastAsia="Microsoft JhengHei" w:hAnsi="Microsoft JhengHei" w:cs="Microsoft JhengHei" w:hint="eastAsia"/>
          <w:lang w:val="en-US"/>
        </w:rPr>
        <w:instrText>连续</w:instrText>
      </w:r>
      <w:r w:rsidR="00A83668">
        <w:rPr>
          <w:rFonts w:ascii="MS Gothic" w:eastAsia="MS Gothic" w:hAnsi="MS Gothic" w:cs="MS Gothic" w:hint="eastAsia"/>
          <w:lang w:val="en-US"/>
        </w:rPr>
        <w:instrText>状</w:instrText>
      </w:r>
      <w:r w:rsidR="00A83668">
        <w:rPr>
          <w:rFonts w:ascii="Microsoft JhengHei" w:eastAsia="Microsoft JhengHei" w:hAnsi="Microsoft JhengHei" w:cs="Microsoft JhengHei" w:hint="eastAsia"/>
          <w:lang w:val="en-US"/>
        </w:rPr>
        <w:instrText>态</w:instrText>
      </w:r>
      <w:r w:rsidR="00A83668">
        <w:rPr>
          <w:rFonts w:ascii="MS Gothic" w:eastAsia="MS Gothic" w:hAnsi="MS Gothic" w:cs="MS Gothic" w:hint="eastAsia"/>
          <w:lang w:val="en-US"/>
        </w:rPr>
        <w:instrText>空</w:instrText>
      </w:r>
      <w:r w:rsidR="00A83668">
        <w:rPr>
          <w:rFonts w:ascii="Microsoft JhengHei" w:eastAsia="Microsoft JhengHei" w:hAnsi="Microsoft JhengHei" w:cs="Microsoft JhengHei" w:hint="eastAsia"/>
          <w:lang w:val="en-US"/>
        </w:rPr>
        <w:instrText>间</w:instrText>
      </w:r>
      <w:r w:rsidR="00A83668">
        <w:rPr>
          <w:rFonts w:ascii="MS Gothic" w:eastAsia="MS Gothic" w:hAnsi="MS Gothic" w:cs="MS Gothic" w:hint="eastAsia"/>
          <w:lang w:val="en-US"/>
        </w:rPr>
        <w:instrText>模型</w:instrText>
      </w:r>
      <w:r w:rsidR="00A83668">
        <w:rPr>
          <w:rFonts w:ascii="Microsoft JhengHei" w:eastAsia="Microsoft JhengHei" w:hAnsi="Microsoft JhengHei" w:cs="Microsoft JhengHei" w:hint="eastAsia"/>
          <w:lang w:val="en-US"/>
        </w:rPr>
        <w:instrText>拟</w:instrText>
      </w:r>
      <w:r w:rsidR="00A83668">
        <w:rPr>
          <w:rFonts w:ascii="MS Gothic" w:eastAsia="MS Gothic" w:hAnsi="MS Gothic" w:cs="MS Gothic" w:hint="eastAsia"/>
          <w:lang w:val="en-US"/>
        </w:rPr>
        <w:instrText>合到</w:instrText>
      </w:r>
      <w:r w:rsidR="00A83668">
        <w:rPr>
          <w:lang w:val="en-US"/>
        </w:rPr>
        <w:instrText>eBird</w:instrText>
      </w:r>
      <w:r w:rsidR="00A83668">
        <w:rPr>
          <w:rFonts w:ascii="MS Gothic" w:eastAsia="MS Gothic" w:hAnsi="MS Gothic" w:cs="MS Gothic" w:hint="eastAsia"/>
          <w:lang w:val="en-US"/>
        </w:rPr>
        <w:instrText>数据中，达到在</w:instrText>
      </w:r>
      <w:r w:rsidR="00A83668">
        <w:rPr>
          <w:rFonts w:ascii="Microsoft JhengHei" w:eastAsia="Microsoft JhengHei" w:hAnsi="Microsoft JhengHei" w:cs="Microsoft JhengHei" w:hint="eastAsia"/>
          <w:lang w:val="en-US"/>
        </w:rPr>
        <w:instrText>时间维</w:instrText>
      </w:r>
      <w:r w:rsidR="00A83668">
        <w:rPr>
          <w:rFonts w:ascii="MS Gothic" w:eastAsia="MS Gothic" w:hAnsi="MS Gothic" w:cs="MS Gothic" w:hint="eastAsia"/>
          <w:lang w:val="en-US"/>
        </w:rPr>
        <w:instrText>度上估算物种持</w:instrText>
      </w:r>
      <w:r w:rsidR="00A83668">
        <w:rPr>
          <w:rFonts w:ascii="Microsoft JhengHei" w:eastAsia="Microsoft JhengHei" w:hAnsi="Microsoft JhengHei" w:cs="Microsoft JhengHei" w:hint="eastAsia"/>
          <w:lang w:val="en-US"/>
        </w:rPr>
        <w:instrText>续</w:instrText>
      </w:r>
      <w:r w:rsidR="00A83668">
        <w:rPr>
          <w:rFonts w:ascii="MS Gothic" w:eastAsia="MS Gothic" w:hAnsi="MS Gothic" w:cs="MS Gothic" w:hint="eastAsia"/>
          <w:lang w:val="en-US"/>
        </w:rPr>
        <w:instrText>存在概率的最</w:instrText>
      </w:r>
      <w:r w:rsidR="00A83668">
        <w:rPr>
          <w:rFonts w:ascii="Microsoft JhengHei" w:eastAsia="Microsoft JhengHei" w:hAnsi="Microsoft JhengHei" w:cs="Microsoft JhengHei" w:hint="eastAsia"/>
          <w:lang w:val="en-US"/>
        </w:rPr>
        <w:instrText>终</w:instrText>
      </w:r>
      <w:r w:rsidR="00A83668">
        <w:rPr>
          <w:rFonts w:ascii="MS Gothic" w:eastAsia="MS Gothic" w:hAnsi="MS Gothic" w:cs="MS Gothic" w:hint="eastAsia"/>
          <w:lang w:val="en-US"/>
        </w:rPr>
        <w:instrText>目</w:instrText>
      </w:r>
      <w:r w:rsidR="00A83668">
        <w:rPr>
          <w:rFonts w:ascii="Microsoft JhengHei" w:eastAsia="Microsoft JhengHei" w:hAnsi="Microsoft JhengHei" w:cs="Microsoft JhengHei" w:hint="eastAsia"/>
          <w:lang w:val="en-US"/>
        </w:rPr>
        <w:instrText>标</w:instrText>
      </w:r>
      <w:r w:rsidR="00A83668">
        <w:rPr>
          <w:rFonts w:ascii="MS Gothic" w:eastAsia="MS Gothic" w:hAnsi="MS Gothic" w:cs="MS Gothic" w:hint="eastAsia"/>
          <w:lang w:val="en-US"/>
        </w:rPr>
        <w:instrText>。</w:instrText>
      </w:r>
      <w:r w:rsidR="00A83668">
        <w:rPr>
          <w:rFonts w:ascii="Microsoft JhengHei" w:eastAsia="Microsoft JhengHei" w:hAnsi="Microsoft JhengHei" w:cs="Microsoft JhengHei" w:hint="eastAsia"/>
          <w:lang w:val="en-US"/>
        </w:rPr>
        <w:instrText>为</w:instrText>
      </w:r>
      <w:r w:rsidR="00A83668">
        <w:rPr>
          <w:rFonts w:ascii="MS Gothic" w:eastAsia="MS Gothic" w:hAnsi="MS Gothic" w:cs="MS Gothic" w:hint="eastAsia"/>
          <w:lang w:val="en-US"/>
        </w:rPr>
        <w:instrText>了</w:instrText>
      </w:r>
      <w:r w:rsidR="00A83668">
        <w:rPr>
          <w:rFonts w:ascii="Microsoft JhengHei" w:eastAsia="Microsoft JhengHei" w:hAnsi="Microsoft JhengHei" w:cs="Microsoft JhengHei" w:hint="eastAsia"/>
          <w:lang w:val="en-US"/>
        </w:rPr>
        <w:instrText>评</w:instrText>
      </w:r>
      <w:r w:rsidR="00A83668">
        <w:rPr>
          <w:rFonts w:ascii="MS Gothic" w:eastAsia="MS Gothic" w:hAnsi="MS Gothic" w:cs="MS Gothic" w:hint="eastAsia"/>
          <w:lang w:val="en-US"/>
        </w:rPr>
        <w:instrText>估模型的准确性，我</w:instrText>
      </w:r>
      <w:r w:rsidR="00A83668">
        <w:rPr>
          <w:rFonts w:ascii="Microsoft JhengHei" w:eastAsia="Microsoft JhengHei" w:hAnsi="Microsoft JhengHei" w:cs="Microsoft JhengHei" w:hint="eastAsia"/>
          <w:lang w:val="en-US"/>
        </w:rPr>
        <w:instrText>们</w:instrText>
      </w:r>
      <w:r w:rsidR="00A83668">
        <w:rPr>
          <w:rFonts w:ascii="MS Gothic" w:eastAsia="MS Gothic" w:hAnsi="MS Gothic" w:cs="MS Gothic" w:hint="eastAsia"/>
          <w:lang w:val="en-US"/>
        </w:rPr>
        <w:instrText>比</w:instrText>
      </w:r>
      <w:r w:rsidR="00A83668">
        <w:rPr>
          <w:rFonts w:ascii="Microsoft JhengHei" w:eastAsia="Microsoft JhengHei" w:hAnsi="Microsoft JhengHei" w:cs="Microsoft JhengHei" w:hint="eastAsia"/>
          <w:lang w:val="en-US"/>
        </w:rPr>
        <w:instrText>较</w:instrText>
      </w:r>
      <w:r w:rsidR="00A83668">
        <w:rPr>
          <w:rFonts w:ascii="MS Gothic" w:eastAsia="MS Gothic" w:hAnsi="MS Gothic" w:cs="MS Gothic" w:hint="eastAsia"/>
          <w:lang w:val="en-US"/>
        </w:rPr>
        <w:instrText>了来自</w:instrText>
      </w:r>
      <w:r w:rsidR="00A83668">
        <w:rPr>
          <w:lang w:val="en-US"/>
        </w:rPr>
        <w:instrText>eBird</w:instrText>
      </w:r>
      <w:r w:rsidR="00A83668">
        <w:rPr>
          <w:rFonts w:ascii="Microsoft JhengHei" w:eastAsia="Microsoft JhengHei" w:hAnsi="Microsoft JhengHei" w:cs="Microsoft JhengHei" w:hint="eastAsia"/>
          <w:lang w:val="en-US"/>
        </w:rPr>
        <w:instrText>对濒</w:instrText>
      </w:r>
      <w:r w:rsidR="00A83668">
        <w:rPr>
          <w:rFonts w:ascii="MS Gothic" w:eastAsia="MS Gothic" w:hAnsi="MS Gothic" w:cs="MS Gothic" w:hint="eastAsia"/>
          <w:lang w:val="en-US"/>
        </w:rPr>
        <w:instrText>危物种食螺</w:instrText>
      </w:r>
      <w:r w:rsidR="00A83668">
        <w:rPr>
          <w:rFonts w:ascii="Microsoft JhengHei" w:eastAsia="Microsoft JhengHei" w:hAnsi="Microsoft JhengHei" w:cs="Microsoft JhengHei" w:hint="eastAsia"/>
          <w:lang w:val="en-US"/>
        </w:rPr>
        <w:instrText>鸢</w:instrText>
      </w:r>
      <w:r w:rsidR="00A83668">
        <w:rPr>
          <w:rFonts w:ascii="MS Gothic" w:eastAsia="MS Gothic" w:hAnsi="MS Gothic" w:cs="MS Gothic" w:hint="eastAsia"/>
          <w:lang w:val="en-US"/>
        </w:rPr>
        <w:instrText>的估</w:instrText>
      </w:r>
      <w:r w:rsidR="00A83668">
        <w:rPr>
          <w:rFonts w:ascii="Microsoft JhengHei" w:eastAsia="Microsoft JhengHei" w:hAnsi="Microsoft JhengHei" w:cs="Microsoft JhengHei" w:hint="eastAsia"/>
          <w:lang w:val="en-US"/>
        </w:rPr>
        <w:instrText>计值</w:instrText>
      </w:r>
      <w:r w:rsidR="00A83668">
        <w:rPr>
          <w:rFonts w:ascii="MS Gothic" w:eastAsia="MS Gothic" w:hAnsi="MS Gothic" w:cs="MS Gothic" w:hint="eastAsia"/>
          <w:lang w:val="en-US"/>
        </w:rPr>
        <w:instrText>和</w:instrText>
      </w:r>
      <w:r w:rsidR="00A83668">
        <w:rPr>
          <w:rFonts w:ascii="Microsoft JhengHei" w:eastAsia="Microsoft JhengHei" w:hAnsi="Microsoft JhengHei" w:cs="Microsoft JhengHei" w:hint="eastAsia"/>
          <w:lang w:val="en-US"/>
        </w:rPr>
        <w:instrText>趋势</w:instrText>
      </w:r>
      <w:r w:rsidR="00A83668">
        <w:rPr>
          <w:rFonts w:ascii="MS Gothic" w:eastAsia="MS Gothic" w:hAnsi="MS Gothic" w:cs="MS Gothic" w:hint="eastAsia"/>
          <w:lang w:val="en-US"/>
        </w:rPr>
        <w:instrText>和来自大沼</w:instrText>
      </w:r>
      <w:r w:rsidR="00A83668">
        <w:rPr>
          <w:rFonts w:ascii="Microsoft JhengHei" w:eastAsia="Microsoft JhengHei" w:hAnsi="Microsoft JhengHei" w:cs="Microsoft JhengHei" w:hint="eastAsia"/>
          <w:lang w:val="en-US"/>
        </w:rPr>
        <w:instrText>泽</w:instrText>
      </w:r>
      <w:r w:rsidR="00A83668">
        <w:rPr>
          <w:rFonts w:ascii="MS Gothic" w:eastAsia="MS Gothic" w:hAnsi="MS Gothic" w:cs="MS Gothic" w:hint="eastAsia"/>
          <w:lang w:val="en-US"/>
        </w:rPr>
        <w:instrText>国家公园</w:instrText>
      </w:r>
      <w:r w:rsidR="00A83668">
        <w:rPr>
          <w:rFonts w:ascii="Microsoft JhengHei" w:eastAsia="Microsoft JhengHei" w:hAnsi="Microsoft JhengHei" w:cs="Microsoft JhengHei" w:hint="eastAsia"/>
          <w:lang w:val="en-US"/>
        </w:rPr>
        <w:instrText>对</w:instrText>
      </w:r>
      <w:r w:rsidR="00A83668">
        <w:rPr>
          <w:rFonts w:ascii="MS Gothic" w:eastAsia="MS Gothic" w:hAnsi="MS Gothic" w:cs="MS Gothic" w:hint="eastAsia"/>
          <w:lang w:val="en-US"/>
        </w:rPr>
        <w:instrText>食螺</w:instrText>
      </w:r>
      <w:r w:rsidR="00A83668">
        <w:rPr>
          <w:rFonts w:ascii="Microsoft JhengHei" w:eastAsia="Microsoft JhengHei" w:hAnsi="Microsoft JhengHei" w:cs="Microsoft JhengHei" w:hint="eastAsia"/>
          <w:lang w:val="en-US"/>
        </w:rPr>
        <w:instrText>鸢长</w:instrText>
      </w:r>
      <w:r w:rsidR="00A83668">
        <w:rPr>
          <w:rFonts w:ascii="MS Gothic" w:eastAsia="MS Gothic" w:hAnsi="MS Gothic" w:cs="MS Gothic" w:hint="eastAsia"/>
          <w:lang w:val="en-US"/>
        </w:rPr>
        <w:instrText>期</w:instrText>
      </w:r>
      <w:r w:rsidR="00A83668">
        <w:rPr>
          <w:rFonts w:ascii="Microsoft JhengHei" w:eastAsia="Microsoft JhengHei" w:hAnsi="Microsoft JhengHei" w:cs="Microsoft JhengHei" w:hint="eastAsia"/>
          <w:lang w:val="en-US"/>
        </w:rPr>
        <w:instrText>标</w:instrText>
      </w:r>
      <w:r w:rsidR="00A83668">
        <w:rPr>
          <w:rFonts w:ascii="MS Gothic" w:eastAsia="MS Gothic" w:hAnsi="MS Gothic" w:cs="MS Gothic" w:hint="eastAsia"/>
          <w:lang w:val="en-US"/>
        </w:rPr>
        <w:instrText>准化</w:instrText>
      </w:r>
      <w:r w:rsidR="00A83668">
        <w:rPr>
          <w:rFonts w:ascii="Microsoft JhengHei" w:eastAsia="Microsoft JhengHei" w:hAnsi="Microsoft JhengHei" w:cs="Microsoft JhengHei" w:hint="eastAsia"/>
          <w:lang w:val="en-US"/>
        </w:rPr>
        <w:instrText>监测项</w:instrText>
      </w:r>
      <w:r w:rsidR="00A83668">
        <w:rPr>
          <w:rFonts w:ascii="MS Gothic" w:eastAsia="MS Gothic" w:hAnsi="MS Gothic" w:cs="MS Gothic" w:hint="eastAsia"/>
          <w:lang w:val="en-US"/>
        </w:rPr>
        <w:instrText>目的估</w:instrText>
      </w:r>
      <w:r w:rsidR="00A83668">
        <w:rPr>
          <w:rFonts w:ascii="Microsoft JhengHei" w:eastAsia="Microsoft JhengHei" w:hAnsi="Microsoft JhengHei" w:cs="Microsoft JhengHei" w:hint="eastAsia"/>
          <w:lang w:val="en-US"/>
        </w:rPr>
        <w:instrText>计值</w:instrText>
      </w:r>
      <w:r w:rsidR="00A83668">
        <w:rPr>
          <w:rFonts w:ascii="MS Gothic" w:eastAsia="MS Gothic" w:hAnsi="MS Gothic" w:cs="MS Gothic" w:hint="eastAsia"/>
          <w:lang w:val="en-US"/>
        </w:rPr>
        <w:instrText>和</w:instrText>
      </w:r>
      <w:r w:rsidR="00A83668">
        <w:rPr>
          <w:rFonts w:ascii="Microsoft JhengHei" w:eastAsia="Microsoft JhengHei" w:hAnsi="Microsoft JhengHei" w:cs="Microsoft JhengHei" w:hint="eastAsia"/>
          <w:lang w:val="en-US"/>
        </w:rPr>
        <w:instrText>趋势</w:instrText>
      </w:r>
      <w:r w:rsidR="00A83668">
        <w:rPr>
          <w:rFonts w:ascii="MS Gothic" w:eastAsia="MS Gothic" w:hAnsi="MS Gothic" w:cs="MS Gothic" w:hint="eastAsia"/>
          <w:lang w:val="en-US"/>
        </w:rPr>
        <w:instrText>。我</w:instrText>
      </w:r>
      <w:r w:rsidR="00A83668">
        <w:rPr>
          <w:rFonts w:ascii="Microsoft JhengHei" w:eastAsia="Microsoft JhengHei" w:hAnsi="Microsoft JhengHei" w:cs="Microsoft JhengHei" w:hint="eastAsia"/>
          <w:lang w:val="en-US"/>
        </w:rPr>
        <w:instrText>们还进</w:instrText>
      </w:r>
      <w:r w:rsidR="00A83668">
        <w:rPr>
          <w:rFonts w:ascii="MS Gothic" w:eastAsia="MS Gothic" w:hAnsi="MS Gothic" w:cs="MS Gothic" w:hint="eastAsia"/>
          <w:lang w:val="en-US"/>
        </w:rPr>
        <w:instrText>行了双重敏感性分析，来</w:instrText>
      </w:r>
      <w:r w:rsidR="00A83668">
        <w:rPr>
          <w:rFonts w:ascii="Microsoft JhengHei" w:eastAsia="Microsoft JhengHei" w:hAnsi="Microsoft JhengHei" w:cs="Microsoft JhengHei" w:hint="eastAsia"/>
          <w:lang w:val="en-US"/>
        </w:rPr>
        <w:instrText>评</w:instrText>
      </w:r>
      <w:r w:rsidR="00A83668">
        <w:rPr>
          <w:rFonts w:ascii="MS Gothic" w:eastAsia="MS Gothic" w:hAnsi="MS Gothic" w:cs="MS Gothic" w:hint="eastAsia"/>
          <w:lang w:val="en-US"/>
        </w:rPr>
        <w:instrText>估当可用</w:instrText>
      </w:r>
      <w:r w:rsidR="00A83668">
        <w:rPr>
          <w:lang w:val="en-US"/>
        </w:rPr>
        <w:instrText xml:space="preserve"> eBird </w:instrText>
      </w:r>
      <w:r w:rsidR="00A83668">
        <w:rPr>
          <w:rFonts w:ascii="Microsoft JhengHei" w:eastAsia="Microsoft JhengHei" w:hAnsi="Microsoft JhengHei" w:cs="Microsoft JhengHei" w:hint="eastAsia"/>
          <w:lang w:val="en-US"/>
        </w:rPr>
        <w:instrText>观测</w:instrText>
      </w:r>
      <w:r w:rsidR="00A83668">
        <w:rPr>
          <w:rFonts w:ascii="MS Gothic" w:eastAsia="MS Gothic" w:hAnsi="MS Gothic" w:cs="MS Gothic" w:hint="eastAsia"/>
          <w:lang w:val="en-US"/>
        </w:rPr>
        <w:instrText>数据量减少</w:instrText>
      </w:r>
      <w:r w:rsidR="00A83668">
        <w:rPr>
          <w:rFonts w:ascii="Microsoft JhengHei" w:eastAsia="Microsoft JhengHei" w:hAnsi="Microsoft JhengHei" w:cs="Microsoft JhengHei" w:hint="eastAsia"/>
          <w:lang w:val="en-US"/>
        </w:rPr>
        <w:instrText>时</w:instrText>
      </w:r>
      <w:r w:rsidR="00A83668">
        <w:rPr>
          <w:rFonts w:ascii="MS Gothic" w:eastAsia="MS Gothic" w:hAnsi="MS Gothic" w:cs="MS Gothic" w:hint="eastAsia"/>
          <w:lang w:val="en-US"/>
        </w:rPr>
        <w:instrText>物种持</w:instrText>
      </w:r>
      <w:r w:rsidR="00A83668">
        <w:rPr>
          <w:rFonts w:ascii="Microsoft JhengHei" w:eastAsia="Microsoft JhengHei" w:hAnsi="Microsoft JhengHei" w:cs="Microsoft JhengHei" w:hint="eastAsia"/>
          <w:lang w:val="en-US"/>
        </w:rPr>
        <w:instrText>续</w:instrText>
      </w:r>
      <w:r w:rsidR="00A83668">
        <w:rPr>
          <w:rFonts w:ascii="MS Gothic" w:eastAsia="MS Gothic" w:hAnsi="MS Gothic" w:cs="MS Gothic" w:hint="eastAsia"/>
          <w:lang w:val="en-US"/>
        </w:rPr>
        <w:instrText>性估</w:instrText>
      </w:r>
      <w:r w:rsidR="00A83668">
        <w:rPr>
          <w:rFonts w:ascii="Microsoft JhengHei" w:eastAsia="Microsoft JhengHei" w:hAnsi="Microsoft JhengHei" w:cs="Microsoft JhengHei" w:hint="eastAsia"/>
          <w:lang w:val="en-US"/>
        </w:rPr>
        <w:instrText>计值</w:instrText>
      </w:r>
      <w:r w:rsidR="00A83668">
        <w:rPr>
          <w:rFonts w:ascii="MS Gothic" w:eastAsia="MS Gothic" w:hAnsi="MS Gothic" w:cs="MS Gothic" w:hint="eastAsia"/>
          <w:lang w:val="en-US"/>
        </w:rPr>
        <w:instrText>是否</w:instrText>
      </w:r>
      <w:r w:rsidR="00A83668">
        <w:rPr>
          <w:rFonts w:ascii="Microsoft JhengHei" w:eastAsia="Microsoft JhengHei" w:hAnsi="Microsoft JhengHei" w:cs="Microsoft JhengHei" w:hint="eastAsia"/>
          <w:lang w:val="en-US"/>
        </w:rPr>
        <w:instrText>稳</w:instrText>
      </w:r>
      <w:r w:rsidR="00A83668">
        <w:rPr>
          <w:rFonts w:ascii="MS Gothic" w:eastAsia="MS Gothic" w:hAnsi="MS Gothic" w:cs="MS Gothic" w:hint="eastAsia"/>
          <w:lang w:val="en-US"/>
        </w:rPr>
        <w:instrText>健。我</w:instrText>
      </w:r>
      <w:r w:rsidR="00A83668">
        <w:rPr>
          <w:rFonts w:ascii="Microsoft JhengHei" w:eastAsia="Microsoft JhengHei" w:hAnsi="Microsoft JhengHei" w:cs="Microsoft JhengHei" w:hint="eastAsia"/>
          <w:lang w:val="en-US"/>
        </w:rPr>
        <w:instrText>们</w:instrText>
      </w:r>
      <w:r w:rsidR="00A83668">
        <w:rPr>
          <w:rFonts w:ascii="MS Gothic" w:eastAsia="MS Gothic" w:hAnsi="MS Gothic" w:cs="MS Gothic" w:hint="eastAsia"/>
          <w:lang w:val="en-US"/>
        </w:rPr>
        <w:instrText>的</w:instrText>
      </w:r>
      <w:r w:rsidR="00A83668">
        <w:rPr>
          <w:rFonts w:ascii="Microsoft JhengHei" w:eastAsia="Microsoft JhengHei" w:hAnsi="Microsoft JhengHei" w:cs="Microsoft JhengHei" w:hint="eastAsia"/>
          <w:lang w:val="en-US"/>
        </w:rPr>
        <w:instrText>结</w:instrText>
      </w:r>
      <w:r w:rsidR="00A83668">
        <w:rPr>
          <w:rFonts w:ascii="MS Gothic" w:eastAsia="MS Gothic" w:hAnsi="MS Gothic" w:cs="MS Gothic" w:hint="eastAsia"/>
          <w:lang w:val="en-US"/>
        </w:rPr>
        <w:instrText>果表明，通</w:instrText>
      </w:r>
      <w:r w:rsidR="00A83668">
        <w:rPr>
          <w:rFonts w:ascii="Microsoft JhengHei" w:eastAsia="Microsoft JhengHei" w:hAnsi="Microsoft JhengHei" w:cs="Microsoft JhengHei" w:hint="eastAsia"/>
          <w:lang w:val="en-US"/>
        </w:rPr>
        <w:instrText>过</w:instrText>
      </w:r>
      <w:r w:rsidR="00A83668">
        <w:rPr>
          <w:lang w:val="en-US"/>
        </w:rPr>
        <w:instrText xml:space="preserve"> eBird </w:instrText>
      </w:r>
      <w:r w:rsidR="00A83668">
        <w:rPr>
          <w:rFonts w:ascii="MS Gothic" w:eastAsia="MS Gothic" w:hAnsi="MS Gothic" w:cs="MS Gothic" w:hint="eastAsia"/>
          <w:lang w:val="en-US"/>
        </w:rPr>
        <w:instrText>估算的当地种群持</w:instrText>
      </w:r>
      <w:r w:rsidR="00A83668">
        <w:rPr>
          <w:rFonts w:ascii="Microsoft JhengHei" w:eastAsia="Microsoft JhengHei" w:hAnsi="Microsoft JhengHei" w:cs="Microsoft JhengHei" w:hint="eastAsia"/>
          <w:lang w:val="en-US"/>
        </w:rPr>
        <w:instrText>续</w:instrText>
      </w:r>
      <w:r w:rsidR="00A83668">
        <w:rPr>
          <w:rFonts w:ascii="MS Gothic" w:eastAsia="MS Gothic" w:hAnsi="MS Gothic" w:cs="MS Gothic" w:hint="eastAsia"/>
          <w:lang w:val="en-US"/>
        </w:rPr>
        <w:instrText>性的</w:instrText>
      </w:r>
      <w:r w:rsidR="00A83668">
        <w:rPr>
          <w:rFonts w:ascii="Microsoft JhengHei" w:eastAsia="Microsoft JhengHei" w:hAnsi="Microsoft JhengHei" w:cs="Microsoft JhengHei" w:hint="eastAsia"/>
          <w:lang w:val="en-US"/>
        </w:rPr>
        <w:instrText>时间趋势轨</w:instrText>
      </w:r>
      <w:r w:rsidR="00A83668">
        <w:rPr>
          <w:rFonts w:ascii="MS Gothic" w:eastAsia="MS Gothic" w:hAnsi="MS Gothic" w:cs="MS Gothic" w:hint="eastAsia"/>
          <w:lang w:val="en-US"/>
        </w:rPr>
        <w:instrText>迹与</w:instrText>
      </w:r>
      <w:r w:rsidR="00A83668">
        <w:rPr>
          <w:rFonts w:ascii="Microsoft JhengHei" w:eastAsia="Microsoft JhengHei" w:hAnsi="Microsoft JhengHei" w:cs="Microsoft JhengHei" w:hint="eastAsia"/>
          <w:lang w:val="en-US"/>
        </w:rPr>
        <w:instrText>标</w:instrText>
      </w:r>
      <w:r w:rsidR="00A83668">
        <w:rPr>
          <w:rFonts w:ascii="MS Gothic" w:eastAsia="MS Gothic" w:hAnsi="MS Gothic" w:cs="MS Gothic" w:hint="eastAsia"/>
          <w:lang w:val="en-US"/>
        </w:rPr>
        <w:instrText>准化</w:instrText>
      </w:r>
      <w:r w:rsidR="00A83668">
        <w:rPr>
          <w:rFonts w:ascii="Microsoft JhengHei" w:eastAsia="Microsoft JhengHei" w:hAnsi="Microsoft JhengHei" w:cs="Microsoft JhengHei" w:hint="eastAsia"/>
          <w:lang w:val="en-US"/>
        </w:rPr>
        <w:instrText>监测</w:instrText>
      </w:r>
      <w:r w:rsidR="00A83668">
        <w:rPr>
          <w:rFonts w:ascii="MS Gothic" w:eastAsia="MS Gothic" w:hAnsi="MS Gothic" w:cs="MS Gothic" w:hint="eastAsia"/>
          <w:lang w:val="en-US"/>
        </w:rPr>
        <w:instrText>的</w:instrText>
      </w:r>
      <w:r w:rsidR="00A83668">
        <w:rPr>
          <w:rFonts w:ascii="Microsoft JhengHei" w:eastAsia="Microsoft JhengHei" w:hAnsi="Microsoft JhengHei" w:cs="Microsoft JhengHei" w:hint="eastAsia"/>
          <w:lang w:val="en-US"/>
        </w:rPr>
        <w:instrText>结</w:instrText>
      </w:r>
      <w:r w:rsidR="00A83668">
        <w:rPr>
          <w:rFonts w:ascii="MS Gothic" w:eastAsia="MS Gothic" w:hAnsi="MS Gothic" w:cs="MS Gothic" w:hint="eastAsia"/>
          <w:lang w:val="en-US"/>
        </w:rPr>
        <w:instrText>果非常接近。此外，即使将可用的</w:instrText>
      </w:r>
      <w:r w:rsidR="00A83668">
        <w:rPr>
          <w:lang w:val="en-US"/>
        </w:rPr>
        <w:instrText xml:space="preserve"> eBird </w:instrText>
      </w:r>
      <w:r w:rsidR="00A83668">
        <w:rPr>
          <w:rFonts w:ascii="MS Gothic" w:eastAsia="MS Gothic" w:hAnsi="MS Gothic" w:cs="MS Gothic" w:hint="eastAsia"/>
          <w:lang w:val="en-US"/>
        </w:rPr>
        <w:instrText>数据量减少到原始数据集的</w:instrText>
      </w:r>
      <w:r w:rsidR="00A83668">
        <w:rPr>
          <w:lang w:val="en-US"/>
        </w:rPr>
        <w:instrText xml:space="preserve"> 5%</w:instrText>
      </w:r>
      <w:r w:rsidR="00A83668">
        <w:rPr>
          <w:rFonts w:ascii="Microsoft JhengHei" w:eastAsia="Microsoft JhengHei" w:hAnsi="Microsoft JhengHei" w:cs="Microsoft JhengHei" w:hint="eastAsia"/>
          <w:lang w:val="en-US"/>
        </w:rPr>
        <w:instrText>时</w:instrText>
      </w:r>
      <w:r w:rsidR="00A83668">
        <w:rPr>
          <w:lang w:val="en-US"/>
        </w:rPr>
        <w:instrText>(</w:instrText>
      </w:r>
      <w:r w:rsidR="00A83668">
        <w:rPr>
          <w:rFonts w:ascii="MS Gothic" w:eastAsia="MS Gothic" w:hAnsi="MS Gothic" w:cs="MS Gothic" w:hint="eastAsia"/>
          <w:lang w:val="en-US"/>
        </w:rPr>
        <w:instrText>即</w:instrText>
      </w:r>
      <w:r w:rsidR="00A83668">
        <w:rPr>
          <w:lang w:val="en-US"/>
        </w:rPr>
        <w:instrText xml:space="preserve"> 5 </w:instrText>
      </w:r>
      <w:r w:rsidR="00A83668">
        <w:rPr>
          <w:rFonts w:ascii="MS Gothic" w:eastAsia="MS Gothic" w:hAnsi="MS Gothic" w:cs="MS Gothic" w:hint="eastAsia"/>
          <w:lang w:val="en-US"/>
        </w:rPr>
        <w:instrText>年</w:instrText>
      </w:r>
      <w:r w:rsidR="00A83668">
        <w:rPr>
          <w:rFonts w:ascii="Microsoft JhengHei" w:eastAsia="Microsoft JhengHei" w:hAnsi="Microsoft JhengHei" w:cs="Microsoft JhengHei" w:hint="eastAsia"/>
          <w:lang w:val="en-US"/>
        </w:rPr>
        <w:instrText>监测</w:instrText>
      </w:r>
      <w:r w:rsidR="00A83668">
        <w:rPr>
          <w:rFonts w:ascii="MS Gothic" w:eastAsia="MS Gothic" w:hAnsi="MS Gothic" w:cs="MS Gothic" w:hint="eastAsia"/>
          <w:lang w:val="en-US"/>
        </w:rPr>
        <w:instrText>期</w:instrText>
      </w:r>
      <w:r w:rsidR="00A83668">
        <w:rPr>
          <w:rFonts w:ascii="Microsoft JhengHei" w:eastAsia="Microsoft JhengHei" w:hAnsi="Microsoft JhengHei" w:cs="Microsoft JhengHei" w:hint="eastAsia"/>
          <w:lang w:val="en-US"/>
        </w:rPr>
        <w:instrText>间</w:instrText>
      </w:r>
      <w:r w:rsidR="00A83668">
        <w:rPr>
          <w:rFonts w:ascii="MS Gothic" w:eastAsia="MS Gothic" w:hAnsi="MS Gothic" w:cs="MS Gothic" w:hint="eastAsia"/>
          <w:lang w:val="en-US"/>
        </w:rPr>
        <w:instrText>的</w:instrText>
      </w:r>
      <w:r w:rsidR="00A83668">
        <w:rPr>
          <w:rFonts w:ascii="Microsoft JhengHei" w:eastAsia="Microsoft JhengHei" w:hAnsi="Microsoft JhengHei" w:cs="Microsoft JhengHei" w:hint="eastAsia"/>
          <w:lang w:val="en-US"/>
        </w:rPr>
        <w:instrText>观测</w:instrText>
      </w:r>
      <w:r w:rsidR="00A83668">
        <w:rPr>
          <w:rFonts w:ascii="MS Gothic" w:eastAsia="MS Gothic" w:hAnsi="MS Gothic" w:cs="MS Gothic" w:hint="eastAsia"/>
          <w:lang w:val="en-US"/>
        </w:rPr>
        <w:instrText>数据从</w:instrText>
      </w:r>
      <w:r w:rsidR="00A83668">
        <w:rPr>
          <w:lang w:val="en-US"/>
        </w:rPr>
        <w:instrText xml:space="preserve"> 258 </w:instrText>
      </w:r>
      <w:r w:rsidR="00A83668">
        <w:rPr>
          <w:rFonts w:ascii="MS Gothic" w:eastAsia="MS Gothic" w:hAnsi="MS Gothic" w:cs="MS Gothic" w:hint="eastAsia"/>
          <w:lang w:val="en-US"/>
        </w:rPr>
        <w:instrText>周减少到</w:instrText>
      </w:r>
      <w:r w:rsidR="00A83668">
        <w:rPr>
          <w:lang w:val="en-US"/>
        </w:rPr>
        <w:instrText xml:space="preserve"> 13 </w:instrText>
      </w:r>
      <w:r w:rsidR="00A83668">
        <w:rPr>
          <w:rFonts w:ascii="MS Gothic" w:eastAsia="MS Gothic" w:hAnsi="MS Gothic" w:cs="MS Gothic" w:hint="eastAsia"/>
          <w:lang w:val="en-US"/>
        </w:rPr>
        <w:instrText>周，或者由</w:instrText>
      </w:r>
      <w:r w:rsidR="00A83668">
        <w:rPr>
          <w:lang w:val="en-US"/>
        </w:rPr>
        <w:instrText xml:space="preserve"> 7714 </w:instrText>
      </w:r>
      <w:r w:rsidR="00A83668">
        <w:rPr>
          <w:rFonts w:ascii="MS Gothic" w:eastAsia="MS Gothic" w:hAnsi="MS Gothic" w:cs="MS Gothic" w:hint="eastAsia"/>
          <w:lang w:val="en-US"/>
        </w:rPr>
        <w:instrText>份清</w:instrText>
      </w:r>
      <w:r w:rsidR="00A83668">
        <w:rPr>
          <w:rFonts w:ascii="Microsoft JhengHei" w:eastAsia="Microsoft JhengHei" w:hAnsi="Microsoft JhengHei" w:cs="Microsoft JhengHei" w:hint="eastAsia"/>
          <w:lang w:val="en-US"/>
        </w:rPr>
        <w:instrText>单</w:instrText>
      </w:r>
      <w:r w:rsidR="00A83668">
        <w:rPr>
          <w:rFonts w:ascii="MS Gothic" w:eastAsia="MS Gothic" w:hAnsi="MS Gothic" w:cs="MS Gothic" w:hint="eastAsia"/>
          <w:lang w:val="en-US"/>
        </w:rPr>
        <w:instrText>减少到</w:instrText>
      </w:r>
      <w:r w:rsidR="00A83668">
        <w:rPr>
          <w:lang w:val="en-US"/>
        </w:rPr>
        <w:instrText xml:space="preserve"> 385 </w:instrText>
      </w:r>
      <w:r w:rsidR="00A83668">
        <w:rPr>
          <w:rFonts w:ascii="MS Gothic" w:eastAsia="MS Gothic" w:hAnsi="MS Gothic" w:cs="MS Gothic" w:hint="eastAsia"/>
          <w:lang w:val="en-US"/>
        </w:rPr>
        <w:instrText>份</w:instrText>
      </w:r>
      <w:r w:rsidR="00A83668">
        <w:rPr>
          <w:lang w:val="en-US"/>
        </w:rPr>
        <w:instrText>)</w:instrText>
      </w:r>
      <w:r w:rsidR="00A83668">
        <w:rPr>
          <w:rFonts w:ascii="MS Gothic" w:eastAsia="MS Gothic" w:hAnsi="MS Gothic" w:cs="MS Gothic" w:hint="eastAsia"/>
          <w:lang w:val="en-US"/>
        </w:rPr>
        <w:instrText>，</w:instrText>
      </w:r>
      <w:r w:rsidR="00A83668">
        <w:rPr>
          <w:rFonts w:ascii="Microsoft JhengHei" w:eastAsia="Microsoft JhengHei" w:hAnsi="Microsoft JhengHei" w:cs="Microsoft JhengHei" w:hint="eastAsia"/>
          <w:lang w:val="en-US"/>
        </w:rPr>
        <w:instrText>趋势</w:instrText>
      </w:r>
      <w:r w:rsidR="00A83668">
        <w:rPr>
          <w:rFonts w:ascii="MS Gothic" w:eastAsia="MS Gothic" w:hAnsi="MS Gothic" w:cs="MS Gothic" w:hint="eastAsia"/>
          <w:lang w:val="en-US"/>
        </w:rPr>
        <w:instrText>仍然相似。</w:instrText>
      </w:r>
      <w:r w:rsidR="00A83668">
        <w:rPr>
          <w:rFonts w:ascii="Microsoft JhengHei" w:eastAsia="Microsoft JhengHei" w:hAnsi="Microsoft JhengHei" w:cs="Microsoft JhengHei" w:hint="eastAsia"/>
          <w:lang w:val="en-US"/>
        </w:rPr>
        <w:instrText>综</w:instrText>
      </w:r>
      <w:r w:rsidR="00A83668">
        <w:rPr>
          <w:rFonts w:ascii="MS Gothic" w:eastAsia="MS Gothic" w:hAnsi="MS Gothic" w:cs="MS Gothic" w:hint="eastAsia"/>
          <w:lang w:val="en-US"/>
        </w:rPr>
        <w:instrText>合与</w:instrText>
      </w:r>
      <w:r w:rsidR="00A83668">
        <w:rPr>
          <w:rFonts w:ascii="Microsoft JhengHei" w:eastAsia="Microsoft JhengHei" w:hAnsi="Microsoft JhengHei" w:cs="Microsoft JhengHei" w:hint="eastAsia"/>
          <w:lang w:val="en-US"/>
        </w:rPr>
        <w:instrText>应</w:instrText>
      </w:r>
      <w:r w:rsidR="00A83668">
        <w:rPr>
          <w:rFonts w:ascii="MS Gothic" w:eastAsia="MS Gothic" w:hAnsi="MS Gothic" w:cs="MS Gothic" w:hint="eastAsia"/>
          <w:lang w:val="en-US"/>
        </w:rPr>
        <w:instrText>用</w:instrText>
      </w:r>
      <w:r w:rsidR="00A83668">
        <w:rPr>
          <w:lang w:val="en-US"/>
        </w:rPr>
        <w:instrText>.</w:instrText>
      </w:r>
      <w:r w:rsidR="00A83668">
        <w:rPr>
          <w:rFonts w:ascii="MS Gothic" w:eastAsia="MS Gothic" w:hAnsi="MS Gothic" w:cs="MS Gothic" w:hint="eastAsia"/>
          <w:lang w:val="en-US"/>
        </w:rPr>
        <w:instrText>我</w:instrText>
      </w:r>
      <w:r w:rsidR="00A83668">
        <w:rPr>
          <w:rFonts w:ascii="Microsoft JhengHei" w:eastAsia="Microsoft JhengHei" w:hAnsi="Microsoft JhengHei" w:cs="Microsoft JhengHei" w:hint="eastAsia"/>
          <w:lang w:val="en-US"/>
        </w:rPr>
        <w:instrText>们</w:instrText>
      </w:r>
      <w:r w:rsidR="00A83668">
        <w:rPr>
          <w:rFonts w:ascii="MS Gothic" w:eastAsia="MS Gothic" w:hAnsi="MS Gothic" w:cs="MS Gothic" w:hint="eastAsia"/>
          <w:lang w:val="en-US"/>
        </w:rPr>
        <w:instrText>的建模框架提供了一个</w:instrText>
      </w:r>
      <w:r w:rsidR="00A83668">
        <w:rPr>
          <w:rFonts w:ascii="Microsoft JhengHei" w:eastAsia="Microsoft JhengHei" w:hAnsi="Microsoft JhengHei" w:cs="Microsoft JhengHei" w:hint="eastAsia"/>
          <w:lang w:val="en-US"/>
        </w:rPr>
        <w:instrText>稳</w:instrText>
      </w:r>
      <w:r w:rsidR="00A83668">
        <w:rPr>
          <w:rFonts w:ascii="MS Gothic" w:eastAsia="MS Gothic" w:hAnsi="MS Gothic" w:cs="MS Gothic" w:hint="eastAsia"/>
          <w:lang w:val="en-US"/>
        </w:rPr>
        <w:instrText>健、</w:instrText>
      </w:r>
      <w:r w:rsidR="00A83668">
        <w:rPr>
          <w:rFonts w:ascii="Microsoft JhengHei" w:eastAsia="Microsoft JhengHei" w:hAnsi="Microsoft JhengHei" w:cs="Microsoft JhengHei" w:hint="eastAsia"/>
          <w:lang w:val="en-US"/>
        </w:rPr>
        <w:instrText>计</w:instrText>
      </w:r>
      <w:r w:rsidR="00A83668">
        <w:rPr>
          <w:rFonts w:ascii="MS Gothic" w:eastAsia="MS Gothic" w:hAnsi="MS Gothic" w:cs="MS Gothic" w:hint="eastAsia"/>
          <w:lang w:val="en-US"/>
        </w:rPr>
        <w:instrText>算高效且易于</w:instrText>
      </w:r>
      <w:r w:rsidR="00A83668">
        <w:rPr>
          <w:rFonts w:ascii="Microsoft JhengHei" w:eastAsia="Microsoft JhengHei" w:hAnsi="Microsoft JhengHei" w:cs="Microsoft JhengHei" w:hint="eastAsia"/>
          <w:lang w:val="en-US"/>
        </w:rPr>
        <w:instrText>应</w:instrText>
      </w:r>
      <w:r w:rsidR="00A83668">
        <w:rPr>
          <w:rFonts w:ascii="MS Gothic" w:eastAsia="MS Gothic" w:hAnsi="MS Gothic" w:cs="MS Gothic" w:hint="eastAsia"/>
          <w:lang w:val="en-US"/>
        </w:rPr>
        <w:instrText>用的工具来</w:instrText>
      </w:r>
      <w:r w:rsidR="00A83668">
        <w:rPr>
          <w:rFonts w:ascii="Microsoft JhengHei" w:eastAsia="Microsoft JhengHei" w:hAnsi="Microsoft JhengHei" w:cs="Microsoft JhengHei" w:hint="eastAsia"/>
          <w:lang w:val="en-US"/>
        </w:rPr>
        <w:instrText>监测</w:instrText>
      </w:r>
      <w:r w:rsidR="00A83668">
        <w:rPr>
          <w:rFonts w:ascii="MS Gothic" w:eastAsia="MS Gothic" w:hAnsi="MS Gothic" w:cs="MS Gothic" w:hint="eastAsia"/>
          <w:lang w:val="en-US"/>
        </w:rPr>
        <w:instrText>当地物种的持</w:instrText>
      </w:r>
      <w:r w:rsidR="00A83668">
        <w:rPr>
          <w:rFonts w:ascii="Microsoft JhengHei" w:eastAsia="Microsoft JhengHei" w:hAnsi="Microsoft JhengHei" w:cs="Microsoft JhengHei" w:hint="eastAsia"/>
          <w:lang w:val="en-US"/>
        </w:rPr>
        <w:instrText>续</w:instrText>
      </w:r>
      <w:r w:rsidR="00A83668">
        <w:rPr>
          <w:rFonts w:ascii="MS Gothic" w:eastAsia="MS Gothic" w:hAnsi="MS Gothic" w:cs="MS Gothic" w:hint="eastAsia"/>
          <w:lang w:val="en-US"/>
        </w:rPr>
        <w:instrText>性概率，从而支持全球保</w:instrText>
      </w:r>
      <w:r w:rsidR="00A83668">
        <w:rPr>
          <w:rFonts w:ascii="Microsoft JhengHei" w:eastAsia="Microsoft JhengHei" w:hAnsi="Microsoft JhengHei" w:cs="Microsoft JhengHei" w:hint="eastAsia"/>
          <w:lang w:val="en-US"/>
        </w:rPr>
        <w:instrText>护</w:instrText>
      </w:r>
      <w:r w:rsidR="00A83668">
        <w:rPr>
          <w:rFonts w:ascii="MS Gothic" w:eastAsia="MS Gothic" w:hAnsi="MS Gothic" w:cs="MS Gothic" w:hint="eastAsia"/>
          <w:lang w:val="en-US"/>
        </w:rPr>
        <w:instrText>工作。</w:instrText>
      </w:r>
      <w:r w:rsidR="00A83668">
        <w:rPr>
          <w:rFonts w:ascii="Microsoft JhengHei" w:eastAsia="Microsoft JhengHei" w:hAnsi="Microsoft JhengHei" w:cs="Microsoft JhengHei" w:hint="eastAsia"/>
          <w:lang w:val="en-US"/>
        </w:rPr>
        <w:instrText>对</w:instrText>
      </w:r>
      <w:r w:rsidR="00A83668">
        <w:rPr>
          <w:rFonts w:ascii="MS Gothic" w:eastAsia="MS Gothic" w:hAnsi="MS Gothic" w:cs="MS Gothic" w:hint="eastAsia"/>
          <w:lang w:val="en-US"/>
        </w:rPr>
        <w:instrText>于那些</w:instrText>
      </w:r>
      <w:r w:rsidR="00A83668">
        <w:rPr>
          <w:rFonts w:ascii="Microsoft JhengHei" w:eastAsia="Microsoft JhengHei" w:hAnsi="Microsoft JhengHei" w:cs="Microsoft JhengHei" w:hint="eastAsia"/>
          <w:lang w:val="en-US"/>
        </w:rPr>
        <w:instrText>标</w:instrText>
      </w:r>
      <w:r w:rsidR="00A83668">
        <w:rPr>
          <w:rFonts w:ascii="MS Gothic" w:eastAsia="MS Gothic" w:hAnsi="MS Gothic" w:cs="MS Gothic" w:hint="eastAsia"/>
          <w:lang w:val="en-US"/>
        </w:rPr>
        <w:instrText>准化</w:instrText>
      </w:r>
      <w:r w:rsidR="00A83668">
        <w:rPr>
          <w:rFonts w:ascii="Microsoft JhengHei" w:eastAsia="Microsoft JhengHei" w:hAnsi="Microsoft JhengHei" w:cs="Microsoft JhengHei" w:hint="eastAsia"/>
          <w:lang w:val="en-US"/>
        </w:rPr>
        <w:instrText>监测</w:instrText>
      </w:r>
      <w:r w:rsidR="00A83668">
        <w:rPr>
          <w:rFonts w:ascii="MS Gothic" w:eastAsia="MS Gothic" w:hAnsi="MS Gothic" w:cs="MS Gothic" w:hint="eastAsia"/>
          <w:lang w:val="en-US"/>
        </w:rPr>
        <w:instrText>尚不完善但社区科学</w:instrText>
      </w:r>
      <w:r w:rsidR="00A83668">
        <w:rPr>
          <w:rFonts w:ascii="Microsoft JhengHei" w:eastAsia="Microsoft JhengHei" w:hAnsi="Microsoft JhengHei" w:cs="Microsoft JhengHei" w:hint="eastAsia"/>
          <w:lang w:val="en-US"/>
        </w:rPr>
        <w:instrText>观测</w:instrText>
      </w:r>
      <w:r w:rsidR="00A83668">
        <w:rPr>
          <w:rFonts w:ascii="MS Gothic" w:eastAsia="MS Gothic" w:hAnsi="MS Gothic" w:cs="MS Gothic" w:hint="eastAsia"/>
          <w:lang w:val="en-US"/>
        </w:rPr>
        <w:instrText>普遍存在的地方，</w:instrText>
      </w:r>
      <w:r w:rsidR="00A83668">
        <w:rPr>
          <w:rFonts w:ascii="Microsoft JhengHei" w:eastAsia="Microsoft JhengHei" w:hAnsi="Microsoft JhengHei" w:cs="Microsoft JhengHei" w:hint="eastAsia"/>
          <w:lang w:val="en-US"/>
        </w:rPr>
        <w:instrText>这</w:instrText>
      </w:r>
      <w:r w:rsidR="00A83668">
        <w:rPr>
          <w:rFonts w:ascii="MS Gothic" w:eastAsia="MS Gothic" w:hAnsi="MS Gothic" w:cs="MS Gothic" w:hint="eastAsia"/>
          <w:lang w:val="en-US"/>
        </w:rPr>
        <w:instrText>个方法会是</w:instrText>
      </w:r>
      <w:r w:rsidR="00A83668">
        <w:rPr>
          <w:rFonts w:ascii="Microsoft JhengHei" w:eastAsia="Microsoft JhengHei" w:hAnsi="Microsoft JhengHei" w:cs="Microsoft JhengHei" w:hint="eastAsia"/>
          <w:lang w:val="en-US"/>
        </w:rPr>
        <w:instrText>对</w:instrText>
      </w:r>
      <w:r w:rsidR="00A83668">
        <w:rPr>
          <w:rFonts w:ascii="MS Gothic" w:eastAsia="MS Gothic" w:hAnsi="MS Gothic" w:cs="MS Gothic" w:hint="eastAsia"/>
          <w:lang w:val="en-US"/>
        </w:rPr>
        <w:instrText>物种种群生存力</w:instrText>
      </w:r>
      <w:r w:rsidR="00A83668">
        <w:rPr>
          <w:rFonts w:ascii="Microsoft JhengHei" w:eastAsia="Microsoft JhengHei" w:hAnsi="Microsoft JhengHei" w:cs="Microsoft JhengHei" w:hint="eastAsia"/>
          <w:lang w:val="en-US"/>
        </w:rPr>
        <w:instrText>监测</w:instrText>
      </w:r>
      <w:r w:rsidR="00A83668">
        <w:rPr>
          <w:rFonts w:ascii="MS Gothic" w:eastAsia="MS Gothic" w:hAnsi="MS Gothic" w:cs="MS Gothic" w:hint="eastAsia"/>
          <w:lang w:val="en-US"/>
        </w:rPr>
        <w:instrText>的很好</w:instrText>
      </w:r>
      <w:r w:rsidR="00A83668">
        <w:rPr>
          <w:rFonts w:ascii="Microsoft JhengHei" w:eastAsia="Microsoft JhengHei" w:hAnsi="Microsoft JhengHei" w:cs="Microsoft JhengHei" w:hint="eastAsia"/>
          <w:lang w:val="en-US"/>
        </w:rPr>
        <w:instrText>补</w:instrText>
      </w:r>
      <w:r w:rsidR="00A83668">
        <w:rPr>
          <w:rFonts w:ascii="MS Gothic" w:eastAsia="MS Gothic" w:hAnsi="MS Gothic" w:cs="MS Gothic" w:hint="eastAsia"/>
          <w:lang w:val="en-US"/>
        </w:rPr>
        <w:instrText>充</w:instrText>
      </w:r>
      <w:r w:rsidR="00A83668">
        <w:rPr>
          <w:lang w:val="en-US"/>
        </w:rPr>
        <w:instrText>","container-title":"Journal of Applied Ecology","DOI":"10.1111/1365-2664.70108","ISSN":"0021-8901, 1365-2664","issue":"9","journalAbbreviation":"Journal of Applied Ecology","language":"en","page":"2133-2147","title":"Monitoring population extinction risk with community science data","volume":"62","author":[{"family":"Acevedo</w:instrText>
      </w:r>
      <w:r w:rsidR="00A83668">
        <w:rPr>
          <w:rFonts w:ascii="Cambria Math" w:hAnsi="Cambria Math" w:cs="Cambria Math"/>
          <w:lang w:val="en-US"/>
        </w:rPr>
        <w:instrText>‐</w:instrText>
      </w:r>
      <w:r w:rsidR="00A83668">
        <w:rPr>
          <w:lang w:val="en-US"/>
        </w:rPr>
        <w:instrText>Charry","given":"Orlando"},{"family":"Ponciano","given":"José M."},{"family":"Poli","given":"Caroline L."},{"family":"Jeffery","given":"Brian M."},{"family":"Fletcher","given":"Robert J."},{"family":"Echeverry</w:instrText>
      </w:r>
      <w:r w:rsidR="00A83668">
        <w:rPr>
          <w:rFonts w:ascii="Cambria Math" w:hAnsi="Cambria Math" w:cs="Cambria Math"/>
          <w:lang w:val="en-US"/>
        </w:rPr>
        <w:instrText>‐</w:instrText>
      </w:r>
      <w:r w:rsidR="00A83668">
        <w:rPr>
          <w:lang w:val="en-US"/>
        </w:rPr>
        <w:instrText xml:space="preserve">Galvis","given":"María Ángela"},{"family":"Loiselle","given":"Bette A."},{"family":"Robinson","given":"Scott K."},{"family":"Acevedo","given":"Miguel A."}],"issued":{"date-parts":[["2025"]]}}},{"id":"pbK1OzMh/obCfqj8f","uris":["http://zotero.org/users/1446070/items/25GR4T6V"],"itemData":{"id":138,"type":"article-journal","container-title":"Trends in Ecology &amp; Evolution","DOI":"10.1016/j.tree.2019.08.006","ISSN":"01695347","issue":"1","journalAbbreviation":"Trends in Ecology &amp; Evolution","language":"en","page":"56-67","source":"DOI.org (Crossref)","title":"Data Integration for Large-Scale Models of Species Distributions","volume":"35","author":[{"family":"Isaac","given":"Nick J.B."},{"family":"Jarzyna","given":"Marta A."},{"family":"Keil","given":"Petr"},{"family":"Dambly","given":"Lea I."},{"family":"Boersch-Supan","given":"Philipp H."},{"family":"Browning","given":"Ella"},{"family":"Freeman","given":"Stephen N."},{"family":"Golding","given":"Nick"},{"family":"Guillera-Arroita","given":"Gurutzeta"},{"family":"Henrys","given":"Peter A."},{"family":"Jarvis","given":"Susan"},{"family":"Lahoz-Monfort","given":"José"},{"family":"Pagel","given":"Jörn"},{"family":"Pescott","given":"Oliver L."},{"family":"Schmucki","given":"Reto"},{"family":"Simmonds","given":"Emily G."},{"family":"O’Hara","given":"Robert B."}],"issued":{"date-parts":[["2020",1]]}}}],"schema":"https://github.com/citation-style-language/schema/raw/master/csl-citation.json"} </w:instrText>
      </w:r>
      <w:r>
        <w:rPr>
          <w:lang w:val="en-US"/>
        </w:rPr>
        <w:fldChar w:fldCharType="separate"/>
      </w:r>
      <w:r w:rsidRPr="00F96B45">
        <w:rPr>
          <w:szCs w:val="24"/>
          <w:lang w:val="en-US"/>
          <w:rPrChange w:id="290" w:author="Raúl Contreras Martín" w:date="2026-07-08T12:19:00Z">
            <w:rPr>
              <w:szCs w:val="24"/>
              <w:lang w:val="es-ES_tradnl"/>
            </w:rPr>
          </w:rPrChange>
        </w:rPr>
        <w:t>(Acevedo‐Charry et al., 2025; Isaac et al., 2020)</w:t>
      </w:r>
      <w:r>
        <w:rPr>
          <w:lang w:val="en-US"/>
        </w:rPr>
        <w:fldChar w:fldCharType="end"/>
      </w:r>
      <w:r>
        <w:rPr>
          <w:lang w:val="en-US"/>
        </w:rPr>
        <w:t>. As large-scale monitoring data become increasingly available, incorporating demographic decomposition into monitoring frameworks will be essential for distinguishing between systems in recoverable decline and those that have already crossed into demographic non-equilibrium.</w:t>
      </w:r>
    </w:p>
    <w:p w14:paraId="7884AB0D" w14:textId="77777777" w:rsidR="008A0427" w:rsidRPr="00ED07E5" w:rsidRDefault="008A0427" w:rsidP="00672FC6">
      <w:pPr>
        <w:spacing w:line="360" w:lineRule="auto"/>
        <w:jc w:val="both"/>
        <w:rPr>
          <w:lang w:val="en-US"/>
        </w:rPr>
      </w:pPr>
    </w:p>
    <w:p w14:paraId="0E39B8C8" w14:textId="77777777" w:rsidR="002F0426" w:rsidRPr="00ED07E5" w:rsidRDefault="00070F70" w:rsidP="00672FC6">
      <w:pPr>
        <w:spacing w:line="360" w:lineRule="auto"/>
        <w:jc w:val="both"/>
        <w:rPr>
          <w:lang w:val="en-US"/>
        </w:rPr>
      </w:pPr>
      <w:commentRangeStart w:id="291"/>
      <w:r>
        <w:rPr>
          <w:b/>
          <w:lang w:val="en-US"/>
        </w:rPr>
        <w:t>Acknowledgements</w:t>
      </w:r>
      <w:commentRangeEnd w:id="291"/>
      <w:r w:rsidRPr="00ED07E5">
        <w:rPr>
          <w:rStyle w:val="Refdecomentario"/>
          <w:sz w:val="22"/>
          <w:szCs w:val="22"/>
          <w:lang w:val="en-US"/>
        </w:rPr>
        <w:commentReference w:id="291"/>
      </w:r>
    </w:p>
    <w:p w14:paraId="57728C00" w14:textId="465D61FA" w:rsidR="002F0426" w:rsidRPr="00ED07E5" w:rsidRDefault="00070F70" w:rsidP="00672FC6">
      <w:pPr>
        <w:spacing w:line="360" w:lineRule="auto"/>
        <w:jc w:val="both"/>
        <w:rPr>
          <w:lang w:val="en-US"/>
        </w:rPr>
      </w:pPr>
      <w:r>
        <w:rPr>
          <w:lang w:val="en-US"/>
        </w:rPr>
        <w:t>We thank the thousands of eBird contributors whose observations made this study possible. GF has received funding from the European Union's Horizon 2020 research and innovation programme under the Marie Skłodowska-Curie grant agreement No 847635, and from the INTRADISP project (UCM Doctores Emergentes programme). RC has received funding from Consejo Superior de Investigaciones Científicas (PIE Grant 20243AT022)</w:t>
      </w:r>
    </w:p>
    <w:p w14:paraId="6071B071" w14:textId="77777777" w:rsidR="00570FAE" w:rsidRPr="00ED07E5" w:rsidRDefault="00570FAE" w:rsidP="00672FC6">
      <w:pPr>
        <w:spacing w:line="360" w:lineRule="auto"/>
        <w:jc w:val="both"/>
        <w:rPr>
          <w:lang w:val="en-US"/>
        </w:rPr>
      </w:pPr>
    </w:p>
    <w:p w14:paraId="048AD418" w14:textId="77777777" w:rsidR="00570FAE" w:rsidRPr="00ED07E5" w:rsidRDefault="00070F70" w:rsidP="00672FC6">
      <w:pPr>
        <w:spacing w:line="360" w:lineRule="auto"/>
        <w:jc w:val="both"/>
        <w:rPr>
          <w:lang w:val="en-US"/>
        </w:rPr>
      </w:pPr>
      <w:r>
        <w:rPr>
          <w:b/>
          <w:lang w:val="en-US"/>
        </w:rPr>
        <w:lastRenderedPageBreak/>
        <w:t>Data Availability Statement</w:t>
      </w:r>
    </w:p>
    <w:p w14:paraId="5CF7458E" w14:textId="07849142" w:rsidR="00570FAE" w:rsidRPr="00ED07E5" w:rsidRDefault="00070F70" w:rsidP="00672FC6">
      <w:pPr>
        <w:spacing w:line="360" w:lineRule="auto"/>
        <w:jc w:val="both"/>
        <w:rPr>
          <w:lang w:val="en-US"/>
        </w:rPr>
      </w:pPr>
      <w:r>
        <w:rPr>
          <w:lang w:val="en-US"/>
        </w:rPr>
        <w:t>The eBird data used in this study are available from the eBird Basic Dataset (https://ebird.org/science/use-ebird-data). Environmental covariates were derived from publicly available sources: TerraClimate (https://www.climatologylab.org/terraclimate.html), MODIS MOD13A3 and MCD12C1 (https://lpdaac.usgs.gov), and WorldClim (https://www.worldclim.org). Derived detection histories, fitted model objects, and all analysis scripts are archived at Zenodo (DOI: [to be assigned upon acceptance]).</w:t>
      </w:r>
    </w:p>
    <w:p w14:paraId="15343234" w14:textId="77777777" w:rsidR="002F0426" w:rsidDel="00644C03" w:rsidRDefault="00070F70" w:rsidP="00672FC6">
      <w:pPr>
        <w:pStyle w:val="Ttulo1"/>
        <w:spacing w:line="360" w:lineRule="auto"/>
        <w:jc w:val="both"/>
        <w:rPr>
          <w:del w:id="292" w:author="Raúl Contreras Martín" w:date="2026-07-08T12:39:00Z"/>
          <w:color w:val="000000" w:themeColor="text1"/>
          <w:sz w:val="26"/>
          <w:szCs w:val="26"/>
          <w:lang w:val="en-US"/>
        </w:rPr>
      </w:pPr>
      <w:commentRangeStart w:id="293"/>
      <w:r>
        <w:rPr>
          <w:color w:val="000000" w:themeColor="text1"/>
          <w:sz w:val="26"/>
          <w:szCs w:val="26"/>
          <w:lang w:val="en-US"/>
        </w:rPr>
        <w:t>References</w:t>
      </w:r>
      <w:commentRangeEnd w:id="293"/>
      <w:r>
        <w:rPr>
          <w:rStyle w:val="Refdecomentario"/>
          <w:color w:val="000000" w:themeColor="text1"/>
          <w:sz w:val="26"/>
          <w:szCs w:val="26"/>
          <w:lang w:val="en-US"/>
        </w:rPr>
        <w:commentReference w:id="293"/>
      </w:r>
    </w:p>
    <w:p w14:paraId="4AED98A2" w14:textId="096B16F8" w:rsidR="00672FC6" w:rsidRPr="00ED07E5" w:rsidRDefault="00672FC6" w:rsidP="00672FC6">
      <w:pPr>
        <w:pStyle w:val="Ttulo1"/>
        <w:spacing w:line="360" w:lineRule="auto"/>
        <w:jc w:val="both"/>
        <w:rPr>
          <w:lang w:val="en-US"/>
        </w:rPr>
      </w:pPr>
    </w:p>
    <w:p w14:paraId="2A2338EE" w14:textId="77777777" w:rsidR="00907242" w:rsidRPr="00907242" w:rsidRDefault="00672FC6" w:rsidP="00907242">
      <w:pPr>
        <w:pStyle w:val="Bibliografa"/>
        <w:rPr>
          <w:lang w:val="en-US"/>
          <w:rPrChange w:id="294" w:author="Raúl Contreras Martín" w:date="2026-07-09T13:26:00Z">
            <w:rPr>
              <w:lang w:val="es-ES_tradnl"/>
            </w:rPr>
          </w:rPrChange>
        </w:rPr>
      </w:pPr>
      <w:r>
        <w:rPr>
          <w:lang w:val="en-US"/>
        </w:rPr>
        <w:fldChar w:fldCharType="begin"/>
      </w:r>
      <w:r w:rsidR="00880265">
        <w:rPr>
          <w:lang w:val="en-US"/>
        </w:rPr>
        <w:instrText xml:space="preserve"> ADDIN ZOTERO_BIBL {"uncited":[],"omitted":[],"custom":[]} CSL_BIBLIOGRAPHY </w:instrText>
      </w:r>
      <w:r>
        <w:rPr>
          <w:lang w:val="en-US"/>
        </w:rPr>
        <w:fldChar w:fldCharType="separate"/>
      </w:r>
      <w:r w:rsidR="00907242" w:rsidRPr="00907242">
        <w:rPr>
          <w:lang w:val="en-US"/>
          <w:rPrChange w:id="295" w:author="Raúl Contreras Martín" w:date="2026-07-09T13:26:00Z">
            <w:rPr>
              <w:lang w:val="es-ES_tradnl"/>
            </w:rPr>
          </w:rPrChange>
        </w:rPr>
        <w:t xml:space="preserve">Abatzoglou, J. T., Dobrowski, S. Z., Parks, S. A., &amp; Hegewisch, K. C. (2018). TerraClimate, a high-resolution global dataset of monthly climate and climatic water balance from 1958–2015. </w:t>
      </w:r>
      <w:r w:rsidR="00907242" w:rsidRPr="00907242">
        <w:rPr>
          <w:i/>
          <w:iCs/>
          <w:lang w:val="en-US"/>
          <w:rPrChange w:id="296" w:author="Raúl Contreras Martín" w:date="2026-07-09T13:26:00Z">
            <w:rPr>
              <w:i/>
              <w:iCs/>
              <w:lang w:val="es-ES_tradnl"/>
            </w:rPr>
          </w:rPrChange>
        </w:rPr>
        <w:t>Scientific Data</w:t>
      </w:r>
      <w:r w:rsidR="00907242" w:rsidRPr="00907242">
        <w:rPr>
          <w:lang w:val="en-US"/>
          <w:rPrChange w:id="297" w:author="Raúl Contreras Martín" w:date="2026-07-09T13:26:00Z">
            <w:rPr>
              <w:lang w:val="es-ES_tradnl"/>
            </w:rPr>
          </w:rPrChange>
        </w:rPr>
        <w:t xml:space="preserve">, </w:t>
      </w:r>
      <w:r w:rsidR="00907242" w:rsidRPr="00907242">
        <w:rPr>
          <w:i/>
          <w:iCs/>
          <w:lang w:val="en-US"/>
          <w:rPrChange w:id="298" w:author="Raúl Contreras Martín" w:date="2026-07-09T13:26:00Z">
            <w:rPr>
              <w:i/>
              <w:iCs/>
              <w:lang w:val="es-ES_tradnl"/>
            </w:rPr>
          </w:rPrChange>
        </w:rPr>
        <w:t>5</w:t>
      </w:r>
      <w:r w:rsidR="00907242" w:rsidRPr="00907242">
        <w:rPr>
          <w:lang w:val="en-US"/>
          <w:rPrChange w:id="299" w:author="Raúl Contreras Martín" w:date="2026-07-09T13:26:00Z">
            <w:rPr>
              <w:lang w:val="es-ES_tradnl"/>
            </w:rPr>
          </w:rPrChange>
        </w:rPr>
        <w:t>(1), 170191. https://doi.org/10.1038/sdata.2017.191</w:t>
      </w:r>
    </w:p>
    <w:p w14:paraId="244BDC60" w14:textId="77777777" w:rsidR="00907242" w:rsidRPr="00907242" w:rsidRDefault="00907242" w:rsidP="00907242">
      <w:pPr>
        <w:pStyle w:val="Bibliografa"/>
        <w:rPr>
          <w:lang w:val="en-US"/>
          <w:rPrChange w:id="300" w:author="Raúl Contreras Martín" w:date="2026-07-09T13:26:00Z">
            <w:rPr>
              <w:lang w:val="es-ES_tradnl"/>
            </w:rPr>
          </w:rPrChange>
        </w:rPr>
      </w:pPr>
      <w:r w:rsidRPr="00907242">
        <w:rPr>
          <w:lang w:val="en-US"/>
          <w:rPrChange w:id="301" w:author="Raúl Contreras Martín" w:date="2026-07-09T13:26:00Z">
            <w:rPr>
              <w:lang w:val="es-ES_tradnl"/>
            </w:rPr>
          </w:rPrChange>
        </w:rPr>
        <w:t>Acevedo</w:t>
      </w:r>
      <w:r w:rsidRPr="00907242">
        <w:rPr>
          <w:rFonts w:ascii="Cambria Math" w:hAnsi="Cambria Math" w:cs="Cambria Math"/>
          <w:lang w:val="en-US"/>
          <w:rPrChange w:id="302" w:author="Raúl Contreras Martín" w:date="2026-07-09T13:26:00Z">
            <w:rPr>
              <w:rFonts w:ascii="Cambria Math" w:hAnsi="Cambria Math" w:cs="Cambria Math"/>
              <w:lang w:val="es-ES_tradnl"/>
            </w:rPr>
          </w:rPrChange>
        </w:rPr>
        <w:t>‐</w:t>
      </w:r>
      <w:r w:rsidRPr="00907242">
        <w:rPr>
          <w:lang w:val="en-US"/>
          <w:rPrChange w:id="303" w:author="Raúl Contreras Martín" w:date="2026-07-09T13:26:00Z">
            <w:rPr>
              <w:lang w:val="es-ES_tradnl"/>
            </w:rPr>
          </w:rPrChange>
        </w:rPr>
        <w:t>Charry, O., Ponciano, J. M., Poli, C. L., Jeffery, B. M., Fletcher, R. J., Echeverry</w:t>
      </w:r>
      <w:r w:rsidRPr="00907242">
        <w:rPr>
          <w:rFonts w:ascii="Cambria Math" w:hAnsi="Cambria Math" w:cs="Cambria Math"/>
          <w:lang w:val="en-US"/>
          <w:rPrChange w:id="304" w:author="Raúl Contreras Martín" w:date="2026-07-09T13:26:00Z">
            <w:rPr>
              <w:rFonts w:ascii="Cambria Math" w:hAnsi="Cambria Math" w:cs="Cambria Math"/>
              <w:lang w:val="es-ES_tradnl"/>
            </w:rPr>
          </w:rPrChange>
        </w:rPr>
        <w:t>‐</w:t>
      </w:r>
      <w:r w:rsidRPr="00907242">
        <w:rPr>
          <w:lang w:val="en-US"/>
          <w:rPrChange w:id="305" w:author="Raúl Contreras Martín" w:date="2026-07-09T13:26:00Z">
            <w:rPr>
              <w:lang w:val="es-ES_tradnl"/>
            </w:rPr>
          </w:rPrChange>
        </w:rPr>
        <w:t xml:space="preserve">Galvis, M. Á., Loiselle, B. A., Robinson, S. K., &amp; Acevedo, M. A. (2025). Monitoring population extinction risk with community science data. </w:t>
      </w:r>
      <w:r w:rsidRPr="00907242">
        <w:rPr>
          <w:i/>
          <w:iCs/>
          <w:lang w:val="en-US"/>
          <w:rPrChange w:id="306" w:author="Raúl Contreras Martín" w:date="2026-07-09T13:26:00Z">
            <w:rPr>
              <w:i/>
              <w:iCs/>
              <w:lang w:val="es-ES_tradnl"/>
            </w:rPr>
          </w:rPrChange>
        </w:rPr>
        <w:t>Journal of Applied Ecology</w:t>
      </w:r>
      <w:r w:rsidRPr="00907242">
        <w:rPr>
          <w:lang w:val="en-US"/>
          <w:rPrChange w:id="307" w:author="Raúl Contreras Martín" w:date="2026-07-09T13:26:00Z">
            <w:rPr>
              <w:lang w:val="es-ES_tradnl"/>
            </w:rPr>
          </w:rPrChange>
        </w:rPr>
        <w:t xml:space="preserve">, </w:t>
      </w:r>
      <w:r w:rsidRPr="00907242">
        <w:rPr>
          <w:i/>
          <w:iCs/>
          <w:lang w:val="en-US"/>
          <w:rPrChange w:id="308" w:author="Raúl Contreras Martín" w:date="2026-07-09T13:26:00Z">
            <w:rPr>
              <w:i/>
              <w:iCs/>
              <w:lang w:val="es-ES_tradnl"/>
            </w:rPr>
          </w:rPrChange>
        </w:rPr>
        <w:t>62</w:t>
      </w:r>
      <w:r w:rsidRPr="00907242">
        <w:rPr>
          <w:lang w:val="en-US"/>
          <w:rPrChange w:id="309" w:author="Raúl Contreras Martín" w:date="2026-07-09T13:26:00Z">
            <w:rPr>
              <w:lang w:val="es-ES_tradnl"/>
            </w:rPr>
          </w:rPrChange>
        </w:rPr>
        <w:t>(9), 2133–2147. https://doi.org/10.1111/1365-2664.70108</w:t>
      </w:r>
    </w:p>
    <w:p w14:paraId="0D522785" w14:textId="77777777" w:rsidR="00907242" w:rsidRPr="00907242" w:rsidRDefault="00907242" w:rsidP="00907242">
      <w:pPr>
        <w:pStyle w:val="Bibliografa"/>
        <w:rPr>
          <w:lang w:val="en-US"/>
          <w:rPrChange w:id="310" w:author="Raúl Contreras Martín" w:date="2026-07-09T13:26:00Z">
            <w:rPr>
              <w:lang w:val="es-ES_tradnl"/>
            </w:rPr>
          </w:rPrChange>
        </w:rPr>
      </w:pPr>
      <w:r w:rsidRPr="00907242">
        <w:rPr>
          <w:lang w:val="es-ES_tradnl"/>
        </w:rPr>
        <w:t xml:space="preserve">Alonso, J. C., Álvarez-Martínez, J. M., &amp; Palacín, C. (2012). </w:t>
      </w:r>
      <w:r w:rsidRPr="00907242">
        <w:rPr>
          <w:lang w:val="en-US"/>
          <w:rPrChange w:id="311" w:author="Raúl Contreras Martín" w:date="2026-07-09T13:26:00Z">
            <w:rPr>
              <w:lang w:val="es-ES_tradnl"/>
            </w:rPr>
          </w:rPrChange>
        </w:rPr>
        <w:t xml:space="preserve">Leks in ground-displaying birds: Hotspots or safe places? </w:t>
      </w:r>
      <w:r w:rsidRPr="00907242">
        <w:rPr>
          <w:i/>
          <w:iCs/>
          <w:lang w:val="en-US"/>
          <w:rPrChange w:id="312" w:author="Raúl Contreras Martín" w:date="2026-07-09T13:26:00Z">
            <w:rPr>
              <w:i/>
              <w:iCs/>
              <w:lang w:val="es-ES_tradnl"/>
            </w:rPr>
          </w:rPrChange>
        </w:rPr>
        <w:t>Behavioral Ecology</w:t>
      </w:r>
      <w:r w:rsidRPr="00907242">
        <w:rPr>
          <w:lang w:val="en-US"/>
          <w:rPrChange w:id="313" w:author="Raúl Contreras Martín" w:date="2026-07-09T13:26:00Z">
            <w:rPr>
              <w:lang w:val="es-ES_tradnl"/>
            </w:rPr>
          </w:rPrChange>
        </w:rPr>
        <w:t xml:space="preserve">, </w:t>
      </w:r>
      <w:r w:rsidRPr="00907242">
        <w:rPr>
          <w:i/>
          <w:iCs/>
          <w:lang w:val="en-US"/>
          <w:rPrChange w:id="314" w:author="Raúl Contreras Martín" w:date="2026-07-09T13:26:00Z">
            <w:rPr>
              <w:i/>
              <w:iCs/>
              <w:lang w:val="es-ES_tradnl"/>
            </w:rPr>
          </w:rPrChange>
        </w:rPr>
        <w:t>23</w:t>
      </w:r>
      <w:r w:rsidRPr="00907242">
        <w:rPr>
          <w:lang w:val="en-US"/>
          <w:rPrChange w:id="315" w:author="Raúl Contreras Martín" w:date="2026-07-09T13:26:00Z">
            <w:rPr>
              <w:lang w:val="es-ES_tradnl"/>
            </w:rPr>
          </w:rPrChange>
        </w:rPr>
        <w:t>(3), 491–501. https://doi.org/10.1093/beheco/arr215</w:t>
      </w:r>
    </w:p>
    <w:p w14:paraId="23C2C839" w14:textId="77777777" w:rsidR="00907242" w:rsidRPr="00907242" w:rsidRDefault="00907242" w:rsidP="00907242">
      <w:pPr>
        <w:pStyle w:val="Bibliografa"/>
        <w:rPr>
          <w:lang w:val="en-US"/>
          <w:rPrChange w:id="316" w:author="Raúl Contreras Martín" w:date="2026-07-09T13:26:00Z">
            <w:rPr>
              <w:lang w:val="es-ES_tradnl"/>
            </w:rPr>
          </w:rPrChange>
        </w:rPr>
      </w:pPr>
      <w:r w:rsidRPr="00907242">
        <w:rPr>
          <w:lang w:val="en-US"/>
          <w:rPrChange w:id="317" w:author="Raúl Contreras Martín" w:date="2026-07-09T13:26:00Z">
            <w:rPr>
              <w:lang w:val="es-ES_tradnl"/>
            </w:rPr>
          </w:rPrChange>
        </w:rPr>
        <w:t xml:space="preserve">Alonso, J. C., &amp; Palacín, C. (2022). Alarming decline of the Great Bustard Otis tarda world population over the last two decades. </w:t>
      </w:r>
      <w:r w:rsidRPr="00907242">
        <w:rPr>
          <w:i/>
          <w:iCs/>
          <w:lang w:val="en-US"/>
          <w:rPrChange w:id="318" w:author="Raúl Contreras Martín" w:date="2026-07-09T13:26:00Z">
            <w:rPr>
              <w:i/>
              <w:iCs/>
              <w:lang w:val="es-ES_tradnl"/>
            </w:rPr>
          </w:rPrChange>
        </w:rPr>
        <w:t>Bird Conservation International</w:t>
      </w:r>
      <w:r w:rsidRPr="00907242">
        <w:rPr>
          <w:lang w:val="en-US"/>
          <w:rPrChange w:id="319" w:author="Raúl Contreras Martín" w:date="2026-07-09T13:26:00Z">
            <w:rPr>
              <w:lang w:val="es-ES_tradnl"/>
            </w:rPr>
          </w:rPrChange>
        </w:rPr>
        <w:t xml:space="preserve">, </w:t>
      </w:r>
      <w:r w:rsidRPr="00907242">
        <w:rPr>
          <w:i/>
          <w:iCs/>
          <w:lang w:val="en-US"/>
          <w:rPrChange w:id="320" w:author="Raúl Contreras Martín" w:date="2026-07-09T13:26:00Z">
            <w:rPr>
              <w:i/>
              <w:iCs/>
              <w:lang w:val="es-ES_tradnl"/>
            </w:rPr>
          </w:rPrChange>
        </w:rPr>
        <w:t>32</w:t>
      </w:r>
      <w:r w:rsidRPr="00907242">
        <w:rPr>
          <w:lang w:val="en-US"/>
          <w:rPrChange w:id="321" w:author="Raúl Contreras Martín" w:date="2026-07-09T13:26:00Z">
            <w:rPr>
              <w:lang w:val="es-ES_tradnl"/>
            </w:rPr>
          </w:rPrChange>
        </w:rPr>
        <w:t>(4), 523–530. https://doi.org/10.1017/S095927092200003X</w:t>
      </w:r>
    </w:p>
    <w:p w14:paraId="02880150" w14:textId="77777777" w:rsidR="00907242" w:rsidRPr="00907242" w:rsidRDefault="00907242" w:rsidP="00907242">
      <w:pPr>
        <w:pStyle w:val="Bibliografa"/>
        <w:rPr>
          <w:lang w:val="en-US"/>
          <w:rPrChange w:id="322" w:author="Raúl Contreras Martín" w:date="2026-07-09T13:26:00Z">
            <w:rPr>
              <w:lang w:val="es-ES_tradnl"/>
            </w:rPr>
          </w:rPrChange>
        </w:rPr>
      </w:pPr>
      <w:r w:rsidRPr="00907242">
        <w:rPr>
          <w:lang w:val="en-US"/>
          <w:rPrChange w:id="323" w:author="Raúl Contreras Martín" w:date="2026-07-09T13:26:00Z">
            <w:rPr>
              <w:lang w:val="es-ES_tradnl"/>
            </w:rPr>
          </w:rPrChange>
        </w:rPr>
        <w:t xml:space="preserve">Bailey, L. L., MacKenzie, D. I., &amp; Nichols, J. D. (2014). Advances and applications of occupancy models. </w:t>
      </w:r>
      <w:r w:rsidRPr="00907242">
        <w:rPr>
          <w:i/>
          <w:iCs/>
          <w:lang w:val="en-US"/>
          <w:rPrChange w:id="324" w:author="Raúl Contreras Martín" w:date="2026-07-09T13:26:00Z">
            <w:rPr>
              <w:i/>
              <w:iCs/>
              <w:lang w:val="es-ES_tradnl"/>
            </w:rPr>
          </w:rPrChange>
        </w:rPr>
        <w:t>Methods in Ecology and Evolution</w:t>
      </w:r>
      <w:r w:rsidRPr="00907242">
        <w:rPr>
          <w:lang w:val="en-US"/>
          <w:rPrChange w:id="325" w:author="Raúl Contreras Martín" w:date="2026-07-09T13:26:00Z">
            <w:rPr>
              <w:lang w:val="es-ES_tradnl"/>
            </w:rPr>
          </w:rPrChange>
        </w:rPr>
        <w:t xml:space="preserve">, </w:t>
      </w:r>
      <w:r w:rsidRPr="00907242">
        <w:rPr>
          <w:i/>
          <w:iCs/>
          <w:lang w:val="en-US"/>
          <w:rPrChange w:id="326" w:author="Raúl Contreras Martín" w:date="2026-07-09T13:26:00Z">
            <w:rPr>
              <w:i/>
              <w:iCs/>
              <w:lang w:val="es-ES_tradnl"/>
            </w:rPr>
          </w:rPrChange>
        </w:rPr>
        <w:t>5</w:t>
      </w:r>
      <w:r w:rsidRPr="00907242">
        <w:rPr>
          <w:lang w:val="en-US"/>
          <w:rPrChange w:id="327" w:author="Raúl Contreras Martín" w:date="2026-07-09T13:26:00Z">
            <w:rPr>
              <w:lang w:val="es-ES_tradnl"/>
            </w:rPr>
          </w:rPrChange>
        </w:rPr>
        <w:t>(12), 1269–1279.</w:t>
      </w:r>
    </w:p>
    <w:p w14:paraId="36A6FBEE" w14:textId="77777777" w:rsidR="00907242" w:rsidRPr="00907242" w:rsidRDefault="00907242" w:rsidP="00907242">
      <w:pPr>
        <w:pStyle w:val="Bibliografa"/>
        <w:rPr>
          <w:lang w:val="es-ES_tradnl"/>
        </w:rPr>
      </w:pPr>
      <w:r w:rsidRPr="00907242">
        <w:rPr>
          <w:lang w:val="en-US"/>
          <w:rPrChange w:id="328" w:author="Raúl Contreras Martín" w:date="2026-07-09T13:26:00Z">
            <w:rPr>
              <w:lang w:val="es-ES_tradnl"/>
            </w:rPr>
          </w:rPrChange>
        </w:rPr>
        <w:t xml:space="preserve">Benítez-López, A., Casas, F., Mougeot, F., García, J. T., Martín, C. A., Tatin, L., Wolff, A., &amp; Viñuela, J. (2015). Individual traits and extrinsic factors influence survival of the </w:t>
      </w:r>
      <w:r w:rsidRPr="00907242">
        <w:rPr>
          <w:lang w:val="en-US"/>
          <w:rPrChange w:id="329" w:author="Raúl Contreras Martín" w:date="2026-07-09T13:26:00Z">
            <w:rPr>
              <w:lang w:val="es-ES_tradnl"/>
            </w:rPr>
          </w:rPrChange>
        </w:rPr>
        <w:lastRenderedPageBreak/>
        <w:t>threatened pin-tailed sandgrouse (</w:t>
      </w:r>
      <w:r w:rsidRPr="00907242">
        <w:rPr>
          <w:i/>
          <w:iCs/>
          <w:lang w:val="en-US"/>
          <w:rPrChange w:id="330" w:author="Raúl Contreras Martín" w:date="2026-07-09T13:26:00Z">
            <w:rPr>
              <w:i/>
              <w:iCs/>
              <w:lang w:val="es-ES_tradnl"/>
            </w:rPr>
          </w:rPrChange>
        </w:rPr>
        <w:t>Pterocles alchata</w:t>
      </w:r>
      <w:r w:rsidRPr="00907242">
        <w:rPr>
          <w:lang w:val="en-US"/>
          <w:rPrChange w:id="331" w:author="Raúl Contreras Martín" w:date="2026-07-09T13:26:00Z">
            <w:rPr>
              <w:lang w:val="es-ES_tradnl"/>
            </w:rPr>
          </w:rPrChange>
        </w:rPr>
        <w:t xml:space="preserve">) in Europe. </w:t>
      </w:r>
      <w:r w:rsidRPr="00907242">
        <w:rPr>
          <w:i/>
          <w:iCs/>
          <w:lang w:val="es-ES_tradnl"/>
        </w:rPr>
        <w:t>Biological Conservation</w:t>
      </w:r>
      <w:r w:rsidRPr="00907242">
        <w:rPr>
          <w:lang w:val="es-ES_tradnl"/>
        </w:rPr>
        <w:t xml:space="preserve">, </w:t>
      </w:r>
      <w:r w:rsidRPr="00907242">
        <w:rPr>
          <w:i/>
          <w:iCs/>
          <w:lang w:val="es-ES_tradnl"/>
        </w:rPr>
        <w:t>187</w:t>
      </w:r>
      <w:r w:rsidRPr="00907242">
        <w:rPr>
          <w:lang w:val="es-ES_tradnl"/>
        </w:rPr>
        <w:t>, 192–200. https://doi.org/10.1016/j.biocon.2015.04.022</w:t>
      </w:r>
    </w:p>
    <w:p w14:paraId="3F1BB733" w14:textId="77777777" w:rsidR="00907242" w:rsidRPr="00907242" w:rsidRDefault="00907242" w:rsidP="00907242">
      <w:pPr>
        <w:pStyle w:val="Bibliografa"/>
        <w:rPr>
          <w:lang w:val="en-US"/>
          <w:rPrChange w:id="332" w:author="Raúl Contreras Martín" w:date="2026-07-09T13:26:00Z">
            <w:rPr>
              <w:lang w:val="es-ES_tradnl"/>
            </w:rPr>
          </w:rPrChange>
        </w:rPr>
      </w:pPr>
      <w:r w:rsidRPr="00907242">
        <w:rPr>
          <w:lang w:val="es-ES_tradnl"/>
        </w:rPr>
        <w:t xml:space="preserve">Benítez-López, A., Maeso-Pueyo, L., Martín, C. A., Medrano-Vizcaíno, P., &amp; Mougeot, F. (2026). </w:t>
      </w:r>
      <w:r w:rsidRPr="00907242">
        <w:rPr>
          <w:lang w:val="en-US"/>
          <w:rPrChange w:id="333" w:author="Raúl Contreras Martín" w:date="2026-07-09T13:26:00Z">
            <w:rPr>
              <w:lang w:val="es-ES_tradnl"/>
            </w:rPr>
          </w:rPrChange>
        </w:rPr>
        <w:t xml:space="preserve">Current and future exposure of sandgrouse populations to utility-scale photovoltaic power plants within their main European breeding range. </w:t>
      </w:r>
      <w:r w:rsidRPr="00907242">
        <w:rPr>
          <w:i/>
          <w:iCs/>
          <w:lang w:val="en-US"/>
          <w:rPrChange w:id="334" w:author="Raúl Contreras Martín" w:date="2026-07-09T13:26:00Z">
            <w:rPr>
              <w:i/>
              <w:iCs/>
              <w:lang w:val="es-ES_tradnl"/>
            </w:rPr>
          </w:rPrChange>
        </w:rPr>
        <w:t>Biological Conservation</w:t>
      </w:r>
      <w:r w:rsidRPr="00907242">
        <w:rPr>
          <w:lang w:val="en-US"/>
          <w:rPrChange w:id="335" w:author="Raúl Contreras Martín" w:date="2026-07-09T13:26:00Z">
            <w:rPr>
              <w:lang w:val="es-ES_tradnl"/>
            </w:rPr>
          </w:rPrChange>
        </w:rPr>
        <w:t xml:space="preserve">, </w:t>
      </w:r>
      <w:r w:rsidRPr="00907242">
        <w:rPr>
          <w:i/>
          <w:iCs/>
          <w:lang w:val="en-US"/>
          <w:rPrChange w:id="336" w:author="Raúl Contreras Martín" w:date="2026-07-09T13:26:00Z">
            <w:rPr>
              <w:i/>
              <w:iCs/>
              <w:lang w:val="es-ES_tradnl"/>
            </w:rPr>
          </w:rPrChange>
        </w:rPr>
        <w:t>315</w:t>
      </w:r>
      <w:r w:rsidRPr="00907242">
        <w:rPr>
          <w:lang w:val="en-US"/>
          <w:rPrChange w:id="337" w:author="Raúl Contreras Martín" w:date="2026-07-09T13:26:00Z">
            <w:rPr>
              <w:lang w:val="es-ES_tradnl"/>
            </w:rPr>
          </w:rPrChange>
        </w:rPr>
        <w:t>, 111726. https://doi.org/10.1016/j.biocon.2026.111726</w:t>
      </w:r>
    </w:p>
    <w:p w14:paraId="254FF2ED" w14:textId="77777777" w:rsidR="00907242" w:rsidRPr="00907242" w:rsidRDefault="00907242" w:rsidP="00907242">
      <w:pPr>
        <w:pStyle w:val="Bibliografa"/>
        <w:rPr>
          <w:lang w:val="en-US"/>
          <w:rPrChange w:id="338" w:author="Raúl Contreras Martín" w:date="2026-07-09T13:26:00Z">
            <w:rPr>
              <w:lang w:val="es-ES_tradnl"/>
            </w:rPr>
          </w:rPrChange>
        </w:rPr>
      </w:pPr>
      <w:r w:rsidRPr="00907242">
        <w:rPr>
          <w:lang w:val="en-US"/>
          <w:rPrChange w:id="339" w:author="Raúl Contreras Martín" w:date="2026-07-09T13:26:00Z">
            <w:rPr>
              <w:lang w:val="es-ES_tradnl"/>
            </w:rPr>
          </w:rPrChange>
        </w:rPr>
        <w:t xml:space="preserve">Benítez-López, A., Viñuela, J., Mougeot, F., &amp; García, J. T. (2017). A multi-scale approach for identifying conservation needs of two threatened sympatric steppe birds. </w:t>
      </w:r>
      <w:r w:rsidRPr="00907242">
        <w:rPr>
          <w:i/>
          <w:iCs/>
          <w:lang w:val="en-US"/>
          <w:rPrChange w:id="340" w:author="Raúl Contreras Martín" w:date="2026-07-09T13:26:00Z">
            <w:rPr>
              <w:i/>
              <w:iCs/>
              <w:lang w:val="es-ES_tradnl"/>
            </w:rPr>
          </w:rPrChange>
        </w:rPr>
        <w:t>Biodiversity and Conservation</w:t>
      </w:r>
      <w:r w:rsidRPr="00907242">
        <w:rPr>
          <w:lang w:val="en-US"/>
          <w:rPrChange w:id="341" w:author="Raúl Contreras Martín" w:date="2026-07-09T13:26:00Z">
            <w:rPr>
              <w:lang w:val="es-ES_tradnl"/>
            </w:rPr>
          </w:rPrChange>
        </w:rPr>
        <w:t xml:space="preserve">, </w:t>
      </w:r>
      <w:r w:rsidRPr="00907242">
        <w:rPr>
          <w:i/>
          <w:iCs/>
          <w:lang w:val="en-US"/>
          <w:rPrChange w:id="342" w:author="Raúl Contreras Martín" w:date="2026-07-09T13:26:00Z">
            <w:rPr>
              <w:i/>
              <w:iCs/>
              <w:lang w:val="es-ES_tradnl"/>
            </w:rPr>
          </w:rPrChange>
        </w:rPr>
        <w:t>26</w:t>
      </w:r>
      <w:r w:rsidRPr="00907242">
        <w:rPr>
          <w:lang w:val="en-US"/>
          <w:rPrChange w:id="343" w:author="Raúl Contreras Martín" w:date="2026-07-09T13:26:00Z">
            <w:rPr>
              <w:lang w:val="es-ES_tradnl"/>
            </w:rPr>
          </w:rPrChange>
        </w:rPr>
        <w:t>(1), 63–83. https://doi.org/10.1007/s10531-016-1222-7</w:t>
      </w:r>
    </w:p>
    <w:p w14:paraId="072727F2" w14:textId="77777777" w:rsidR="00907242" w:rsidRPr="00907242" w:rsidRDefault="00907242" w:rsidP="00907242">
      <w:pPr>
        <w:pStyle w:val="Bibliografa"/>
        <w:rPr>
          <w:lang w:val="en-US"/>
          <w:rPrChange w:id="344" w:author="Raúl Contreras Martín" w:date="2026-07-09T13:26:00Z">
            <w:rPr>
              <w:lang w:val="es-ES_tradnl"/>
            </w:rPr>
          </w:rPrChange>
        </w:rPr>
      </w:pPr>
      <w:r w:rsidRPr="00907242">
        <w:rPr>
          <w:lang w:val="en-US"/>
          <w:rPrChange w:id="345" w:author="Raúl Contreras Martín" w:date="2026-07-09T13:26:00Z">
            <w:rPr>
              <w:lang w:val="es-ES_tradnl"/>
            </w:rPr>
          </w:rPrChange>
        </w:rPr>
        <w:t xml:space="preserve">Briscoe, N. J., Zurell, D., Elith, J., König, C., Fandos, G., Malchow, A.-K., Kéry, M., Schmid, H., &amp; Guillera-Arroita, G. (2021). Can dynamic occupancy models improve predictions of species’ range dynamics? A test using Swiss birds. </w:t>
      </w:r>
      <w:r w:rsidRPr="00907242">
        <w:rPr>
          <w:i/>
          <w:iCs/>
          <w:lang w:val="en-US"/>
          <w:rPrChange w:id="346" w:author="Raúl Contreras Martín" w:date="2026-07-09T13:26:00Z">
            <w:rPr>
              <w:i/>
              <w:iCs/>
              <w:lang w:val="es-ES_tradnl"/>
            </w:rPr>
          </w:rPrChange>
        </w:rPr>
        <w:t>Global Change Biology</w:t>
      </w:r>
      <w:r w:rsidRPr="00907242">
        <w:rPr>
          <w:lang w:val="en-US"/>
          <w:rPrChange w:id="347" w:author="Raúl Contreras Martín" w:date="2026-07-09T13:26:00Z">
            <w:rPr>
              <w:lang w:val="es-ES_tradnl"/>
            </w:rPr>
          </w:rPrChange>
        </w:rPr>
        <w:t xml:space="preserve">, </w:t>
      </w:r>
      <w:r w:rsidRPr="00907242">
        <w:rPr>
          <w:i/>
          <w:iCs/>
          <w:lang w:val="en-US"/>
          <w:rPrChange w:id="348" w:author="Raúl Contreras Martín" w:date="2026-07-09T13:26:00Z">
            <w:rPr>
              <w:i/>
              <w:iCs/>
              <w:lang w:val="es-ES_tradnl"/>
            </w:rPr>
          </w:rPrChange>
        </w:rPr>
        <w:t>27</w:t>
      </w:r>
      <w:r w:rsidRPr="00907242">
        <w:rPr>
          <w:lang w:val="en-US"/>
          <w:rPrChange w:id="349" w:author="Raúl Contreras Martín" w:date="2026-07-09T13:26:00Z">
            <w:rPr>
              <w:lang w:val="es-ES_tradnl"/>
            </w:rPr>
          </w:rPrChange>
        </w:rPr>
        <w:t>(18), 4269–4282. https://doi.org/10.1111/gcb.15723</w:t>
      </w:r>
    </w:p>
    <w:p w14:paraId="04342B16" w14:textId="77777777" w:rsidR="00907242" w:rsidRPr="00907242" w:rsidRDefault="00907242" w:rsidP="00907242">
      <w:pPr>
        <w:pStyle w:val="Bibliografa"/>
        <w:rPr>
          <w:lang w:val="es-ES_tradnl"/>
        </w:rPr>
      </w:pPr>
      <w:r w:rsidRPr="00907242">
        <w:rPr>
          <w:lang w:val="en-US"/>
          <w:rPrChange w:id="350" w:author="Raúl Contreras Martín" w:date="2026-07-09T13:26:00Z">
            <w:rPr>
              <w:lang w:val="es-ES_tradnl"/>
            </w:rPr>
          </w:rPrChange>
        </w:rPr>
        <w:t xml:space="preserve">Brlík, V., Šilarová, E., Škorpilová, J., Alonso, H., Anton, M., Aunins, A., Benkö, Z., Biver, G., Busch, M., &amp; Chodkiewicz, T. (2021). Long-term and large-scale multispecies dataset tracking population changes of common European breeding birds. </w:t>
      </w:r>
      <w:r w:rsidRPr="00907242">
        <w:rPr>
          <w:i/>
          <w:iCs/>
          <w:lang w:val="es-ES_tradnl"/>
        </w:rPr>
        <w:t>Scientific Data</w:t>
      </w:r>
      <w:r w:rsidRPr="00907242">
        <w:rPr>
          <w:lang w:val="es-ES_tradnl"/>
        </w:rPr>
        <w:t xml:space="preserve">, </w:t>
      </w:r>
      <w:r w:rsidRPr="00907242">
        <w:rPr>
          <w:i/>
          <w:iCs/>
          <w:lang w:val="es-ES_tradnl"/>
        </w:rPr>
        <w:t>8</w:t>
      </w:r>
      <w:r w:rsidRPr="00907242">
        <w:rPr>
          <w:lang w:val="es-ES_tradnl"/>
        </w:rPr>
        <w:t>(1), 21.</w:t>
      </w:r>
    </w:p>
    <w:p w14:paraId="606598FF" w14:textId="77777777" w:rsidR="00907242" w:rsidRPr="00907242" w:rsidRDefault="00907242" w:rsidP="00907242">
      <w:pPr>
        <w:pStyle w:val="Bibliografa"/>
        <w:rPr>
          <w:lang w:val="en-US"/>
          <w:rPrChange w:id="351" w:author="Raúl Contreras Martín" w:date="2026-07-09T13:26:00Z">
            <w:rPr>
              <w:lang w:val="es-ES_tradnl"/>
            </w:rPr>
          </w:rPrChange>
        </w:rPr>
      </w:pPr>
      <w:r w:rsidRPr="00907242">
        <w:rPr>
          <w:lang w:val="es-ES_tradnl"/>
        </w:rPr>
        <w:t xml:space="preserve">Chamizo, D., Tarjuelo, R., Morales, M. B., &amp; Seoane, J. (2025). </w:t>
      </w:r>
      <w:r w:rsidRPr="00907242">
        <w:rPr>
          <w:lang w:val="en-US"/>
          <w:rPrChange w:id="352" w:author="Raúl Contreras Martín" w:date="2026-07-09T13:26:00Z">
            <w:rPr>
              <w:lang w:val="es-ES_tradnl"/>
            </w:rPr>
          </w:rPrChange>
        </w:rPr>
        <w:t xml:space="preserve">Range contractions of farmland and steppe birds over two decades in relation to agricultural management in Spain. </w:t>
      </w:r>
      <w:r w:rsidRPr="00907242">
        <w:rPr>
          <w:i/>
          <w:iCs/>
          <w:lang w:val="en-US"/>
          <w:rPrChange w:id="353" w:author="Raúl Contreras Martín" w:date="2026-07-09T13:26:00Z">
            <w:rPr>
              <w:i/>
              <w:iCs/>
              <w:lang w:val="es-ES_tradnl"/>
            </w:rPr>
          </w:rPrChange>
        </w:rPr>
        <w:t>Biological Conservation</w:t>
      </w:r>
      <w:r w:rsidRPr="00907242">
        <w:rPr>
          <w:lang w:val="en-US"/>
          <w:rPrChange w:id="354" w:author="Raúl Contreras Martín" w:date="2026-07-09T13:26:00Z">
            <w:rPr>
              <w:lang w:val="es-ES_tradnl"/>
            </w:rPr>
          </w:rPrChange>
        </w:rPr>
        <w:t xml:space="preserve">, </w:t>
      </w:r>
      <w:r w:rsidRPr="00907242">
        <w:rPr>
          <w:i/>
          <w:iCs/>
          <w:lang w:val="en-US"/>
          <w:rPrChange w:id="355" w:author="Raúl Contreras Martín" w:date="2026-07-09T13:26:00Z">
            <w:rPr>
              <w:i/>
              <w:iCs/>
              <w:lang w:val="es-ES_tradnl"/>
            </w:rPr>
          </w:rPrChange>
        </w:rPr>
        <w:t>311</w:t>
      </w:r>
      <w:r w:rsidRPr="00907242">
        <w:rPr>
          <w:lang w:val="en-US"/>
          <w:rPrChange w:id="356" w:author="Raúl Contreras Martín" w:date="2026-07-09T13:26:00Z">
            <w:rPr>
              <w:lang w:val="es-ES_tradnl"/>
            </w:rPr>
          </w:rPrChange>
        </w:rPr>
        <w:t>, 111437. https://doi.org/10.1016/j.biocon.2025.111437</w:t>
      </w:r>
    </w:p>
    <w:p w14:paraId="34AB5CB5" w14:textId="77777777" w:rsidR="00907242" w:rsidRPr="00907242" w:rsidRDefault="00907242" w:rsidP="00907242">
      <w:pPr>
        <w:pStyle w:val="Bibliografa"/>
        <w:rPr>
          <w:lang w:val="en-US"/>
          <w:rPrChange w:id="357" w:author="Raúl Contreras Martín" w:date="2026-07-09T13:26:00Z">
            <w:rPr>
              <w:lang w:val="es-ES_tradnl"/>
            </w:rPr>
          </w:rPrChange>
        </w:rPr>
      </w:pPr>
      <w:r w:rsidRPr="00907242">
        <w:rPr>
          <w:lang w:val="en-US"/>
          <w:rPrChange w:id="358" w:author="Raúl Contreras Martín" w:date="2026-07-09T13:26:00Z">
            <w:rPr>
              <w:lang w:val="es-ES_tradnl"/>
            </w:rPr>
          </w:rPrChange>
        </w:rPr>
        <w:t xml:space="preserve">Crispim-Mendes, T., Marques, A. T., Valerio, F., Godinho, S., Pita, R., &amp; Silva, J. P. (2025). Using spatially explicit individual-based models to prioritize conservation strategies: A case study on the little bustard. </w:t>
      </w:r>
      <w:r w:rsidRPr="00907242">
        <w:rPr>
          <w:i/>
          <w:iCs/>
          <w:lang w:val="en-US"/>
          <w:rPrChange w:id="359" w:author="Raúl Contreras Martín" w:date="2026-07-09T13:26:00Z">
            <w:rPr>
              <w:i/>
              <w:iCs/>
              <w:lang w:val="es-ES_tradnl"/>
            </w:rPr>
          </w:rPrChange>
        </w:rPr>
        <w:t>Journal of Environmental Management</w:t>
      </w:r>
      <w:r w:rsidRPr="00907242">
        <w:rPr>
          <w:lang w:val="en-US"/>
          <w:rPrChange w:id="360" w:author="Raúl Contreras Martín" w:date="2026-07-09T13:26:00Z">
            <w:rPr>
              <w:lang w:val="es-ES_tradnl"/>
            </w:rPr>
          </w:rPrChange>
        </w:rPr>
        <w:t xml:space="preserve">, </w:t>
      </w:r>
      <w:r w:rsidRPr="00907242">
        <w:rPr>
          <w:i/>
          <w:iCs/>
          <w:lang w:val="en-US"/>
          <w:rPrChange w:id="361" w:author="Raúl Contreras Martín" w:date="2026-07-09T13:26:00Z">
            <w:rPr>
              <w:i/>
              <w:iCs/>
              <w:lang w:val="es-ES_tradnl"/>
            </w:rPr>
          </w:rPrChange>
        </w:rPr>
        <w:t>379</w:t>
      </w:r>
      <w:r w:rsidRPr="00907242">
        <w:rPr>
          <w:lang w:val="en-US"/>
          <w:rPrChange w:id="362" w:author="Raúl Contreras Martín" w:date="2026-07-09T13:26:00Z">
            <w:rPr>
              <w:lang w:val="es-ES_tradnl"/>
            </w:rPr>
          </w:rPrChange>
        </w:rPr>
        <w:t>, 124790. https://doi.org/10.1016/j.jenvman.2025.124790</w:t>
      </w:r>
    </w:p>
    <w:p w14:paraId="2D105F13" w14:textId="77777777" w:rsidR="00907242" w:rsidRPr="00907242" w:rsidRDefault="00907242" w:rsidP="00907242">
      <w:pPr>
        <w:pStyle w:val="Bibliografa"/>
        <w:rPr>
          <w:lang w:val="en-US"/>
          <w:rPrChange w:id="363" w:author="Raúl Contreras Martín" w:date="2026-07-09T13:26:00Z">
            <w:rPr>
              <w:lang w:val="es-ES_tradnl"/>
            </w:rPr>
          </w:rPrChange>
        </w:rPr>
      </w:pPr>
      <w:r w:rsidRPr="00907242">
        <w:rPr>
          <w:lang w:val="en-US"/>
          <w:rPrChange w:id="364" w:author="Raúl Contreras Martín" w:date="2026-07-09T13:26:00Z">
            <w:rPr>
              <w:lang w:val="es-ES_tradnl"/>
            </w:rPr>
          </w:rPrChange>
        </w:rPr>
        <w:lastRenderedPageBreak/>
        <w:t xml:space="preserve">Crooks, K. R., Suarez, A. V., Bolger, D. T., &amp; Soulé, M. E. (2001). Extinction and colonization of birds on habitat islands. </w:t>
      </w:r>
      <w:r w:rsidRPr="00907242">
        <w:rPr>
          <w:i/>
          <w:iCs/>
          <w:lang w:val="en-US"/>
          <w:rPrChange w:id="365" w:author="Raúl Contreras Martín" w:date="2026-07-09T13:26:00Z">
            <w:rPr>
              <w:i/>
              <w:iCs/>
              <w:lang w:val="es-ES_tradnl"/>
            </w:rPr>
          </w:rPrChange>
        </w:rPr>
        <w:t>Conservation Biology</w:t>
      </w:r>
      <w:r w:rsidRPr="00907242">
        <w:rPr>
          <w:lang w:val="en-US"/>
          <w:rPrChange w:id="366" w:author="Raúl Contreras Martín" w:date="2026-07-09T13:26:00Z">
            <w:rPr>
              <w:lang w:val="es-ES_tradnl"/>
            </w:rPr>
          </w:rPrChange>
        </w:rPr>
        <w:t xml:space="preserve">, </w:t>
      </w:r>
      <w:r w:rsidRPr="00907242">
        <w:rPr>
          <w:i/>
          <w:iCs/>
          <w:lang w:val="en-US"/>
          <w:rPrChange w:id="367" w:author="Raúl Contreras Martín" w:date="2026-07-09T13:26:00Z">
            <w:rPr>
              <w:i/>
              <w:iCs/>
              <w:lang w:val="es-ES_tradnl"/>
            </w:rPr>
          </w:rPrChange>
        </w:rPr>
        <w:t>15</w:t>
      </w:r>
      <w:r w:rsidRPr="00907242">
        <w:rPr>
          <w:lang w:val="en-US"/>
          <w:rPrChange w:id="368" w:author="Raúl Contreras Martín" w:date="2026-07-09T13:26:00Z">
            <w:rPr>
              <w:lang w:val="es-ES_tradnl"/>
            </w:rPr>
          </w:rPrChange>
        </w:rPr>
        <w:t>(1), 159–172. https://doi.org/10.1111/j.1523-1739.2001.99379.x</w:t>
      </w:r>
    </w:p>
    <w:p w14:paraId="681C3524" w14:textId="77777777" w:rsidR="00907242" w:rsidRPr="00907242" w:rsidRDefault="00907242" w:rsidP="00907242">
      <w:pPr>
        <w:pStyle w:val="Bibliografa"/>
        <w:rPr>
          <w:lang w:val="en-US"/>
          <w:rPrChange w:id="369" w:author="Raúl Contreras Martín" w:date="2026-07-09T13:26:00Z">
            <w:rPr>
              <w:lang w:val="es-ES_tradnl"/>
            </w:rPr>
          </w:rPrChange>
        </w:rPr>
      </w:pPr>
      <w:r w:rsidRPr="00907242">
        <w:rPr>
          <w:lang w:val="es-ES_tradnl"/>
        </w:rPr>
        <w:t xml:space="preserve">Devarajan, K., Morelli, T. L., &amp; Tenan, S. (2020). </w:t>
      </w:r>
      <w:r w:rsidRPr="00907242">
        <w:rPr>
          <w:lang w:val="en-US"/>
          <w:rPrChange w:id="370" w:author="Raúl Contreras Martín" w:date="2026-07-09T13:26:00Z">
            <w:rPr>
              <w:lang w:val="es-ES_tradnl"/>
            </w:rPr>
          </w:rPrChange>
        </w:rPr>
        <w:t xml:space="preserve">Multi-species occupancy models: Review, roadmap, and recommendations. </w:t>
      </w:r>
      <w:r w:rsidRPr="00907242">
        <w:rPr>
          <w:i/>
          <w:iCs/>
          <w:lang w:val="en-US"/>
          <w:rPrChange w:id="371" w:author="Raúl Contreras Martín" w:date="2026-07-09T13:26:00Z">
            <w:rPr>
              <w:i/>
              <w:iCs/>
              <w:lang w:val="es-ES_tradnl"/>
            </w:rPr>
          </w:rPrChange>
        </w:rPr>
        <w:t>Ecography</w:t>
      </w:r>
      <w:r w:rsidRPr="00907242">
        <w:rPr>
          <w:lang w:val="en-US"/>
          <w:rPrChange w:id="372" w:author="Raúl Contreras Martín" w:date="2026-07-09T13:26:00Z">
            <w:rPr>
              <w:lang w:val="es-ES_tradnl"/>
            </w:rPr>
          </w:rPrChange>
        </w:rPr>
        <w:t xml:space="preserve">, </w:t>
      </w:r>
      <w:r w:rsidRPr="00907242">
        <w:rPr>
          <w:i/>
          <w:iCs/>
          <w:lang w:val="en-US"/>
          <w:rPrChange w:id="373" w:author="Raúl Contreras Martín" w:date="2026-07-09T13:26:00Z">
            <w:rPr>
              <w:i/>
              <w:iCs/>
              <w:lang w:val="es-ES_tradnl"/>
            </w:rPr>
          </w:rPrChange>
        </w:rPr>
        <w:t>43</w:t>
      </w:r>
      <w:r w:rsidRPr="00907242">
        <w:rPr>
          <w:lang w:val="en-US"/>
          <w:rPrChange w:id="374" w:author="Raúl Contreras Martín" w:date="2026-07-09T13:26:00Z">
            <w:rPr>
              <w:lang w:val="es-ES_tradnl"/>
            </w:rPr>
          </w:rPrChange>
        </w:rPr>
        <w:t>(11), 1612–1624. https://doi.org/10.1111/ecog.04957</w:t>
      </w:r>
    </w:p>
    <w:p w14:paraId="1D2F8CBB" w14:textId="77777777" w:rsidR="00907242" w:rsidRPr="00907242" w:rsidRDefault="00907242" w:rsidP="00907242">
      <w:pPr>
        <w:pStyle w:val="Bibliografa"/>
        <w:rPr>
          <w:lang w:val="en-US"/>
          <w:rPrChange w:id="375" w:author="Raúl Contreras Martín" w:date="2026-07-09T13:26:00Z">
            <w:rPr>
              <w:lang w:val="es-ES_tradnl"/>
            </w:rPr>
          </w:rPrChange>
        </w:rPr>
      </w:pPr>
      <w:r w:rsidRPr="00907242">
        <w:rPr>
          <w:lang w:val="en-US"/>
          <w:rPrChange w:id="376" w:author="Raúl Contreras Martín" w:date="2026-07-09T13:26:00Z">
            <w:rPr>
              <w:lang w:val="es-ES_tradnl"/>
            </w:rPr>
          </w:rPrChange>
        </w:rPr>
        <w:t xml:space="preserve">Devictor, V., Julliard, R., Clavel, J., Jiguet, F., Lee, A., &amp; Couvet, D. (2008). Functional biotic homogenization of bird communities in disturbed landscapes. </w:t>
      </w:r>
      <w:r w:rsidRPr="00907242">
        <w:rPr>
          <w:i/>
          <w:iCs/>
          <w:lang w:val="en-US"/>
          <w:rPrChange w:id="377" w:author="Raúl Contreras Martín" w:date="2026-07-09T13:26:00Z">
            <w:rPr>
              <w:i/>
              <w:iCs/>
              <w:lang w:val="es-ES_tradnl"/>
            </w:rPr>
          </w:rPrChange>
        </w:rPr>
        <w:t>Global Ecology and Biogeography</w:t>
      </w:r>
      <w:r w:rsidRPr="00907242">
        <w:rPr>
          <w:lang w:val="en-US"/>
          <w:rPrChange w:id="378" w:author="Raúl Contreras Martín" w:date="2026-07-09T13:26:00Z">
            <w:rPr>
              <w:lang w:val="es-ES_tradnl"/>
            </w:rPr>
          </w:rPrChange>
        </w:rPr>
        <w:t xml:space="preserve">, </w:t>
      </w:r>
      <w:r w:rsidRPr="00907242">
        <w:rPr>
          <w:i/>
          <w:iCs/>
          <w:lang w:val="en-US"/>
          <w:rPrChange w:id="379" w:author="Raúl Contreras Martín" w:date="2026-07-09T13:26:00Z">
            <w:rPr>
              <w:i/>
              <w:iCs/>
              <w:lang w:val="es-ES_tradnl"/>
            </w:rPr>
          </w:rPrChange>
        </w:rPr>
        <w:t>17</w:t>
      </w:r>
      <w:r w:rsidRPr="00907242">
        <w:rPr>
          <w:lang w:val="en-US"/>
          <w:rPrChange w:id="380" w:author="Raúl Contreras Martín" w:date="2026-07-09T13:26:00Z">
            <w:rPr>
              <w:lang w:val="es-ES_tradnl"/>
            </w:rPr>
          </w:rPrChange>
        </w:rPr>
        <w:t>(2), 252–261.</w:t>
      </w:r>
    </w:p>
    <w:p w14:paraId="4436B5EE" w14:textId="77777777" w:rsidR="00907242" w:rsidRPr="00907242" w:rsidRDefault="00907242" w:rsidP="00907242">
      <w:pPr>
        <w:pStyle w:val="Bibliografa"/>
        <w:rPr>
          <w:lang w:val="en-US"/>
          <w:rPrChange w:id="381" w:author="Raúl Contreras Martín" w:date="2026-07-09T13:26:00Z">
            <w:rPr>
              <w:lang w:val="es-ES_tradnl"/>
            </w:rPr>
          </w:rPrChange>
        </w:rPr>
      </w:pPr>
      <w:r w:rsidRPr="00907242">
        <w:rPr>
          <w:lang w:val="en-US"/>
          <w:rPrChange w:id="382" w:author="Raúl Contreras Martín" w:date="2026-07-09T13:26:00Z">
            <w:rPr>
              <w:lang w:val="es-ES_tradnl"/>
            </w:rPr>
          </w:rPrChange>
        </w:rPr>
        <w:t xml:space="preserve">Didan, K. (2021). MODIS/Terra vegetation indices monthly L3 global 0.05 Deg CMG V061. </w:t>
      </w:r>
      <w:r w:rsidRPr="00907242">
        <w:rPr>
          <w:i/>
          <w:iCs/>
          <w:lang w:val="en-US"/>
          <w:rPrChange w:id="383" w:author="Raúl Contreras Martín" w:date="2026-07-09T13:26:00Z">
            <w:rPr>
              <w:i/>
              <w:iCs/>
              <w:lang w:val="es-ES_tradnl"/>
            </w:rPr>
          </w:rPrChange>
        </w:rPr>
        <w:t>NASA EOSDIS Land Processes Distributed Active Archive Center (DAAC) Data Set</w:t>
      </w:r>
      <w:r w:rsidRPr="00907242">
        <w:rPr>
          <w:lang w:val="en-US"/>
          <w:rPrChange w:id="384" w:author="Raúl Contreras Martín" w:date="2026-07-09T13:26:00Z">
            <w:rPr>
              <w:lang w:val="es-ES_tradnl"/>
            </w:rPr>
          </w:rPrChange>
        </w:rPr>
        <w:t>, MOD13C2-061.</w:t>
      </w:r>
    </w:p>
    <w:p w14:paraId="01EE36B1" w14:textId="77777777" w:rsidR="00907242" w:rsidRPr="00907242" w:rsidRDefault="00907242" w:rsidP="00907242">
      <w:pPr>
        <w:pStyle w:val="Bibliografa"/>
        <w:rPr>
          <w:lang w:val="en-US"/>
          <w:rPrChange w:id="385" w:author="Raúl Contreras Martín" w:date="2026-07-09T13:26:00Z">
            <w:rPr>
              <w:lang w:val="es-ES_tradnl"/>
            </w:rPr>
          </w:rPrChange>
        </w:rPr>
      </w:pPr>
      <w:r w:rsidRPr="00907242">
        <w:rPr>
          <w:lang w:val="en-US"/>
          <w:rPrChange w:id="386" w:author="Raúl Contreras Martín" w:date="2026-07-09T13:26:00Z">
            <w:rPr>
              <w:lang w:val="es-ES_tradnl"/>
            </w:rPr>
          </w:rPrChange>
        </w:rPr>
        <w:t xml:space="preserve">Donald, P. F., Green, R. E., &amp; Heath, M. F. (2001). Agricultural intensification and the collapse of Europe’s farmland bird populations. </w:t>
      </w:r>
      <w:r w:rsidRPr="00907242">
        <w:rPr>
          <w:i/>
          <w:iCs/>
          <w:lang w:val="en-US"/>
          <w:rPrChange w:id="387" w:author="Raúl Contreras Martín" w:date="2026-07-09T13:26:00Z">
            <w:rPr>
              <w:i/>
              <w:iCs/>
              <w:lang w:val="es-ES_tradnl"/>
            </w:rPr>
          </w:rPrChange>
        </w:rPr>
        <w:t>Proceedings of the Royal Society of London. Series B: Biological Sciences</w:t>
      </w:r>
      <w:r w:rsidRPr="00907242">
        <w:rPr>
          <w:lang w:val="en-US"/>
          <w:rPrChange w:id="388" w:author="Raúl Contreras Martín" w:date="2026-07-09T13:26:00Z">
            <w:rPr>
              <w:lang w:val="es-ES_tradnl"/>
            </w:rPr>
          </w:rPrChange>
        </w:rPr>
        <w:t xml:space="preserve">, </w:t>
      </w:r>
      <w:r w:rsidRPr="00907242">
        <w:rPr>
          <w:i/>
          <w:iCs/>
          <w:lang w:val="en-US"/>
          <w:rPrChange w:id="389" w:author="Raúl Contreras Martín" w:date="2026-07-09T13:26:00Z">
            <w:rPr>
              <w:i/>
              <w:iCs/>
              <w:lang w:val="es-ES_tradnl"/>
            </w:rPr>
          </w:rPrChange>
        </w:rPr>
        <w:t>268</w:t>
      </w:r>
      <w:r w:rsidRPr="00907242">
        <w:rPr>
          <w:lang w:val="en-US"/>
          <w:rPrChange w:id="390" w:author="Raúl Contreras Martín" w:date="2026-07-09T13:26:00Z">
            <w:rPr>
              <w:lang w:val="es-ES_tradnl"/>
            </w:rPr>
          </w:rPrChange>
        </w:rPr>
        <w:t>(1462), 25–29. https://doi.org/10.1098/rspb.2000.1325</w:t>
      </w:r>
    </w:p>
    <w:p w14:paraId="2AB4E5DD" w14:textId="77777777" w:rsidR="00907242" w:rsidRPr="00907242" w:rsidRDefault="00907242" w:rsidP="00907242">
      <w:pPr>
        <w:pStyle w:val="Bibliografa"/>
        <w:rPr>
          <w:lang w:val="en-US"/>
          <w:rPrChange w:id="391" w:author="Raúl Contreras Martín" w:date="2026-07-09T13:26:00Z">
            <w:rPr>
              <w:lang w:val="es-ES_tradnl"/>
            </w:rPr>
          </w:rPrChange>
        </w:rPr>
      </w:pPr>
      <w:r w:rsidRPr="00907242">
        <w:rPr>
          <w:lang w:val="en-US"/>
          <w:rPrChange w:id="392" w:author="Raúl Contreras Martín" w:date="2026-07-09T13:26:00Z">
            <w:rPr>
              <w:lang w:val="es-ES_tradnl"/>
            </w:rPr>
          </w:rPrChange>
        </w:rPr>
        <w:t>Doser, J. W., Finley, A. O., Kéry, M., &amp; Zipkin, E. F. (2022). spOccupancy: An R package for single</w:t>
      </w:r>
      <w:r w:rsidRPr="00907242">
        <w:rPr>
          <w:rFonts w:ascii="Cambria Math" w:hAnsi="Cambria Math" w:cs="Cambria Math"/>
          <w:lang w:val="en-US"/>
          <w:rPrChange w:id="393" w:author="Raúl Contreras Martín" w:date="2026-07-09T13:26:00Z">
            <w:rPr>
              <w:rFonts w:ascii="Cambria Math" w:hAnsi="Cambria Math" w:cs="Cambria Math"/>
              <w:lang w:val="es-ES_tradnl"/>
            </w:rPr>
          </w:rPrChange>
        </w:rPr>
        <w:t>‐</w:t>
      </w:r>
      <w:r w:rsidRPr="00907242">
        <w:rPr>
          <w:lang w:val="en-US"/>
          <w:rPrChange w:id="394" w:author="Raúl Contreras Martín" w:date="2026-07-09T13:26:00Z">
            <w:rPr>
              <w:lang w:val="es-ES_tradnl"/>
            </w:rPr>
          </w:rPrChange>
        </w:rPr>
        <w:t>species, multi</w:t>
      </w:r>
      <w:r w:rsidRPr="00907242">
        <w:rPr>
          <w:rFonts w:ascii="Cambria Math" w:hAnsi="Cambria Math" w:cs="Cambria Math"/>
          <w:lang w:val="en-US"/>
          <w:rPrChange w:id="395" w:author="Raúl Contreras Martín" w:date="2026-07-09T13:26:00Z">
            <w:rPr>
              <w:rFonts w:ascii="Cambria Math" w:hAnsi="Cambria Math" w:cs="Cambria Math"/>
              <w:lang w:val="es-ES_tradnl"/>
            </w:rPr>
          </w:rPrChange>
        </w:rPr>
        <w:t>‐</w:t>
      </w:r>
      <w:r w:rsidRPr="00907242">
        <w:rPr>
          <w:lang w:val="en-US"/>
          <w:rPrChange w:id="396" w:author="Raúl Contreras Martín" w:date="2026-07-09T13:26:00Z">
            <w:rPr>
              <w:lang w:val="es-ES_tradnl"/>
            </w:rPr>
          </w:rPrChange>
        </w:rPr>
        <w:t xml:space="preserve">species, and integrated spatial occupancy models. </w:t>
      </w:r>
      <w:r w:rsidRPr="00907242">
        <w:rPr>
          <w:i/>
          <w:iCs/>
          <w:lang w:val="en-US"/>
          <w:rPrChange w:id="397" w:author="Raúl Contreras Martín" w:date="2026-07-09T13:26:00Z">
            <w:rPr>
              <w:i/>
              <w:iCs/>
              <w:lang w:val="es-ES_tradnl"/>
            </w:rPr>
          </w:rPrChange>
        </w:rPr>
        <w:t>Methods in Ecology and Evolution</w:t>
      </w:r>
      <w:r w:rsidRPr="00907242">
        <w:rPr>
          <w:lang w:val="en-US"/>
          <w:rPrChange w:id="398" w:author="Raúl Contreras Martín" w:date="2026-07-09T13:26:00Z">
            <w:rPr>
              <w:lang w:val="es-ES_tradnl"/>
            </w:rPr>
          </w:rPrChange>
        </w:rPr>
        <w:t xml:space="preserve">, </w:t>
      </w:r>
      <w:r w:rsidRPr="00907242">
        <w:rPr>
          <w:i/>
          <w:iCs/>
          <w:lang w:val="en-US"/>
          <w:rPrChange w:id="399" w:author="Raúl Contreras Martín" w:date="2026-07-09T13:26:00Z">
            <w:rPr>
              <w:i/>
              <w:iCs/>
              <w:lang w:val="es-ES_tradnl"/>
            </w:rPr>
          </w:rPrChange>
        </w:rPr>
        <w:t>13</w:t>
      </w:r>
      <w:r w:rsidRPr="00907242">
        <w:rPr>
          <w:lang w:val="en-US"/>
          <w:rPrChange w:id="400" w:author="Raúl Contreras Martín" w:date="2026-07-09T13:26:00Z">
            <w:rPr>
              <w:lang w:val="es-ES_tradnl"/>
            </w:rPr>
          </w:rPrChange>
        </w:rPr>
        <w:t>(8), 1670–1678. https://doi.org/10.1111/2041-210X.13897</w:t>
      </w:r>
    </w:p>
    <w:p w14:paraId="78E326A7" w14:textId="77777777" w:rsidR="00907242" w:rsidRPr="00907242" w:rsidRDefault="00907242" w:rsidP="00907242">
      <w:pPr>
        <w:pStyle w:val="Bibliografa"/>
        <w:rPr>
          <w:lang w:val="en-US"/>
          <w:rPrChange w:id="401" w:author="Raúl Contreras Martín" w:date="2026-07-09T13:26:00Z">
            <w:rPr>
              <w:lang w:val="es-ES_tradnl"/>
            </w:rPr>
          </w:rPrChange>
        </w:rPr>
      </w:pPr>
      <w:r w:rsidRPr="00907242">
        <w:rPr>
          <w:lang w:val="en-US"/>
          <w:rPrChange w:id="402" w:author="Raúl Contreras Martín" w:date="2026-07-09T13:26:00Z">
            <w:rPr>
              <w:lang w:val="es-ES_tradnl"/>
            </w:rPr>
          </w:rPrChange>
        </w:rPr>
        <w:t xml:space="preserve">Fick, S. E., &amp; Hijmans, R. J. (2017). WorldClim 2: New 1-km spatial resolution climate surfaces for global land areas. </w:t>
      </w:r>
      <w:r w:rsidRPr="00907242">
        <w:rPr>
          <w:i/>
          <w:iCs/>
          <w:lang w:val="en-US"/>
          <w:rPrChange w:id="403" w:author="Raúl Contreras Martín" w:date="2026-07-09T13:26:00Z">
            <w:rPr>
              <w:i/>
              <w:iCs/>
              <w:lang w:val="es-ES_tradnl"/>
            </w:rPr>
          </w:rPrChange>
        </w:rPr>
        <w:t>International Journal of Climatology</w:t>
      </w:r>
      <w:r w:rsidRPr="00907242">
        <w:rPr>
          <w:lang w:val="en-US"/>
          <w:rPrChange w:id="404" w:author="Raúl Contreras Martín" w:date="2026-07-09T13:26:00Z">
            <w:rPr>
              <w:lang w:val="es-ES_tradnl"/>
            </w:rPr>
          </w:rPrChange>
        </w:rPr>
        <w:t xml:space="preserve">, </w:t>
      </w:r>
      <w:r w:rsidRPr="00907242">
        <w:rPr>
          <w:i/>
          <w:iCs/>
          <w:lang w:val="en-US"/>
          <w:rPrChange w:id="405" w:author="Raúl Contreras Martín" w:date="2026-07-09T13:26:00Z">
            <w:rPr>
              <w:i/>
              <w:iCs/>
              <w:lang w:val="es-ES_tradnl"/>
            </w:rPr>
          </w:rPrChange>
        </w:rPr>
        <w:t>37</w:t>
      </w:r>
      <w:r w:rsidRPr="00907242">
        <w:rPr>
          <w:lang w:val="en-US"/>
          <w:rPrChange w:id="406" w:author="Raúl Contreras Martín" w:date="2026-07-09T13:26:00Z">
            <w:rPr>
              <w:lang w:val="es-ES_tradnl"/>
            </w:rPr>
          </w:rPrChange>
        </w:rPr>
        <w:t>(12), 4302–4315.</w:t>
      </w:r>
    </w:p>
    <w:p w14:paraId="3D4EBD91" w14:textId="77777777" w:rsidR="00907242" w:rsidRPr="00907242" w:rsidRDefault="00907242" w:rsidP="00907242">
      <w:pPr>
        <w:pStyle w:val="Bibliografa"/>
        <w:rPr>
          <w:lang w:val="en-US"/>
          <w:rPrChange w:id="407" w:author="Raúl Contreras Martín" w:date="2026-07-09T13:26:00Z">
            <w:rPr>
              <w:lang w:val="es-ES_tradnl"/>
            </w:rPr>
          </w:rPrChange>
        </w:rPr>
      </w:pPr>
      <w:r w:rsidRPr="00907242">
        <w:rPr>
          <w:lang w:val="en-US"/>
          <w:rPrChange w:id="408" w:author="Raúl Contreras Martín" w:date="2026-07-09T13:26:00Z">
            <w:rPr>
              <w:lang w:val="es-ES_tradnl"/>
            </w:rPr>
          </w:rPrChange>
        </w:rPr>
        <w:t xml:space="preserve">Fiske, I., &amp; Chandler, R. (2011). unmarked: An R Package for Fitting Hierarchical Models of Wildlife Occurrence and Abundance. </w:t>
      </w:r>
      <w:r w:rsidRPr="00907242">
        <w:rPr>
          <w:i/>
          <w:iCs/>
          <w:lang w:val="en-US"/>
          <w:rPrChange w:id="409" w:author="Raúl Contreras Martín" w:date="2026-07-09T13:26:00Z">
            <w:rPr>
              <w:i/>
              <w:iCs/>
              <w:lang w:val="es-ES_tradnl"/>
            </w:rPr>
          </w:rPrChange>
        </w:rPr>
        <w:t>Journal of Statistical Software</w:t>
      </w:r>
      <w:r w:rsidRPr="00907242">
        <w:rPr>
          <w:lang w:val="en-US"/>
          <w:rPrChange w:id="410" w:author="Raúl Contreras Martín" w:date="2026-07-09T13:26:00Z">
            <w:rPr>
              <w:lang w:val="es-ES_tradnl"/>
            </w:rPr>
          </w:rPrChange>
        </w:rPr>
        <w:t xml:space="preserve">, </w:t>
      </w:r>
      <w:r w:rsidRPr="00907242">
        <w:rPr>
          <w:i/>
          <w:iCs/>
          <w:lang w:val="en-US"/>
          <w:rPrChange w:id="411" w:author="Raúl Contreras Martín" w:date="2026-07-09T13:26:00Z">
            <w:rPr>
              <w:i/>
              <w:iCs/>
              <w:lang w:val="es-ES_tradnl"/>
            </w:rPr>
          </w:rPrChange>
        </w:rPr>
        <w:t>43</w:t>
      </w:r>
      <w:r w:rsidRPr="00907242">
        <w:rPr>
          <w:lang w:val="en-US"/>
          <w:rPrChange w:id="412" w:author="Raúl Contreras Martín" w:date="2026-07-09T13:26:00Z">
            <w:rPr>
              <w:lang w:val="es-ES_tradnl"/>
            </w:rPr>
          </w:rPrChange>
        </w:rPr>
        <w:t>(1), 1–23. https://doi.org/10.18637/jss.v043.i10</w:t>
      </w:r>
    </w:p>
    <w:p w14:paraId="10CB48E8" w14:textId="77777777" w:rsidR="00907242" w:rsidRPr="00907242" w:rsidRDefault="00907242" w:rsidP="00907242">
      <w:pPr>
        <w:pStyle w:val="Bibliografa"/>
        <w:rPr>
          <w:lang w:val="es-ES_tradnl"/>
        </w:rPr>
      </w:pPr>
      <w:r w:rsidRPr="00907242">
        <w:rPr>
          <w:lang w:val="en-US"/>
          <w:rPrChange w:id="413" w:author="Raúl Contreras Martín" w:date="2026-07-09T13:26:00Z">
            <w:rPr>
              <w:lang w:val="es-ES_tradnl"/>
            </w:rPr>
          </w:rPrChange>
        </w:rPr>
        <w:t xml:space="preserve">Friedl, M., &amp; Sulla-Menashe, D. (2015). MCD12C1 MODIS/Terra+ Aqua land cover type yearly L3 global 0.05 Deg CMG V006. </w:t>
      </w:r>
      <w:r w:rsidRPr="00907242">
        <w:rPr>
          <w:i/>
          <w:iCs/>
          <w:lang w:val="es-ES_tradnl"/>
        </w:rPr>
        <w:t>(No Title)</w:t>
      </w:r>
      <w:r w:rsidRPr="00907242">
        <w:rPr>
          <w:lang w:val="es-ES_tradnl"/>
        </w:rPr>
        <w:t>. https://cir.nii.ac.jp/crid/1880020693313741824</w:t>
      </w:r>
    </w:p>
    <w:p w14:paraId="61B8AEF7" w14:textId="77777777" w:rsidR="00907242" w:rsidRPr="00907242" w:rsidRDefault="00907242" w:rsidP="00907242">
      <w:pPr>
        <w:pStyle w:val="Bibliografa"/>
        <w:rPr>
          <w:lang w:val="es-ES_tradnl"/>
        </w:rPr>
      </w:pPr>
      <w:r w:rsidRPr="00907242">
        <w:rPr>
          <w:lang w:val="es-ES_tradnl"/>
        </w:rPr>
        <w:lastRenderedPageBreak/>
        <w:t xml:space="preserve">García De La Morena, E., Bota, G., Mañosa, S., &amp; Morales, M. (2018). </w:t>
      </w:r>
      <w:r w:rsidRPr="00907242">
        <w:rPr>
          <w:i/>
          <w:iCs/>
          <w:lang w:val="es-ES_tradnl"/>
        </w:rPr>
        <w:t>El sisón común en España. II Censo Nacional (2016)</w:t>
      </w:r>
      <w:r w:rsidRPr="00907242">
        <w:rPr>
          <w:lang w:val="es-ES_tradnl"/>
        </w:rPr>
        <w:t>. SEO/BirdLife. https://doi.org/10.31170/0062</w:t>
      </w:r>
    </w:p>
    <w:p w14:paraId="051D2CE6" w14:textId="77777777" w:rsidR="00907242" w:rsidRPr="00907242" w:rsidRDefault="00907242" w:rsidP="00907242">
      <w:pPr>
        <w:pStyle w:val="Bibliografa"/>
        <w:rPr>
          <w:lang w:val="en-US"/>
          <w:rPrChange w:id="414" w:author="Raúl Contreras Martín" w:date="2026-07-09T13:26:00Z">
            <w:rPr>
              <w:lang w:val="es-ES_tradnl"/>
            </w:rPr>
          </w:rPrChange>
        </w:rPr>
      </w:pPr>
      <w:r w:rsidRPr="00907242">
        <w:rPr>
          <w:lang w:val="en-US"/>
          <w:rPrChange w:id="415" w:author="Raúl Contreras Martín" w:date="2026-07-09T13:26:00Z">
            <w:rPr>
              <w:lang w:val="es-ES_tradnl"/>
            </w:rPr>
          </w:rPrChange>
        </w:rPr>
        <w:t xml:space="preserve">Gaston, K. J., Blackburn, T. M., Greenwood, J. J. D., Gregory, R. D., Quinn, R. M., &amp; Lawton, J. H. (2002). Large-scale dynamics in colonization and extinction for breeding birds in Britain. </w:t>
      </w:r>
      <w:r w:rsidRPr="00907242">
        <w:rPr>
          <w:i/>
          <w:iCs/>
          <w:lang w:val="en-US"/>
          <w:rPrChange w:id="416" w:author="Raúl Contreras Martín" w:date="2026-07-09T13:26:00Z">
            <w:rPr>
              <w:i/>
              <w:iCs/>
              <w:lang w:val="es-ES_tradnl"/>
            </w:rPr>
          </w:rPrChange>
        </w:rPr>
        <w:t>Journal of Animal Ecology</w:t>
      </w:r>
      <w:r w:rsidRPr="00907242">
        <w:rPr>
          <w:lang w:val="en-US"/>
          <w:rPrChange w:id="417" w:author="Raúl Contreras Martín" w:date="2026-07-09T13:26:00Z">
            <w:rPr>
              <w:lang w:val="es-ES_tradnl"/>
            </w:rPr>
          </w:rPrChange>
        </w:rPr>
        <w:t xml:space="preserve">, </w:t>
      </w:r>
      <w:r w:rsidRPr="00907242">
        <w:rPr>
          <w:i/>
          <w:iCs/>
          <w:lang w:val="en-US"/>
          <w:rPrChange w:id="418" w:author="Raúl Contreras Martín" w:date="2026-07-09T13:26:00Z">
            <w:rPr>
              <w:i/>
              <w:iCs/>
              <w:lang w:val="es-ES_tradnl"/>
            </w:rPr>
          </w:rPrChange>
        </w:rPr>
        <w:t>71</w:t>
      </w:r>
      <w:r w:rsidRPr="00907242">
        <w:rPr>
          <w:lang w:val="en-US"/>
          <w:rPrChange w:id="419" w:author="Raúl Contreras Martín" w:date="2026-07-09T13:26:00Z">
            <w:rPr>
              <w:lang w:val="es-ES_tradnl"/>
            </w:rPr>
          </w:rPrChange>
        </w:rPr>
        <w:t>(3), 390–399. https://doi.org/10.1046/j.1365-2656.2002.00607.x</w:t>
      </w:r>
    </w:p>
    <w:p w14:paraId="4B502E00" w14:textId="77777777" w:rsidR="00907242" w:rsidRPr="00907242" w:rsidRDefault="00907242" w:rsidP="00907242">
      <w:pPr>
        <w:pStyle w:val="Bibliografa"/>
        <w:rPr>
          <w:lang w:val="es-ES_tradnl"/>
        </w:rPr>
      </w:pPr>
      <w:r w:rsidRPr="00907242">
        <w:rPr>
          <w:lang w:val="en-US"/>
          <w:rPrChange w:id="420" w:author="Raúl Contreras Martín" w:date="2026-07-09T13:26:00Z">
            <w:rPr>
              <w:lang w:val="es-ES_tradnl"/>
            </w:rPr>
          </w:rPrChange>
        </w:rPr>
        <w:t xml:space="preserve">Goel, N., Van Vleck, E. S., Aleman, J. C., &amp; Staver, A. C. (2022). The mismatch between range and niche limits due to source-sink dynamics can be greater than species mean dispersal distance. </w:t>
      </w:r>
      <w:r w:rsidRPr="00907242">
        <w:rPr>
          <w:i/>
          <w:iCs/>
          <w:lang w:val="es-ES_tradnl"/>
        </w:rPr>
        <w:t>The American Naturalist</w:t>
      </w:r>
      <w:r w:rsidRPr="00907242">
        <w:rPr>
          <w:lang w:val="es-ES_tradnl"/>
        </w:rPr>
        <w:t xml:space="preserve">, </w:t>
      </w:r>
      <w:r w:rsidRPr="00907242">
        <w:rPr>
          <w:i/>
          <w:iCs/>
          <w:lang w:val="es-ES_tradnl"/>
        </w:rPr>
        <w:t>200</w:t>
      </w:r>
      <w:r w:rsidRPr="00907242">
        <w:rPr>
          <w:lang w:val="es-ES_tradnl"/>
        </w:rPr>
        <w:t>(3), 432–444. https://doi.org/10.1086/720420</w:t>
      </w:r>
    </w:p>
    <w:p w14:paraId="5E01838D" w14:textId="77777777" w:rsidR="00907242" w:rsidRPr="00907242" w:rsidRDefault="00907242" w:rsidP="00907242">
      <w:pPr>
        <w:pStyle w:val="Bibliografa"/>
        <w:rPr>
          <w:lang w:val="es-ES_tradnl"/>
        </w:rPr>
      </w:pPr>
      <w:r w:rsidRPr="00907242">
        <w:rPr>
          <w:lang w:val="es-ES_tradnl"/>
        </w:rPr>
        <w:t xml:space="preserve">Gómez-Catasús, J., Benítez-López, A., Díaz, M., González Del Portillo, D., Pérez-Granados, C., Alonso, J. C., Arroyo, B., Abril-Colón, I., Barrero, A., Barrientos, R., Bolonio, L., Bota, G., Brambilla, M., Brotons, L., Bustillo-de La Rosa, D., Cabodevilla, X., Carrascal, L. M., Carricondo, A., Casas, F., … </w:t>
      </w:r>
      <w:r w:rsidRPr="00907242">
        <w:rPr>
          <w:lang w:val="en-US"/>
          <w:rPrChange w:id="421" w:author="Raúl Contreras Martín" w:date="2026-07-09T13:26:00Z">
            <w:rPr>
              <w:lang w:val="es-ES_tradnl"/>
            </w:rPr>
          </w:rPrChange>
        </w:rPr>
        <w:t xml:space="preserve">Bravo, C. (2025). Alarming conservation status of Western European steppe birds and their habitats: An expert-based review of current threats, traits and knowledge gaps. </w:t>
      </w:r>
      <w:r w:rsidRPr="00907242">
        <w:rPr>
          <w:i/>
          <w:iCs/>
          <w:lang w:val="es-ES_tradnl"/>
        </w:rPr>
        <w:t>Biological Conservation</w:t>
      </w:r>
      <w:r w:rsidRPr="00907242">
        <w:rPr>
          <w:lang w:val="es-ES_tradnl"/>
        </w:rPr>
        <w:t xml:space="preserve">, </w:t>
      </w:r>
      <w:r w:rsidRPr="00907242">
        <w:rPr>
          <w:i/>
          <w:iCs/>
          <w:lang w:val="es-ES_tradnl"/>
        </w:rPr>
        <w:t>311</w:t>
      </w:r>
      <w:r w:rsidRPr="00907242">
        <w:rPr>
          <w:lang w:val="es-ES_tradnl"/>
        </w:rPr>
        <w:t>, 111414. https://doi.org/10.1016/j.biocon.2025.111414</w:t>
      </w:r>
    </w:p>
    <w:p w14:paraId="7B2091FC" w14:textId="77777777" w:rsidR="00907242" w:rsidRPr="00907242" w:rsidRDefault="00907242" w:rsidP="00907242">
      <w:pPr>
        <w:pStyle w:val="Bibliografa"/>
        <w:rPr>
          <w:lang w:val="es-ES_tradnl"/>
        </w:rPr>
      </w:pPr>
      <w:r w:rsidRPr="00907242">
        <w:rPr>
          <w:lang w:val="es-ES_tradnl"/>
        </w:rPr>
        <w:t>Gómez</w:t>
      </w:r>
      <w:r w:rsidRPr="00907242">
        <w:rPr>
          <w:rFonts w:ascii="Cambria Math" w:hAnsi="Cambria Math" w:cs="Cambria Math"/>
          <w:lang w:val="es-ES_tradnl"/>
        </w:rPr>
        <w:t>‐</w:t>
      </w:r>
      <w:r w:rsidRPr="00907242">
        <w:rPr>
          <w:lang w:val="es-ES_tradnl"/>
        </w:rPr>
        <w:t>Catasús, J., Morales, M. B., Giralt, D., Del Portillo, D. G., Manzano</w:t>
      </w:r>
      <w:r w:rsidRPr="00907242">
        <w:rPr>
          <w:rFonts w:ascii="Cambria Math" w:hAnsi="Cambria Math" w:cs="Cambria Math"/>
          <w:lang w:val="es-ES_tradnl"/>
        </w:rPr>
        <w:t>‐</w:t>
      </w:r>
      <w:r w:rsidRPr="00907242">
        <w:rPr>
          <w:lang w:val="es-ES_tradnl"/>
        </w:rPr>
        <w:t>Rubio, R., Solé</w:t>
      </w:r>
      <w:r w:rsidRPr="00907242">
        <w:rPr>
          <w:rFonts w:ascii="Cambria Math" w:hAnsi="Cambria Math" w:cs="Cambria Math"/>
          <w:lang w:val="es-ES_tradnl"/>
        </w:rPr>
        <w:t>‐</w:t>
      </w:r>
      <w:r w:rsidRPr="00907242">
        <w:rPr>
          <w:lang w:val="es-ES_tradnl"/>
        </w:rPr>
        <w:t>Bujalance, L., Sardà</w:t>
      </w:r>
      <w:r w:rsidRPr="00907242">
        <w:rPr>
          <w:rFonts w:ascii="Cambria Math" w:hAnsi="Cambria Math" w:cs="Cambria Math"/>
          <w:lang w:val="es-ES_tradnl"/>
        </w:rPr>
        <w:t>‐</w:t>
      </w:r>
      <w:r w:rsidRPr="00907242">
        <w:rPr>
          <w:lang w:val="es-ES_tradnl"/>
        </w:rPr>
        <w:t xml:space="preserve">Palomera, F., Traba, J., &amp; Bota, G. (2024). </w:t>
      </w:r>
      <w:r w:rsidRPr="00907242">
        <w:rPr>
          <w:lang w:val="en-US"/>
          <w:rPrChange w:id="422" w:author="Raúl Contreras Martín" w:date="2026-07-09T13:26:00Z">
            <w:rPr>
              <w:lang w:val="es-ES_tradnl"/>
            </w:rPr>
          </w:rPrChange>
        </w:rPr>
        <w:t xml:space="preserve">Solar photovoltaic energy development and biodiversity conservation: Current knowledge and research gaps. </w:t>
      </w:r>
      <w:r w:rsidRPr="00907242">
        <w:rPr>
          <w:i/>
          <w:iCs/>
          <w:lang w:val="es-ES_tradnl"/>
        </w:rPr>
        <w:t>Conservation Letters</w:t>
      </w:r>
      <w:r w:rsidRPr="00907242">
        <w:rPr>
          <w:lang w:val="es-ES_tradnl"/>
        </w:rPr>
        <w:t xml:space="preserve">, </w:t>
      </w:r>
      <w:r w:rsidRPr="00907242">
        <w:rPr>
          <w:i/>
          <w:iCs/>
          <w:lang w:val="es-ES_tradnl"/>
        </w:rPr>
        <w:t>17</w:t>
      </w:r>
      <w:r w:rsidRPr="00907242">
        <w:rPr>
          <w:lang w:val="es-ES_tradnl"/>
        </w:rPr>
        <w:t>(4), e13025. https://doi.org/10.1111/conl.13025</w:t>
      </w:r>
    </w:p>
    <w:p w14:paraId="2B8D619E" w14:textId="77777777" w:rsidR="00907242" w:rsidRPr="00907242" w:rsidRDefault="00907242" w:rsidP="00907242">
      <w:pPr>
        <w:pStyle w:val="Bibliografa"/>
        <w:rPr>
          <w:lang w:val="en-US"/>
          <w:rPrChange w:id="423" w:author="Raúl Contreras Martín" w:date="2026-07-09T13:26:00Z">
            <w:rPr>
              <w:lang w:val="es-ES_tradnl"/>
            </w:rPr>
          </w:rPrChange>
        </w:rPr>
      </w:pPr>
      <w:r w:rsidRPr="00907242">
        <w:rPr>
          <w:lang w:val="es-ES_tradnl"/>
        </w:rPr>
        <w:t xml:space="preserve">González del Portillo, D., Arroyo, B., García de la Morena, E. L., Bota, G., Silva, J. P., Marques, A. T., Gameiro, J., Soares, F. C., &amp; Morales, M. B. (2025). </w:t>
      </w:r>
      <w:r w:rsidRPr="00907242">
        <w:rPr>
          <w:lang w:val="en-US"/>
          <w:rPrChange w:id="424" w:author="Raúl Contreras Martín" w:date="2026-07-09T13:26:00Z">
            <w:rPr>
              <w:lang w:val="es-ES_tradnl"/>
            </w:rPr>
          </w:rPrChange>
        </w:rPr>
        <w:t xml:space="preserve">Migration strategies, connectivity and corridor features of the partial migrant little bustard (Tetrax tetrax) across the Iberian Peninsula. </w:t>
      </w:r>
      <w:r w:rsidRPr="00907242">
        <w:rPr>
          <w:i/>
          <w:iCs/>
          <w:lang w:val="en-US"/>
          <w:rPrChange w:id="425" w:author="Raúl Contreras Martín" w:date="2026-07-09T13:26:00Z">
            <w:rPr>
              <w:i/>
              <w:iCs/>
              <w:lang w:val="es-ES_tradnl"/>
            </w:rPr>
          </w:rPrChange>
        </w:rPr>
        <w:t>Movement Ecology</w:t>
      </w:r>
      <w:r w:rsidRPr="00907242">
        <w:rPr>
          <w:lang w:val="en-US"/>
          <w:rPrChange w:id="426" w:author="Raúl Contreras Martín" w:date="2026-07-09T13:26:00Z">
            <w:rPr>
              <w:lang w:val="es-ES_tradnl"/>
            </w:rPr>
          </w:rPrChange>
        </w:rPr>
        <w:t xml:space="preserve">, </w:t>
      </w:r>
      <w:r w:rsidRPr="00907242">
        <w:rPr>
          <w:i/>
          <w:iCs/>
          <w:lang w:val="en-US"/>
          <w:rPrChange w:id="427" w:author="Raúl Contreras Martín" w:date="2026-07-09T13:26:00Z">
            <w:rPr>
              <w:i/>
              <w:iCs/>
              <w:lang w:val="es-ES_tradnl"/>
            </w:rPr>
          </w:rPrChange>
        </w:rPr>
        <w:t>13</w:t>
      </w:r>
      <w:r w:rsidRPr="00907242">
        <w:rPr>
          <w:lang w:val="en-US"/>
          <w:rPrChange w:id="428" w:author="Raúl Contreras Martín" w:date="2026-07-09T13:26:00Z">
            <w:rPr>
              <w:lang w:val="es-ES_tradnl"/>
            </w:rPr>
          </w:rPrChange>
        </w:rPr>
        <w:t>(1), 71. https://doi.org/10.1186/s40462-025-00595-w</w:t>
      </w:r>
    </w:p>
    <w:p w14:paraId="69E6A19E" w14:textId="77777777" w:rsidR="00907242" w:rsidRPr="00907242" w:rsidRDefault="00907242" w:rsidP="00907242">
      <w:pPr>
        <w:pStyle w:val="Bibliografa"/>
        <w:rPr>
          <w:lang w:val="en-US"/>
          <w:rPrChange w:id="429" w:author="Raúl Contreras Martín" w:date="2026-07-09T13:26:00Z">
            <w:rPr>
              <w:lang w:val="es-ES_tradnl"/>
            </w:rPr>
          </w:rPrChange>
        </w:rPr>
      </w:pPr>
      <w:r w:rsidRPr="00907242">
        <w:rPr>
          <w:lang w:val="en-US"/>
          <w:rPrChange w:id="430" w:author="Raúl Contreras Martín" w:date="2026-07-09T13:26:00Z">
            <w:rPr>
              <w:lang w:val="es-ES_tradnl"/>
            </w:rPr>
          </w:rPrChange>
        </w:rPr>
        <w:lastRenderedPageBreak/>
        <w:t xml:space="preserve">Gregory, R. D., Skorpilova, J., Vorisek, P., &amp; Butler, S. (2019). An analysis of trends, uncertainty and species selection shows contrasting trends of widespread forest and farmland birds in Europe. </w:t>
      </w:r>
      <w:r w:rsidRPr="00907242">
        <w:rPr>
          <w:i/>
          <w:iCs/>
          <w:lang w:val="en-US"/>
          <w:rPrChange w:id="431" w:author="Raúl Contreras Martín" w:date="2026-07-09T13:26:00Z">
            <w:rPr>
              <w:i/>
              <w:iCs/>
              <w:lang w:val="es-ES_tradnl"/>
            </w:rPr>
          </w:rPrChange>
        </w:rPr>
        <w:t>Ecological Indicators</w:t>
      </w:r>
      <w:r w:rsidRPr="00907242">
        <w:rPr>
          <w:lang w:val="en-US"/>
          <w:rPrChange w:id="432" w:author="Raúl Contreras Martín" w:date="2026-07-09T13:26:00Z">
            <w:rPr>
              <w:lang w:val="es-ES_tradnl"/>
            </w:rPr>
          </w:rPrChange>
        </w:rPr>
        <w:t xml:space="preserve">, </w:t>
      </w:r>
      <w:r w:rsidRPr="00907242">
        <w:rPr>
          <w:i/>
          <w:iCs/>
          <w:lang w:val="en-US"/>
          <w:rPrChange w:id="433" w:author="Raúl Contreras Martín" w:date="2026-07-09T13:26:00Z">
            <w:rPr>
              <w:i/>
              <w:iCs/>
              <w:lang w:val="es-ES_tradnl"/>
            </w:rPr>
          </w:rPrChange>
        </w:rPr>
        <w:t>103</w:t>
      </w:r>
      <w:r w:rsidRPr="00907242">
        <w:rPr>
          <w:lang w:val="en-US"/>
          <w:rPrChange w:id="434" w:author="Raúl Contreras Martín" w:date="2026-07-09T13:26:00Z">
            <w:rPr>
              <w:lang w:val="es-ES_tradnl"/>
            </w:rPr>
          </w:rPrChange>
        </w:rPr>
        <w:t>, 676–687. https://doi.org/10.1016/j.ecolind.2019.04.064</w:t>
      </w:r>
    </w:p>
    <w:p w14:paraId="4FD32594" w14:textId="77777777" w:rsidR="00907242" w:rsidRPr="00907242" w:rsidRDefault="00907242" w:rsidP="00907242">
      <w:pPr>
        <w:pStyle w:val="Bibliografa"/>
        <w:rPr>
          <w:lang w:val="en-US"/>
          <w:rPrChange w:id="435" w:author="Raúl Contreras Martín" w:date="2026-07-09T13:26:00Z">
            <w:rPr>
              <w:lang w:val="es-ES_tradnl"/>
            </w:rPr>
          </w:rPrChange>
        </w:rPr>
      </w:pPr>
      <w:r w:rsidRPr="00907242">
        <w:rPr>
          <w:lang w:val="en-US"/>
          <w:rPrChange w:id="436" w:author="Raúl Contreras Martín" w:date="2026-07-09T13:26:00Z">
            <w:rPr>
              <w:lang w:val="es-ES_tradnl"/>
            </w:rPr>
          </w:rPrChange>
        </w:rPr>
        <w:t>Guillera</w:t>
      </w:r>
      <w:r w:rsidRPr="00907242">
        <w:rPr>
          <w:rFonts w:ascii="Cambria Math" w:hAnsi="Cambria Math" w:cs="Cambria Math"/>
          <w:lang w:val="en-US"/>
          <w:rPrChange w:id="437" w:author="Raúl Contreras Martín" w:date="2026-07-09T13:26:00Z">
            <w:rPr>
              <w:rFonts w:ascii="Cambria Math" w:hAnsi="Cambria Math" w:cs="Cambria Math"/>
              <w:lang w:val="es-ES_tradnl"/>
            </w:rPr>
          </w:rPrChange>
        </w:rPr>
        <w:t>‐</w:t>
      </w:r>
      <w:r w:rsidRPr="00907242">
        <w:rPr>
          <w:lang w:val="en-US"/>
          <w:rPrChange w:id="438" w:author="Raúl Contreras Martín" w:date="2026-07-09T13:26:00Z">
            <w:rPr>
              <w:lang w:val="es-ES_tradnl"/>
            </w:rPr>
          </w:rPrChange>
        </w:rPr>
        <w:t xml:space="preserve">Arroita, G. (2017). Modelling of species distributions, range dynamics and communities under imperfect detection: Advances, challenges and opportunities. </w:t>
      </w:r>
      <w:r w:rsidRPr="00907242">
        <w:rPr>
          <w:i/>
          <w:iCs/>
          <w:lang w:val="en-US"/>
          <w:rPrChange w:id="439" w:author="Raúl Contreras Martín" w:date="2026-07-09T13:26:00Z">
            <w:rPr>
              <w:i/>
              <w:iCs/>
              <w:lang w:val="es-ES_tradnl"/>
            </w:rPr>
          </w:rPrChange>
        </w:rPr>
        <w:t>Ecography</w:t>
      </w:r>
      <w:r w:rsidRPr="00907242">
        <w:rPr>
          <w:lang w:val="en-US"/>
          <w:rPrChange w:id="440" w:author="Raúl Contreras Martín" w:date="2026-07-09T13:26:00Z">
            <w:rPr>
              <w:lang w:val="es-ES_tradnl"/>
            </w:rPr>
          </w:rPrChange>
        </w:rPr>
        <w:t xml:space="preserve">, </w:t>
      </w:r>
      <w:r w:rsidRPr="00907242">
        <w:rPr>
          <w:i/>
          <w:iCs/>
          <w:lang w:val="en-US"/>
          <w:rPrChange w:id="441" w:author="Raúl Contreras Martín" w:date="2026-07-09T13:26:00Z">
            <w:rPr>
              <w:i/>
              <w:iCs/>
              <w:lang w:val="es-ES_tradnl"/>
            </w:rPr>
          </w:rPrChange>
        </w:rPr>
        <w:t>40</w:t>
      </w:r>
      <w:r w:rsidRPr="00907242">
        <w:rPr>
          <w:lang w:val="en-US"/>
          <w:rPrChange w:id="442" w:author="Raúl Contreras Martín" w:date="2026-07-09T13:26:00Z">
            <w:rPr>
              <w:lang w:val="es-ES_tradnl"/>
            </w:rPr>
          </w:rPrChange>
        </w:rPr>
        <w:t>(2), 281–295. https://doi.org/10.1111/ecog.02445</w:t>
      </w:r>
    </w:p>
    <w:p w14:paraId="72559047" w14:textId="77777777" w:rsidR="00907242" w:rsidRPr="00907242" w:rsidRDefault="00907242" w:rsidP="00907242">
      <w:pPr>
        <w:pStyle w:val="Bibliografa"/>
        <w:rPr>
          <w:lang w:val="en-US"/>
          <w:rPrChange w:id="443" w:author="Raúl Contreras Martín" w:date="2026-07-09T13:26:00Z">
            <w:rPr>
              <w:lang w:val="es-ES_tradnl"/>
            </w:rPr>
          </w:rPrChange>
        </w:rPr>
      </w:pPr>
      <w:r w:rsidRPr="00907242">
        <w:rPr>
          <w:lang w:val="en-US"/>
          <w:rPrChange w:id="444" w:author="Raúl Contreras Martín" w:date="2026-07-09T13:26:00Z">
            <w:rPr>
              <w:lang w:val="es-ES_tradnl"/>
            </w:rPr>
          </w:rPrChange>
        </w:rPr>
        <w:t xml:space="preserve">Haddou, Y., Mancy, R., Matthiopoulos, J., Spatharis, S., &amp; Dominoni, D. M. (2022). Widespread extinction debts and colonization credits in United States breeding bird communities. </w:t>
      </w:r>
      <w:r w:rsidRPr="00907242">
        <w:rPr>
          <w:i/>
          <w:iCs/>
          <w:lang w:val="en-US"/>
          <w:rPrChange w:id="445" w:author="Raúl Contreras Martín" w:date="2026-07-09T13:26:00Z">
            <w:rPr>
              <w:i/>
              <w:iCs/>
              <w:lang w:val="es-ES_tradnl"/>
            </w:rPr>
          </w:rPrChange>
        </w:rPr>
        <w:t>Nature Ecology &amp; Evolution</w:t>
      </w:r>
      <w:r w:rsidRPr="00907242">
        <w:rPr>
          <w:lang w:val="en-US"/>
          <w:rPrChange w:id="446" w:author="Raúl Contreras Martín" w:date="2026-07-09T13:26:00Z">
            <w:rPr>
              <w:lang w:val="es-ES_tradnl"/>
            </w:rPr>
          </w:rPrChange>
        </w:rPr>
        <w:t xml:space="preserve">, </w:t>
      </w:r>
      <w:r w:rsidRPr="00907242">
        <w:rPr>
          <w:i/>
          <w:iCs/>
          <w:lang w:val="en-US"/>
          <w:rPrChange w:id="447" w:author="Raúl Contreras Martín" w:date="2026-07-09T13:26:00Z">
            <w:rPr>
              <w:i/>
              <w:iCs/>
              <w:lang w:val="es-ES_tradnl"/>
            </w:rPr>
          </w:rPrChange>
        </w:rPr>
        <w:t>6</w:t>
      </w:r>
      <w:r w:rsidRPr="00907242">
        <w:rPr>
          <w:lang w:val="en-US"/>
          <w:rPrChange w:id="448" w:author="Raúl Contreras Martín" w:date="2026-07-09T13:26:00Z">
            <w:rPr>
              <w:lang w:val="es-ES_tradnl"/>
            </w:rPr>
          </w:rPrChange>
        </w:rPr>
        <w:t>(3), 324–331.</w:t>
      </w:r>
    </w:p>
    <w:p w14:paraId="578CFB1D" w14:textId="77777777" w:rsidR="00907242" w:rsidRPr="00907242" w:rsidRDefault="00907242" w:rsidP="00907242">
      <w:pPr>
        <w:pStyle w:val="Bibliografa"/>
        <w:rPr>
          <w:lang w:val="en-US"/>
          <w:rPrChange w:id="449" w:author="Raúl Contreras Martín" w:date="2026-07-09T13:26:00Z">
            <w:rPr>
              <w:lang w:val="es-ES_tradnl"/>
            </w:rPr>
          </w:rPrChange>
        </w:rPr>
      </w:pPr>
      <w:r w:rsidRPr="00907242">
        <w:rPr>
          <w:lang w:val="en-US"/>
          <w:rPrChange w:id="450" w:author="Raúl Contreras Martín" w:date="2026-07-09T13:26:00Z">
            <w:rPr>
              <w:lang w:val="es-ES_tradnl"/>
            </w:rPr>
          </w:rPrChange>
        </w:rPr>
        <w:t xml:space="preserve">Hanski, I. (1998). Metapopulation dynamics. </w:t>
      </w:r>
      <w:r w:rsidRPr="00907242">
        <w:rPr>
          <w:i/>
          <w:iCs/>
          <w:lang w:val="en-US"/>
          <w:rPrChange w:id="451" w:author="Raúl Contreras Martín" w:date="2026-07-09T13:26:00Z">
            <w:rPr>
              <w:i/>
              <w:iCs/>
              <w:lang w:val="es-ES_tradnl"/>
            </w:rPr>
          </w:rPrChange>
        </w:rPr>
        <w:t>Nature</w:t>
      </w:r>
      <w:r w:rsidRPr="00907242">
        <w:rPr>
          <w:lang w:val="en-US"/>
          <w:rPrChange w:id="452" w:author="Raúl Contreras Martín" w:date="2026-07-09T13:26:00Z">
            <w:rPr>
              <w:lang w:val="es-ES_tradnl"/>
            </w:rPr>
          </w:rPrChange>
        </w:rPr>
        <w:t xml:space="preserve">, </w:t>
      </w:r>
      <w:r w:rsidRPr="00907242">
        <w:rPr>
          <w:i/>
          <w:iCs/>
          <w:lang w:val="en-US"/>
          <w:rPrChange w:id="453" w:author="Raúl Contreras Martín" w:date="2026-07-09T13:26:00Z">
            <w:rPr>
              <w:i/>
              <w:iCs/>
              <w:lang w:val="es-ES_tradnl"/>
            </w:rPr>
          </w:rPrChange>
        </w:rPr>
        <w:t>396</w:t>
      </w:r>
      <w:r w:rsidRPr="00907242">
        <w:rPr>
          <w:lang w:val="en-US"/>
          <w:rPrChange w:id="454" w:author="Raúl Contreras Martín" w:date="2026-07-09T13:26:00Z">
            <w:rPr>
              <w:lang w:val="es-ES_tradnl"/>
            </w:rPr>
          </w:rPrChange>
        </w:rPr>
        <w:t>, 41–49. https://doi.org/10.1038/23876</w:t>
      </w:r>
    </w:p>
    <w:p w14:paraId="568A6306" w14:textId="180C092A" w:rsidR="00907242" w:rsidRPr="00263330" w:rsidRDefault="00907242" w:rsidP="00907242">
      <w:pPr>
        <w:pStyle w:val="Bibliografa"/>
        <w:rPr>
          <w:rPrChange w:id="455" w:author="CARLOS ALFONSO MARTIN DE LA CALLE" w:date="2026-07-13T11:52:00Z" w16du:dateUtc="2026-07-13T09:52:00Z">
            <w:rPr>
              <w:lang w:val="es-ES_tradnl"/>
            </w:rPr>
          </w:rPrChange>
        </w:rPr>
      </w:pPr>
      <w:r w:rsidRPr="00907242">
        <w:rPr>
          <w:lang w:val="en-US"/>
          <w:rPrChange w:id="456" w:author="Raúl Contreras Martín" w:date="2026-07-09T13:26:00Z">
            <w:rPr>
              <w:lang w:val="es-ES_tradnl"/>
            </w:rPr>
          </w:rPrChange>
        </w:rPr>
        <w:t xml:space="preserve">Hanski, I. (1999). </w:t>
      </w:r>
      <w:r w:rsidRPr="00907242">
        <w:rPr>
          <w:i/>
          <w:iCs/>
          <w:lang w:val="en-US"/>
          <w:rPrChange w:id="457" w:author="Raúl Contreras Martín" w:date="2026-07-09T13:26:00Z">
            <w:rPr>
              <w:i/>
              <w:iCs/>
              <w:lang w:val="es-ES_tradnl"/>
            </w:rPr>
          </w:rPrChange>
        </w:rPr>
        <w:t>Metapopulation ecology</w:t>
      </w:r>
      <w:r w:rsidRPr="00907242">
        <w:rPr>
          <w:lang w:val="en-US"/>
          <w:rPrChange w:id="458" w:author="Raúl Contreras Martín" w:date="2026-07-09T13:26:00Z">
            <w:rPr>
              <w:lang w:val="es-ES_tradnl"/>
            </w:rPr>
          </w:rPrChange>
        </w:rPr>
        <w:t>. Oxford University Press.</w:t>
      </w:r>
      <w:ins w:id="459" w:author="Raúl Contreras Martín" w:date="2026-07-09T13:29:00Z">
        <w:r w:rsidR="00E84DEA">
          <w:rPr>
            <w:lang w:val="en-US"/>
          </w:rPr>
          <w:t xml:space="preserve"> </w:t>
        </w:r>
      </w:ins>
      <w:del w:id="460" w:author="Raúl Contreras Martín" w:date="2026-07-09T13:29:00Z">
        <w:r w:rsidRPr="00907242" w:rsidDel="00E84DEA">
          <w:rPr>
            <w:lang w:val="en-US"/>
            <w:rPrChange w:id="461" w:author="Raúl Contreras Martín" w:date="2026-07-09T13:26:00Z">
              <w:rPr>
                <w:lang w:val="es-ES_tradnl"/>
              </w:rPr>
            </w:rPrChange>
          </w:rPr>
          <w:delText xml:space="preserve"> </w:delText>
        </w:r>
      </w:del>
      <w:ins w:id="462" w:author="Raúl Contreras Martín" w:date="2026-07-09T13:29:00Z">
        <w:r w:rsidR="00E84DEA" w:rsidRPr="00263330">
          <w:rPr>
            <w:rPrChange w:id="463" w:author="CARLOS ALFONSO MARTIN DE LA CALLE" w:date="2026-07-13T11:52:00Z" w16du:dateUtc="2026-07-13T09:52:00Z">
              <w:rPr>
                <w:rStyle w:val="Hipervnculo"/>
              </w:rPr>
            </w:rPrChange>
          </w:rPr>
          <w:t>https://doi.org/10.1093/oso/9780198540663.001.0001</w:t>
        </w:r>
      </w:ins>
      <w:del w:id="464" w:author="Raúl Contreras Martín" w:date="2026-07-09T13:29:00Z">
        <w:r w:rsidRPr="00263330" w:rsidDel="00E84DEA">
          <w:rPr>
            <w:rPrChange w:id="465" w:author="CARLOS ALFONSO MARTIN DE LA CALLE" w:date="2026-07-13T11:52:00Z" w16du:dateUtc="2026-07-13T09:52:00Z">
              <w:rPr>
                <w:lang w:val="es-ES_tradnl"/>
              </w:rPr>
            </w:rPrChange>
          </w:rPr>
          <w:delText>https://books.google.es/books?hl=es&amp;lr=&amp;id=jsk4Nt_8X8sC&amp;oi=fnd&amp;pg=PA1&amp;dq=Hanski,+I.+(1999).+Metapopulation+ecology.+Oxford+University+Press.&amp;ots=gE1i2rIU8C&amp;sig=m4TAck4bujoBvrQkggDvw01cf4o</w:delText>
        </w:r>
      </w:del>
    </w:p>
    <w:p w14:paraId="1605AEB4" w14:textId="77777777" w:rsidR="00907242" w:rsidRPr="00907242" w:rsidRDefault="00907242" w:rsidP="00907242">
      <w:pPr>
        <w:pStyle w:val="Bibliografa"/>
        <w:rPr>
          <w:lang w:val="en-US"/>
          <w:rPrChange w:id="466" w:author="Raúl Contreras Martín" w:date="2026-07-09T13:26:00Z">
            <w:rPr>
              <w:lang w:val="es-ES_tradnl"/>
            </w:rPr>
          </w:rPrChange>
        </w:rPr>
      </w:pPr>
      <w:r w:rsidRPr="00907242">
        <w:rPr>
          <w:lang w:val="es-ES_tradnl"/>
        </w:rPr>
        <w:t xml:space="preserve">Hanski, I., Saastamoinen, M., &amp; Ovaskainen, O. (2006). </w:t>
      </w:r>
      <w:r w:rsidRPr="00907242">
        <w:rPr>
          <w:lang w:val="en-US"/>
          <w:rPrChange w:id="467" w:author="Raúl Contreras Martín" w:date="2026-07-09T13:26:00Z">
            <w:rPr>
              <w:lang w:val="es-ES_tradnl"/>
            </w:rPr>
          </w:rPrChange>
        </w:rPr>
        <w:t xml:space="preserve">Dispersal-related life-history trade-offs in a butterfly metapopulation. </w:t>
      </w:r>
      <w:r w:rsidRPr="00907242">
        <w:rPr>
          <w:i/>
          <w:iCs/>
          <w:lang w:val="en-US"/>
          <w:rPrChange w:id="468" w:author="Raúl Contreras Martín" w:date="2026-07-09T13:26:00Z">
            <w:rPr>
              <w:i/>
              <w:iCs/>
              <w:lang w:val="es-ES_tradnl"/>
            </w:rPr>
          </w:rPrChange>
        </w:rPr>
        <w:t>Journal of Animal Ecology</w:t>
      </w:r>
      <w:r w:rsidRPr="00907242">
        <w:rPr>
          <w:lang w:val="en-US"/>
          <w:rPrChange w:id="469" w:author="Raúl Contreras Martín" w:date="2026-07-09T13:26:00Z">
            <w:rPr>
              <w:lang w:val="es-ES_tradnl"/>
            </w:rPr>
          </w:rPrChange>
        </w:rPr>
        <w:t xml:space="preserve">, </w:t>
      </w:r>
      <w:r w:rsidRPr="00907242">
        <w:rPr>
          <w:i/>
          <w:iCs/>
          <w:lang w:val="en-US"/>
          <w:rPrChange w:id="470" w:author="Raúl Contreras Martín" w:date="2026-07-09T13:26:00Z">
            <w:rPr>
              <w:i/>
              <w:iCs/>
              <w:lang w:val="es-ES_tradnl"/>
            </w:rPr>
          </w:rPrChange>
        </w:rPr>
        <w:t>75</w:t>
      </w:r>
      <w:r w:rsidRPr="00907242">
        <w:rPr>
          <w:lang w:val="en-US"/>
          <w:rPrChange w:id="471" w:author="Raúl Contreras Martín" w:date="2026-07-09T13:26:00Z">
            <w:rPr>
              <w:lang w:val="es-ES_tradnl"/>
            </w:rPr>
          </w:rPrChange>
        </w:rPr>
        <w:t>(1), 91–100. https://doi.org/10.1111/j.1365-2656.2005.01024.x</w:t>
      </w:r>
    </w:p>
    <w:p w14:paraId="730BFAD7" w14:textId="77777777" w:rsidR="00907242" w:rsidRPr="00907242" w:rsidRDefault="00907242" w:rsidP="00907242">
      <w:pPr>
        <w:pStyle w:val="Bibliografa"/>
        <w:rPr>
          <w:lang w:val="en-US"/>
          <w:rPrChange w:id="472" w:author="Raúl Contreras Martín" w:date="2026-07-09T13:26:00Z">
            <w:rPr>
              <w:lang w:val="es-ES_tradnl"/>
            </w:rPr>
          </w:rPrChange>
        </w:rPr>
      </w:pPr>
      <w:r w:rsidRPr="00907242">
        <w:rPr>
          <w:lang w:val="en-US"/>
          <w:rPrChange w:id="473" w:author="Raúl Contreras Martín" w:date="2026-07-09T13:26:00Z">
            <w:rPr>
              <w:lang w:val="es-ES_tradnl"/>
            </w:rPr>
          </w:rPrChange>
        </w:rPr>
        <w:t xml:space="preserve">Herrando, S., Pocull, G., Fraixedas, S., Gamero, A., Martí, D., Solà, O., Villero, D., Keller, V., Voříšek, P., Klvaňová, A., Gargallo, G., Ajder, V., Anton, M., Aunins, A., Balmer, D., Brambilla, M., Chodkiewicz, T., Chylarecki, P., Domșa, C., … Brotons, L. (2026). Providing regular and frequent maps of losses and gains of farmland birds based on European monitoring data. </w:t>
      </w:r>
      <w:r w:rsidRPr="00907242">
        <w:rPr>
          <w:i/>
          <w:iCs/>
          <w:lang w:val="en-US"/>
          <w:rPrChange w:id="474" w:author="Raúl Contreras Martín" w:date="2026-07-09T13:26:00Z">
            <w:rPr>
              <w:i/>
              <w:iCs/>
              <w:lang w:val="es-ES_tradnl"/>
            </w:rPr>
          </w:rPrChange>
        </w:rPr>
        <w:t>Conservation Biology</w:t>
      </w:r>
      <w:r w:rsidRPr="00907242">
        <w:rPr>
          <w:lang w:val="en-US"/>
          <w:rPrChange w:id="475" w:author="Raúl Contreras Martín" w:date="2026-07-09T13:26:00Z">
            <w:rPr>
              <w:lang w:val="es-ES_tradnl"/>
            </w:rPr>
          </w:rPrChange>
        </w:rPr>
        <w:t>, e70268. https://doi.org/10.1111/cobi.70268</w:t>
      </w:r>
    </w:p>
    <w:p w14:paraId="2DA306F0" w14:textId="77777777" w:rsidR="00907242" w:rsidRPr="00907242" w:rsidRDefault="00907242" w:rsidP="00907242">
      <w:pPr>
        <w:pStyle w:val="Bibliografa"/>
        <w:rPr>
          <w:lang w:val="en-US"/>
          <w:rPrChange w:id="476" w:author="Raúl Contreras Martín" w:date="2026-07-09T13:26:00Z">
            <w:rPr>
              <w:lang w:val="es-ES_tradnl"/>
            </w:rPr>
          </w:rPrChange>
        </w:rPr>
      </w:pPr>
      <w:r w:rsidRPr="00907242">
        <w:rPr>
          <w:lang w:val="en-US"/>
          <w:rPrChange w:id="477" w:author="Raúl Contreras Martín" w:date="2026-07-09T13:26:00Z">
            <w:rPr>
              <w:lang w:val="es-ES_tradnl"/>
            </w:rPr>
          </w:rPrChange>
        </w:rPr>
        <w:lastRenderedPageBreak/>
        <w:t xml:space="preserve">Hochachka, W. M., Ruiz-Gutierrez, V., &amp; Johnston, A. (2023). Considerations for fitting occupancy models to data from eBird and similar volunteer-collected data. </w:t>
      </w:r>
      <w:r w:rsidRPr="00907242">
        <w:rPr>
          <w:i/>
          <w:iCs/>
          <w:lang w:val="en-US"/>
          <w:rPrChange w:id="478" w:author="Raúl Contreras Martín" w:date="2026-07-09T13:26:00Z">
            <w:rPr>
              <w:i/>
              <w:iCs/>
              <w:lang w:val="es-ES_tradnl"/>
            </w:rPr>
          </w:rPrChange>
        </w:rPr>
        <w:t>Ornithology</w:t>
      </w:r>
      <w:r w:rsidRPr="00907242">
        <w:rPr>
          <w:lang w:val="en-US"/>
          <w:rPrChange w:id="479" w:author="Raúl Contreras Martín" w:date="2026-07-09T13:26:00Z">
            <w:rPr>
              <w:lang w:val="es-ES_tradnl"/>
            </w:rPr>
          </w:rPrChange>
        </w:rPr>
        <w:t xml:space="preserve">, </w:t>
      </w:r>
      <w:r w:rsidRPr="00907242">
        <w:rPr>
          <w:i/>
          <w:iCs/>
          <w:lang w:val="en-US"/>
          <w:rPrChange w:id="480" w:author="Raúl Contreras Martín" w:date="2026-07-09T13:26:00Z">
            <w:rPr>
              <w:i/>
              <w:iCs/>
              <w:lang w:val="es-ES_tradnl"/>
            </w:rPr>
          </w:rPrChange>
        </w:rPr>
        <w:t>140</w:t>
      </w:r>
      <w:r w:rsidRPr="00907242">
        <w:rPr>
          <w:lang w:val="en-US"/>
          <w:rPrChange w:id="481" w:author="Raúl Contreras Martín" w:date="2026-07-09T13:26:00Z">
            <w:rPr>
              <w:lang w:val="es-ES_tradnl"/>
            </w:rPr>
          </w:rPrChange>
        </w:rPr>
        <w:t>(4), ukad035. https://doi.org/10.1093/ornithology/ukad035</w:t>
      </w:r>
    </w:p>
    <w:p w14:paraId="624DF030" w14:textId="77777777" w:rsidR="00907242" w:rsidRPr="00907242" w:rsidRDefault="00907242" w:rsidP="00907242">
      <w:pPr>
        <w:pStyle w:val="Bibliografa"/>
        <w:rPr>
          <w:lang w:val="en-US"/>
          <w:rPrChange w:id="482" w:author="Raúl Contreras Martín" w:date="2026-07-09T13:26:00Z">
            <w:rPr>
              <w:lang w:val="es-ES_tradnl"/>
            </w:rPr>
          </w:rPrChange>
        </w:rPr>
      </w:pPr>
      <w:r w:rsidRPr="00907242">
        <w:rPr>
          <w:lang w:val="en-US"/>
          <w:rPrChange w:id="483" w:author="Raúl Contreras Martín" w:date="2026-07-09T13:26:00Z">
            <w:rPr>
              <w:lang w:val="es-ES_tradnl"/>
            </w:rPr>
          </w:rPrChange>
        </w:rPr>
        <w:t xml:space="preserve">Howard, C., Marjakangas, E.-L., Morán-Ordóñez, A., Milanesi, P., Abuladze, A., Aghababyan, K., Ajder, V., Arkumarev, V., Balmer, D. E., &amp; Bauer, H.-G. (2023). Local colonisations and extinctions of European birds are poorly explained by changes in climate suitability. </w:t>
      </w:r>
      <w:r w:rsidRPr="00907242">
        <w:rPr>
          <w:i/>
          <w:iCs/>
          <w:lang w:val="en-US"/>
          <w:rPrChange w:id="484" w:author="Raúl Contreras Martín" w:date="2026-07-09T13:26:00Z">
            <w:rPr>
              <w:i/>
              <w:iCs/>
              <w:lang w:val="es-ES_tradnl"/>
            </w:rPr>
          </w:rPrChange>
        </w:rPr>
        <w:t>Nature Communications</w:t>
      </w:r>
      <w:r w:rsidRPr="00907242">
        <w:rPr>
          <w:lang w:val="en-US"/>
          <w:rPrChange w:id="485" w:author="Raúl Contreras Martín" w:date="2026-07-09T13:26:00Z">
            <w:rPr>
              <w:lang w:val="es-ES_tradnl"/>
            </w:rPr>
          </w:rPrChange>
        </w:rPr>
        <w:t xml:space="preserve">, </w:t>
      </w:r>
      <w:r w:rsidRPr="00907242">
        <w:rPr>
          <w:i/>
          <w:iCs/>
          <w:lang w:val="en-US"/>
          <w:rPrChange w:id="486" w:author="Raúl Contreras Martín" w:date="2026-07-09T13:26:00Z">
            <w:rPr>
              <w:i/>
              <w:iCs/>
              <w:lang w:val="es-ES_tradnl"/>
            </w:rPr>
          </w:rPrChange>
        </w:rPr>
        <w:t>14</w:t>
      </w:r>
      <w:r w:rsidRPr="00907242">
        <w:rPr>
          <w:lang w:val="en-US"/>
          <w:rPrChange w:id="487" w:author="Raúl Contreras Martín" w:date="2026-07-09T13:26:00Z">
            <w:rPr>
              <w:lang w:val="es-ES_tradnl"/>
            </w:rPr>
          </w:rPrChange>
        </w:rPr>
        <w:t>(1), 4304.</w:t>
      </w:r>
    </w:p>
    <w:p w14:paraId="63045AD2" w14:textId="77777777" w:rsidR="00907242" w:rsidRPr="00907242" w:rsidRDefault="00907242" w:rsidP="00907242">
      <w:pPr>
        <w:pStyle w:val="Bibliografa"/>
        <w:rPr>
          <w:lang w:val="en-US"/>
          <w:rPrChange w:id="488" w:author="Raúl Contreras Martín" w:date="2026-07-09T13:26:00Z">
            <w:rPr>
              <w:lang w:val="es-ES_tradnl"/>
            </w:rPr>
          </w:rPrChange>
        </w:rPr>
      </w:pPr>
      <w:r w:rsidRPr="00907242">
        <w:rPr>
          <w:lang w:val="en-US"/>
          <w:rPrChange w:id="489" w:author="Raúl Contreras Martín" w:date="2026-07-09T13:26:00Z">
            <w:rPr>
              <w:lang w:val="es-ES_tradnl"/>
            </w:rPr>
          </w:rPrChange>
        </w:rPr>
        <w:t xml:space="preserve">Isaac, N. J. B., Jarzyna, M. A., Keil, P., Dambly, L. I., Boersch-Supan, P. H., Browning, E., Freeman, S. N., Golding, N., Guillera-Arroita, G., Henrys, P. A., Jarvis, S., Lahoz-Monfort, J., Pagel, J., Pescott, O. L., Schmucki, R., Simmonds, E. G., &amp; O’Hara, R. B. (2020). Data Integration for Large-Scale Models of Species Distributions. </w:t>
      </w:r>
      <w:r w:rsidRPr="00907242">
        <w:rPr>
          <w:i/>
          <w:iCs/>
          <w:lang w:val="en-US"/>
          <w:rPrChange w:id="490" w:author="Raúl Contreras Martín" w:date="2026-07-09T13:26:00Z">
            <w:rPr>
              <w:i/>
              <w:iCs/>
              <w:lang w:val="es-ES_tradnl"/>
            </w:rPr>
          </w:rPrChange>
        </w:rPr>
        <w:t>Trends in Ecology &amp; Evolution</w:t>
      </w:r>
      <w:r w:rsidRPr="00907242">
        <w:rPr>
          <w:lang w:val="en-US"/>
          <w:rPrChange w:id="491" w:author="Raúl Contreras Martín" w:date="2026-07-09T13:26:00Z">
            <w:rPr>
              <w:lang w:val="es-ES_tradnl"/>
            </w:rPr>
          </w:rPrChange>
        </w:rPr>
        <w:t xml:space="preserve">, </w:t>
      </w:r>
      <w:r w:rsidRPr="00907242">
        <w:rPr>
          <w:i/>
          <w:iCs/>
          <w:lang w:val="en-US"/>
          <w:rPrChange w:id="492" w:author="Raúl Contreras Martín" w:date="2026-07-09T13:26:00Z">
            <w:rPr>
              <w:i/>
              <w:iCs/>
              <w:lang w:val="es-ES_tradnl"/>
            </w:rPr>
          </w:rPrChange>
        </w:rPr>
        <w:t>35</w:t>
      </w:r>
      <w:r w:rsidRPr="00907242">
        <w:rPr>
          <w:lang w:val="en-US"/>
          <w:rPrChange w:id="493" w:author="Raúl Contreras Martín" w:date="2026-07-09T13:26:00Z">
            <w:rPr>
              <w:lang w:val="es-ES_tradnl"/>
            </w:rPr>
          </w:rPrChange>
        </w:rPr>
        <w:t>(1), 56–67. https://doi.org/10.1016/j.tree.2019.08.006</w:t>
      </w:r>
    </w:p>
    <w:p w14:paraId="391D0E05" w14:textId="77777777" w:rsidR="00907242" w:rsidRPr="00907242" w:rsidRDefault="00907242" w:rsidP="00907242">
      <w:pPr>
        <w:pStyle w:val="Bibliografa"/>
        <w:rPr>
          <w:lang w:val="en-US"/>
          <w:rPrChange w:id="494" w:author="Raúl Contreras Martín" w:date="2026-07-09T13:26:00Z">
            <w:rPr>
              <w:lang w:val="es-ES_tradnl"/>
            </w:rPr>
          </w:rPrChange>
        </w:rPr>
      </w:pPr>
      <w:r w:rsidRPr="00907242">
        <w:rPr>
          <w:lang w:val="en-US"/>
          <w:rPrChange w:id="495" w:author="Raúl Contreras Martín" w:date="2026-07-09T13:26:00Z">
            <w:rPr>
              <w:lang w:val="es-ES_tradnl"/>
            </w:rPr>
          </w:rPrChange>
        </w:rPr>
        <w:t xml:space="preserve">Isaac, N. J. B., Van Strien, A. J., August, T. A., De Zeeuw, M. P., &amp; Roy, D. B. (2014). Statistics for citizen science: Extracting signals of change from noisy ecological data. </w:t>
      </w:r>
      <w:r w:rsidRPr="00907242">
        <w:rPr>
          <w:i/>
          <w:iCs/>
          <w:lang w:val="en-US"/>
          <w:rPrChange w:id="496" w:author="Raúl Contreras Martín" w:date="2026-07-09T13:26:00Z">
            <w:rPr>
              <w:i/>
              <w:iCs/>
              <w:lang w:val="es-ES_tradnl"/>
            </w:rPr>
          </w:rPrChange>
        </w:rPr>
        <w:t>Methods in Ecology and Evolution</w:t>
      </w:r>
      <w:r w:rsidRPr="00907242">
        <w:rPr>
          <w:lang w:val="en-US"/>
          <w:rPrChange w:id="497" w:author="Raúl Contreras Martín" w:date="2026-07-09T13:26:00Z">
            <w:rPr>
              <w:lang w:val="es-ES_tradnl"/>
            </w:rPr>
          </w:rPrChange>
        </w:rPr>
        <w:t xml:space="preserve">, </w:t>
      </w:r>
      <w:r w:rsidRPr="00907242">
        <w:rPr>
          <w:i/>
          <w:iCs/>
          <w:lang w:val="en-US"/>
          <w:rPrChange w:id="498" w:author="Raúl Contreras Martín" w:date="2026-07-09T13:26:00Z">
            <w:rPr>
              <w:i/>
              <w:iCs/>
              <w:lang w:val="es-ES_tradnl"/>
            </w:rPr>
          </w:rPrChange>
        </w:rPr>
        <w:t>5</w:t>
      </w:r>
      <w:r w:rsidRPr="00907242">
        <w:rPr>
          <w:lang w:val="en-US"/>
          <w:rPrChange w:id="499" w:author="Raúl Contreras Martín" w:date="2026-07-09T13:26:00Z">
            <w:rPr>
              <w:lang w:val="es-ES_tradnl"/>
            </w:rPr>
          </w:rPrChange>
        </w:rPr>
        <w:t>(10), 1052–1060. https://doi.org/10.1111/2041-210X.12254</w:t>
      </w:r>
    </w:p>
    <w:p w14:paraId="2AAFA697" w14:textId="77777777" w:rsidR="00907242" w:rsidRPr="00907242" w:rsidRDefault="00907242" w:rsidP="00907242">
      <w:pPr>
        <w:pStyle w:val="Bibliografa"/>
        <w:rPr>
          <w:lang w:val="en-US"/>
          <w:rPrChange w:id="500" w:author="Raúl Contreras Martín" w:date="2026-07-09T13:26:00Z">
            <w:rPr>
              <w:lang w:val="es-ES_tradnl"/>
            </w:rPr>
          </w:rPrChange>
        </w:rPr>
      </w:pPr>
      <w:r w:rsidRPr="00907242">
        <w:rPr>
          <w:lang w:val="en-US"/>
          <w:rPrChange w:id="501" w:author="Raúl Contreras Martín" w:date="2026-07-09T13:26:00Z">
            <w:rPr>
              <w:lang w:val="es-ES_tradnl"/>
            </w:rPr>
          </w:rPrChange>
        </w:rPr>
        <w:t>Jiménez</w:t>
      </w:r>
      <w:r w:rsidRPr="00907242">
        <w:rPr>
          <w:rFonts w:ascii="Cambria Math" w:hAnsi="Cambria Math" w:cs="Cambria Math"/>
          <w:lang w:val="en-US"/>
          <w:rPrChange w:id="502" w:author="Raúl Contreras Martín" w:date="2026-07-09T13:26:00Z">
            <w:rPr>
              <w:rFonts w:ascii="Cambria Math" w:hAnsi="Cambria Math" w:cs="Cambria Math"/>
              <w:lang w:val="es-ES_tradnl"/>
            </w:rPr>
          </w:rPrChange>
        </w:rPr>
        <w:t>‐</w:t>
      </w:r>
      <w:r w:rsidRPr="00907242">
        <w:rPr>
          <w:lang w:val="en-US"/>
          <w:rPrChange w:id="503" w:author="Raúl Contreras Martín" w:date="2026-07-09T13:26:00Z">
            <w:rPr>
              <w:lang w:val="es-ES_tradnl"/>
            </w:rPr>
          </w:rPrChange>
        </w:rPr>
        <w:t xml:space="preserve">Valverde, A. (2022). The uniform AUC: Dealing with the representativeness effect in presence–absence models. </w:t>
      </w:r>
      <w:r w:rsidRPr="00907242">
        <w:rPr>
          <w:i/>
          <w:iCs/>
          <w:lang w:val="en-US"/>
          <w:rPrChange w:id="504" w:author="Raúl Contreras Martín" w:date="2026-07-09T13:26:00Z">
            <w:rPr>
              <w:i/>
              <w:iCs/>
              <w:lang w:val="es-ES_tradnl"/>
            </w:rPr>
          </w:rPrChange>
        </w:rPr>
        <w:t>Methods in Ecology and Evolution</w:t>
      </w:r>
      <w:r w:rsidRPr="00907242">
        <w:rPr>
          <w:lang w:val="en-US"/>
          <w:rPrChange w:id="505" w:author="Raúl Contreras Martín" w:date="2026-07-09T13:26:00Z">
            <w:rPr>
              <w:lang w:val="es-ES_tradnl"/>
            </w:rPr>
          </w:rPrChange>
        </w:rPr>
        <w:t xml:space="preserve">, </w:t>
      </w:r>
      <w:r w:rsidRPr="00907242">
        <w:rPr>
          <w:i/>
          <w:iCs/>
          <w:lang w:val="en-US"/>
          <w:rPrChange w:id="506" w:author="Raúl Contreras Martín" w:date="2026-07-09T13:26:00Z">
            <w:rPr>
              <w:i/>
              <w:iCs/>
              <w:lang w:val="es-ES_tradnl"/>
            </w:rPr>
          </w:rPrChange>
        </w:rPr>
        <w:t>13</w:t>
      </w:r>
      <w:r w:rsidRPr="00907242">
        <w:rPr>
          <w:lang w:val="en-US"/>
          <w:rPrChange w:id="507" w:author="Raúl Contreras Martín" w:date="2026-07-09T13:26:00Z">
            <w:rPr>
              <w:lang w:val="es-ES_tradnl"/>
            </w:rPr>
          </w:rPrChange>
        </w:rPr>
        <w:t>(6), 1224–1236. https://doi.org/10.1111/2041-210X.13826</w:t>
      </w:r>
    </w:p>
    <w:p w14:paraId="2F96C15A" w14:textId="77777777" w:rsidR="00907242" w:rsidRPr="00907242" w:rsidRDefault="00907242" w:rsidP="00907242">
      <w:pPr>
        <w:pStyle w:val="Bibliografa"/>
        <w:rPr>
          <w:lang w:val="en-US"/>
          <w:rPrChange w:id="508" w:author="Raúl Contreras Martín" w:date="2026-07-09T13:26:00Z">
            <w:rPr>
              <w:lang w:val="es-ES_tradnl"/>
            </w:rPr>
          </w:rPrChange>
        </w:rPr>
      </w:pPr>
      <w:r w:rsidRPr="00907242">
        <w:rPr>
          <w:lang w:val="en-US"/>
          <w:rPrChange w:id="509" w:author="Raúl Contreras Martín" w:date="2026-07-09T13:26:00Z">
            <w:rPr>
              <w:lang w:val="es-ES_tradnl"/>
            </w:rPr>
          </w:rPrChange>
        </w:rPr>
        <w:t>Johnston, A., Hochachka, W. M., Strimas</w:t>
      </w:r>
      <w:r w:rsidRPr="00907242">
        <w:rPr>
          <w:rFonts w:ascii="Cambria Math" w:hAnsi="Cambria Math" w:cs="Cambria Math"/>
          <w:lang w:val="en-US"/>
          <w:rPrChange w:id="510" w:author="Raúl Contreras Martín" w:date="2026-07-09T13:26:00Z">
            <w:rPr>
              <w:rFonts w:ascii="Cambria Math" w:hAnsi="Cambria Math" w:cs="Cambria Math"/>
              <w:lang w:val="es-ES_tradnl"/>
            </w:rPr>
          </w:rPrChange>
        </w:rPr>
        <w:t>‐</w:t>
      </w:r>
      <w:r w:rsidRPr="00907242">
        <w:rPr>
          <w:lang w:val="en-US"/>
          <w:rPrChange w:id="511" w:author="Raúl Contreras Martín" w:date="2026-07-09T13:26:00Z">
            <w:rPr>
              <w:lang w:val="es-ES_tradnl"/>
            </w:rPr>
          </w:rPrChange>
        </w:rPr>
        <w:t xml:space="preserve">Mackey, M. E., Ruiz Gutierrez, V., Robinson, O. J., Miller, E. T., Auer, T., Kelling, S. T., &amp; Fink, D. (2021). Analytical guidelines to increase the value of community science data: An example using eBird data to estimate species distributions. </w:t>
      </w:r>
      <w:r w:rsidRPr="00907242">
        <w:rPr>
          <w:i/>
          <w:iCs/>
          <w:lang w:val="en-US"/>
          <w:rPrChange w:id="512" w:author="Raúl Contreras Martín" w:date="2026-07-09T13:26:00Z">
            <w:rPr>
              <w:i/>
              <w:iCs/>
              <w:lang w:val="es-ES_tradnl"/>
            </w:rPr>
          </w:rPrChange>
        </w:rPr>
        <w:t>Diversity and Distributions</w:t>
      </w:r>
      <w:r w:rsidRPr="00907242">
        <w:rPr>
          <w:lang w:val="en-US"/>
          <w:rPrChange w:id="513" w:author="Raúl Contreras Martín" w:date="2026-07-09T13:26:00Z">
            <w:rPr>
              <w:lang w:val="es-ES_tradnl"/>
            </w:rPr>
          </w:rPrChange>
        </w:rPr>
        <w:t xml:space="preserve">, </w:t>
      </w:r>
      <w:r w:rsidRPr="00907242">
        <w:rPr>
          <w:i/>
          <w:iCs/>
          <w:lang w:val="en-US"/>
          <w:rPrChange w:id="514" w:author="Raúl Contreras Martín" w:date="2026-07-09T13:26:00Z">
            <w:rPr>
              <w:i/>
              <w:iCs/>
              <w:lang w:val="es-ES_tradnl"/>
            </w:rPr>
          </w:rPrChange>
        </w:rPr>
        <w:t>27</w:t>
      </w:r>
      <w:r w:rsidRPr="00907242">
        <w:rPr>
          <w:lang w:val="en-US"/>
          <w:rPrChange w:id="515" w:author="Raúl Contreras Martín" w:date="2026-07-09T13:26:00Z">
            <w:rPr>
              <w:lang w:val="es-ES_tradnl"/>
            </w:rPr>
          </w:rPrChange>
        </w:rPr>
        <w:t>(7), 1265–1277. https://doi.org/10.1111/ddi.13271</w:t>
      </w:r>
    </w:p>
    <w:p w14:paraId="45847303" w14:textId="77777777" w:rsidR="00907242" w:rsidRPr="00907242" w:rsidRDefault="00907242" w:rsidP="00907242">
      <w:pPr>
        <w:pStyle w:val="Bibliografa"/>
        <w:rPr>
          <w:lang w:val="en-US"/>
          <w:rPrChange w:id="516" w:author="Raúl Contreras Martín" w:date="2026-07-09T13:26:00Z">
            <w:rPr>
              <w:lang w:val="es-ES_tradnl"/>
            </w:rPr>
          </w:rPrChange>
        </w:rPr>
      </w:pPr>
      <w:r w:rsidRPr="00907242">
        <w:rPr>
          <w:lang w:val="en-US"/>
          <w:rPrChange w:id="517" w:author="Raúl Contreras Martín" w:date="2026-07-09T13:26:00Z">
            <w:rPr>
              <w:lang w:val="es-ES_tradnl"/>
            </w:rPr>
          </w:rPrChange>
        </w:rPr>
        <w:t xml:space="preserve">Kelleher, S., Guillera-Arroita, G., Elith, J., &amp; Briscoe, N. (2024). </w:t>
      </w:r>
      <w:r w:rsidRPr="00907242">
        <w:rPr>
          <w:i/>
          <w:iCs/>
          <w:lang w:val="en-US"/>
          <w:rPrChange w:id="518" w:author="Raúl Contreras Martín" w:date="2026-07-09T13:26:00Z">
            <w:rPr>
              <w:i/>
              <w:iCs/>
              <w:lang w:val="es-ES_tradnl"/>
            </w:rPr>
          </w:rPrChange>
        </w:rPr>
        <w:t>Twenty years of dynamic occupancy models: A review of applications and look to the future</w:t>
      </w:r>
      <w:r w:rsidRPr="00907242">
        <w:rPr>
          <w:lang w:val="en-US"/>
          <w:rPrChange w:id="519" w:author="Raúl Contreras Martín" w:date="2026-07-09T13:26:00Z">
            <w:rPr>
              <w:lang w:val="es-ES_tradnl"/>
            </w:rPr>
          </w:rPrChange>
        </w:rPr>
        <w:t>. Biodiversity. https://doi.org/10.32942/X28S5X</w:t>
      </w:r>
    </w:p>
    <w:p w14:paraId="053D015A" w14:textId="77777777" w:rsidR="00907242" w:rsidRPr="00907242" w:rsidRDefault="00907242" w:rsidP="00907242">
      <w:pPr>
        <w:pStyle w:val="Bibliografa"/>
        <w:rPr>
          <w:lang w:val="en-US"/>
          <w:rPrChange w:id="520" w:author="Raúl Contreras Martín" w:date="2026-07-09T13:26:00Z">
            <w:rPr>
              <w:lang w:val="es-ES_tradnl"/>
            </w:rPr>
          </w:rPrChange>
        </w:rPr>
      </w:pPr>
      <w:r w:rsidRPr="00907242">
        <w:rPr>
          <w:lang w:val="en-US"/>
          <w:rPrChange w:id="521" w:author="Raúl Contreras Martín" w:date="2026-07-09T13:26:00Z">
            <w:rPr>
              <w:lang w:val="es-ES_tradnl"/>
            </w:rPr>
          </w:rPrChange>
        </w:rPr>
        <w:lastRenderedPageBreak/>
        <w:t xml:space="preserve">Kelleher, S., Guillera-Arroita, G., Elith, J., &amp; Briscoe, N. J. (2025). Twenty years of dynamic occupancy models: A review of applications and look to the future. </w:t>
      </w:r>
      <w:r w:rsidRPr="00907242">
        <w:rPr>
          <w:i/>
          <w:iCs/>
          <w:lang w:val="en-US"/>
          <w:rPrChange w:id="522" w:author="Raúl Contreras Martín" w:date="2026-07-09T13:26:00Z">
            <w:rPr>
              <w:i/>
              <w:iCs/>
              <w:lang w:val="es-ES_tradnl"/>
            </w:rPr>
          </w:rPrChange>
        </w:rPr>
        <w:t>Ecography</w:t>
      </w:r>
      <w:r w:rsidRPr="00907242">
        <w:rPr>
          <w:lang w:val="en-US"/>
          <w:rPrChange w:id="523" w:author="Raúl Contreras Martín" w:date="2026-07-09T13:26:00Z">
            <w:rPr>
              <w:lang w:val="es-ES_tradnl"/>
            </w:rPr>
          </w:rPrChange>
        </w:rPr>
        <w:t>, e07757. https://doi.org/10.1002/ecog.07757</w:t>
      </w:r>
    </w:p>
    <w:p w14:paraId="10698335" w14:textId="77777777" w:rsidR="00907242" w:rsidRPr="00907242" w:rsidRDefault="00907242" w:rsidP="00907242">
      <w:pPr>
        <w:pStyle w:val="Bibliografa"/>
        <w:rPr>
          <w:lang w:val="en-US"/>
          <w:rPrChange w:id="524" w:author="Raúl Contreras Martín" w:date="2026-07-09T13:26:00Z">
            <w:rPr>
              <w:lang w:val="es-ES_tradnl"/>
            </w:rPr>
          </w:rPrChange>
        </w:rPr>
      </w:pPr>
      <w:r w:rsidRPr="00907242">
        <w:rPr>
          <w:lang w:val="en-US"/>
          <w:rPrChange w:id="525" w:author="Raúl Contreras Martín" w:date="2026-07-09T13:26:00Z">
            <w:rPr>
              <w:lang w:val="es-ES_tradnl"/>
            </w:rPr>
          </w:rPrChange>
        </w:rPr>
        <w:t xml:space="preserve">Kellner, K. F., Smith, A. D., Royle, J. A., Kéry, M., Belant, J. L., &amp; Chandler, R. B. (2023). The unmarked R package: Twelve years of advances in occurrence and abundance modelling in ecology. </w:t>
      </w:r>
      <w:r w:rsidRPr="00907242">
        <w:rPr>
          <w:i/>
          <w:iCs/>
          <w:lang w:val="en-US"/>
          <w:rPrChange w:id="526" w:author="Raúl Contreras Martín" w:date="2026-07-09T13:26:00Z">
            <w:rPr>
              <w:i/>
              <w:iCs/>
              <w:lang w:val="es-ES_tradnl"/>
            </w:rPr>
          </w:rPrChange>
        </w:rPr>
        <w:t>Methods in Ecology and Evolution</w:t>
      </w:r>
      <w:r w:rsidRPr="00907242">
        <w:rPr>
          <w:lang w:val="en-US"/>
          <w:rPrChange w:id="527" w:author="Raúl Contreras Martín" w:date="2026-07-09T13:26:00Z">
            <w:rPr>
              <w:lang w:val="es-ES_tradnl"/>
            </w:rPr>
          </w:rPrChange>
        </w:rPr>
        <w:t xml:space="preserve">, </w:t>
      </w:r>
      <w:r w:rsidRPr="00907242">
        <w:rPr>
          <w:i/>
          <w:iCs/>
          <w:lang w:val="en-US"/>
          <w:rPrChange w:id="528" w:author="Raúl Contreras Martín" w:date="2026-07-09T13:26:00Z">
            <w:rPr>
              <w:i/>
              <w:iCs/>
              <w:lang w:val="es-ES_tradnl"/>
            </w:rPr>
          </w:rPrChange>
        </w:rPr>
        <w:t>14</w:t>
      </w:r>
      <w:r w:rsidRPr="00907242">
        <w:rPr>
          <w:lang w:val="en-US"/>
          <w:rPrChange w:id="529" w:author="Raúl Contreras Martín" w:date="2026-07-09T13:26:00Z">
            <w:rPr>
              <w:lang w:val="es-ES_tradnl"/>
            </w:rPr>
          </w:rPrChange>
        </w:rPr>
        <w:t>(6), 1408–1415. https://doi.org/10.1111/2041-210X.14123</w:t>
      </w:r>
    </w:p>
    <w:p w14:paraId="3ADB53DB" w14:textId="77777777" w:rsidR="00907242" w:rsidRPr="00907242" w:rsidRDefault="00907242" w:rsidP="00907242">
      <w:pPr>
        <w:pStyle w:val="Bibliografa"/>
        <w:rPr>
          <w:lang w:val="en-US"/>
          <w:rPrChange w:id="530" w:author="Raúl Contreras Martín" w:date="2026-07-09T13:26:00Z">
            <w:rPr>
              <w:lang w:val="es-ES_tradnl"/>
            </w:rPr>
          </w:rPrChange>
        </w:rPr>
      </w:pPr>
      <w:r w:rsidRPr="00907242">
        <w:rPr>
          <w:lang w:val="en-US"/>
          <w:rPrChange w:id="531" w:author="Raúl Contreras Martín" w:date="2026-07-09T13:26:00Z">
            <w:rPr>
              <w:lang w:val="es-ES_tradnl"/>
            </w:rPr>
          </w:rPrChange>
        </w:rPr>
        <w:t>Kéry, M., Guillera</w:t>
      </w:r>
      <w:r w:rsidRPr="00907242">
        <w:rPr>
          <w:rFonts w:ascii="Cambria Math" w:hAnsi="Cambria Math" w:cs="Cambria Math"/>
          <w:lang w:val="en-US"/>
          <w:rPrChange w:id="532" w:author="Raúl Contreras Martín" w:date="2026-07-09T13:26:00Z">
            <w:rPr>
              <w:rFonts w:ascii="Cambria Math" w:hAnsi="Cambria Math" w:cs="Cambria Math"/>
              <w:lang w:val="es-ES_tradnl"/>
            </w:rPr>
          </w:rPrChange>
        </w:rPr>
        <w:t>‐</w:t>
      </w:r>
      <w:r w:rsidRPr="00907242">
        <w:rPr>
          <w:lang w:val="en-US"/>
          <w:rPrChange w:id="533" w:author="Raúl Contreras Martín" w:date="2026-07-09T13:26:00Z">
            <w:rPr>
              <w:lang w:val="es-ES_tradnl"/>
            </w:rPr>
          </w:rPrChange>
        </w:rPr>
        <w:t>Arroita, G., &amp; Lahoz</w:t>
      </w:r>
      <w:r w:rsidRPr="00907242">
        <w:rPr>
          <w:rFonts w:ascii="Cambria Math" w:hAnsi="Cambria Math" w:cs="Cambria Math"/>
          <w:lang w:val="en-US"/>
          <w:rPrChange w:id="534" w:author="Raúl Contreras Martín" w:date="2026-07-09T13:26:00Z">
            <w:rPr>
              <w:rFonts w:ascii="Cambria Math" w:hAnsi="Cambria Math" w:cs="Cambria Math"/>
              <w:lang w:val="es-ES_tradnl"/>
            </w:rPr>
          </w:rPrChange>
        </w:rPr>
        <w:t>‐</w:t>
      </w:r>
      <w:r w:rsidRPr="00907242">
        <w:rPr>
          <w:lang w:val="en-US"/>
          <w:rPrChange w:id="535" w:author="Raúl Contreras Martín" w:date="2026-07-09T13:26:00Z">
            <w:rPr>
              <w:lang w:val="es-ES_tradnl"/>
            </w:rPr>
          </w:rPrChange>
        </w:rPr>
        <w:t xml:space="preserve">Monfort, J. J. (2013). Analysing and mapping species range dynamics using occupancy models. </w:t>
      </w:r>
      <w:r w:rsidRPr="00907242">
        <w:rPr>
          <w:i/>
          <w:iCs/>
          <w:lang w:val="en-US"/>
          <w:rPrChange w:id="536" w:author="Raúl Contreras Martín" w:date="2026-07-09T13:26:00Z">
            <w:rPr>
              <w:i/>
              <w:iCs/>
              <w:lang w:val="es-ES_tradnl"/>
            </w:rPr>
          </w:rPrChange>
        </w:rPr>
        <w:t>Journal of Biogeography</w:t>
      </w:r>
      <w:r w:rsidRPr="00907242">
        <w:rPr>
          <w:lang w:val="en-US"/>
          <w:rPrChange w:id="537" w:author="Raúl Contreras Martín" w:date="2026-07-09T13:26:00Z">
            <w:rPr>
              <w:lang w:val="es-ES_tradnl"/>
            </w:rPr>
          </w:rPrChange>
        </w:rPr>
        <w:t xml:space="preserve">, </w:t>
      </w:r>
      <w:r w:rsidRPr="00907242">
        <w:rPr>
          <w:i/>
          <w:iCs/>
          <w:lang w:val="en-US"/>
          <w:rPrChange w:id="538" w:author="Raúl Contreras Martín" w:date="2026-07-09T13:26:00Z">
            <w:rPr>
              <w:i/>
              <w:iCs/>
              <w:lang w:val="es-ES_tradnl"/>
            </w:rPr>
          </w:rPrChange>
        </w:rPr>
        <w:t>40</w:t>
      </w:r>
      <w:r w:rsidRPr="00907242">
        <w:rPr>
          <w:lang w:val="en-US"/>
          <w:rPrChange w:id="539" w:author="Raúl Contreras Martín" w:date="2026-07-09T13:26:00Z">
            <w:rPr>
              <w:lang w:val="es-ES_tradnl"/>
            </w:rPr>
          </w:rPrChange>
        </w:rPr>
        <w:t>(8), 1463–1474. https://doi.org/10.1111/jbi.12087</w:t>
      </w:r>
    </w:p>
    <w:p w14:paraId="0B2CDCF7" w14:textId="77777777" w:rsidR="00907242" w:rsidRPr="00907242" w:rsidRDefault="00907242" w:rsidP="00907242">
      <w:pPr>
        <w:pStyle w:val="Bibliografa"/>
        <w:rPr>
          <w:lang w:val="en-US"/>
          <w:rPrChange w:id="540" w:author="Raúl Contreras Martín" w:date="2026-07-09T13:26:00Z">
            <w:rPr>
              <w:lang w:val="es-ES_tradnl"/>
            </w:rPr>
          </w:rPrChange>
        </w:rPr>
      </w:pPr>
      <w:r w:rsidRPr="00907242">
        <w:rPr>
          <w:lang w:val="en-US"/>
          <w:rPrChange w:id="541" w:author="Raúl Contreras Martín" w:date="2026-07-09T13:26:00Z">
            <w:rPr>
              <w:lang w:val="es-ES_tradnl"/>
            </w:rPr>
          </w:rPrChange>
        </w:rPr>
        <w:t xml:space="preserve">Kéry, M., &amp; Royle, J. A. (2021). </w:t>
      </w:r>
      <w:r w:rsidRPr="00907242">
        <w:rPr>
          <w:i/>
          <w:iCs/>
          <w:lang w:val="en-US"/>
          <w:rPrChange w:id="542" w:author="Raúl Contreras Martín" w:date="2026-07-09T13:26:00Z">
            <w:rPr>
              <w:i/>
              <w:iCs/>
              <w:lang w:val="es-ES_tradnl"/>
            </w:rPr>
          </w:rPrChange>
        </w:rPr>
        <w:t>Applied hierarchical modeling in ecology—Modeling distribution, abundance and species richness using R and BUGS. Volume 2: Dynamic and Advanced Models.</w:t>
      </w:r>
      <w:r w:rsidRPr="00907242">
        <w:rPr>
          <w:lang w:val="en-US"/>
          <w:rPrChange w:id="543" w:author="Raúl Contreras Martín" w:date="2026-07-09T13:26:00Z">
            <w:rPr>
              <w:lang w:val="es-ES_tradnl"/>
            </w:rPr>
          </w:rPrChange>
        </w:rPr>
        <w:t xml:space="preserve"> Academic Press.</w:t>
      </w:r>
    </w:p>
    <w:p w14:paraId="5325B27E" w14:textId="77777777" w:rsidR="00907242" w:rsidRPr="00907242" w:rsidRDefault="00907242" w:rsidP="00907242">
      <w:pPr>
        <w:pStyle w:val="Bibliografa"/>
        <w:rPr>
          <w:lang w:val="en-US"/>
          <w:rPrChange w:id="544" w:author="Raúl Contreras Martín" w:date="2026-07-09T13:26:00Z">
            <w:rPr>
              <w:lang w:val="es-ES_tradnl"/>
            </w:rPr>
          </w:rPrChange>
        </w:rPr>
      </w:pPr>
      <w:r w:rsidRPr="00907242">
        <w:rPr>
          <w:lang w:val="en-US"/>
          <w:rPrChange w:id="545" w:author="Raúl Contreras Martín" w:date="2026-07-09T13:26:00Z">
            <w:rPr>
              <w:lang w:val="es-ES_tradnl"/>
            </w:rPr>
          </w:rPrChange>
        </w:rPr>
        <w:t xml:space="preserve">Kuussaari, M., Bommarco, R., Heikkinen, R. K., Helm, A., Krauss, J., Lindborg, R., Öckinger, E., Pärtel, M., Pino, J., Rodà, F., Stefanescu, C., Teder, T., Zobel, M., &amp; Steffan-Dewenter, I. (2009). Extinction debt: A challenge for biodiversity conservation. </w:t>
      </w:r>
      <w:r w:rsidRPr="00907242">
        <w:rPr>
          <w:i/>
          <w:iCs/>
          <w:lang w:val="en-US"/>
          <w:rPrChange w:id="546" w:author="Raúl Contreras Martín" w:date="2026-07-09T13:26:00Z">
            <w:rPr>
              <w:i/>
              <w:iCs/>
              <w:lang w:val="es-ES_tradnl"/>
            </w:rPr>
          </w:rPrChange>
        </w:rPr>
        <w:t>Trends in Ecology &amp; Evolution</w:t>
      </w:r>
      <w:r w:rsidRPr="00907242">
        <w:rPr>
          <w:lang w:val="en-US"/>
          <w:rPrChange w:id="547" w:author="Raúl Contreras Martín" w:date="2026-07-09T13:26:00Z">
            <w:rPr>
              <w:lang w:val="es-ES_tradnl"/>
            </w:rPr>
          </w:rPrChange>
        </w:rPr>
        <w:t xml:space="preserve">, </w:t>
      </w:r>
      <w:r w:rsidRPr="00907242">
        <w:rPr>
          <w:i/>
          <w:iCs/>
          <w:lang w:val="en-US"/>
          <w:rPrChange w:id="548" w:author="Raúl Contreras Martín" w:date="2026-07-09T13:26:00Z">
            <w:rPr>
              <w:i/>
              <w:iCs/>
              <w:lang w:val="es-ES_tradnl"/>
            </w:rPr>
          </w:rPrChange>
        </w:rPr>
        <w:t>24</w:t>
      </w:r>
      <w:r w:rsidRPr="00907242">
        <w:rPr>
          <w:lang w:val="en-US"/>
          <w:rPrChange w:id="549" w:author="Raúl Contreras Martín" w:date="2026-07-09T13:26:00Z">
            <w:rPr>
              <w:lang w:val="es-ES_tradnl"/>
            </w:rPr>
          </w:rPrChange>
        </w:rPr>
        <w:t>(10), 564–571. https://doi.org/10.1016/j.tree.2009.04.011</w:t>
      </w:r>
    </w:p>
    <w:p w14:paraId="683D5F8B" w14:textId="77777777" w:rsidR="00907242" w:rsidRPr="00907242" w:rsidRDefault="00907242" w:rsidP="00907242">
      <w:pPr>
        <w:pStyle w:val="Bibliografa"/>
        <w:rPr>
          <w:lang w:val="en-US"/>
          <w:rPrChange w:id="550" w:author="Raúl Contreras Martín" w:date="2026-07-09T13:26:00Z">
            <w:rPr>
              <w:lang w:val="es-ES_tradnl"/>
            </w:rPr>
          </w:rPrChange>
        </w:rPr>
      </w:pPr>
      <w:r w:rsidRPr="00907242">
        <w:rPr>
          <w:lang w:val="en-US"/>
          <w:rPrChange w:id="551" w:author="Raúl Contreras Martín" w:date="2026-07-09T13:26:00Z">
            <w:rPr>
              <w:lang w:val="es-ES_tradnl"/>
            </w:rPr>
          </w:rPrChange>
        </w:rPr>
        <w:t xml:space="preserve">Lane, S. J., Alonso, J. C., &amp; Martín, C. A. (2001). Habitat preferences of great bustard </w:t>
      </w:r>
      <w:r w:rsidRPr="00907242">
        <w:rPr>
          <w:i/>
          <w:iCs/>
          <w:lang w:val="en-US"/>
          <w:rPrChange w:id="552" w:author="Raúl Contreras Martín" w:date="2026-07-09T13:26:00Z">
            <w:rPr>
              <w:i/>
              <w:iCs/>
              <w:lang w:val="es-ES_tradnl"/>
            </w:rPr>
          </w:rPrChange>
        </w:rPr>
        <w:t>Otis</w:t>
      </w:r>
      <w:r w:rsidRPr="00907242">
        <w:rPr>
          <w:lang w:val="en-US"/>
          <w:rPrChange w:id="553" w:author="Raúl Contreras Martín" w:date="2026-07-09T13:26:00Z">
            <w:rPr>
              <w:lang w:val="es-ES_tradnl"/>
            </w:rPr>
          </w:rPrChange>
        </w:rPr>
        <w:t xml:space="preserve"> </w:t>
      </w:r>
      <w:r w:rsidRPr="00907242">
        <w:rPr>
          <w:i/>
          <w:iCs/>
          <w:lang w:val="en-US"/>
          <w:rPrChange w:id="554" w:author="Raúl Contreras Martín" w:date="2026-07-09T13:26:00Z">
            <w:rPr>
              <w:i/>
              <w:iCs/>
              <w:lang w:val="es-ES_tradnl"/>
            </w:rPr>
          </w:rPrChange>
        </w:rPr>
        <w:t>tarda</w:t>
      </w:r>
      <w:r w:rsidRPr="00907242">
        <w:rPr>
          <w:lang w:val="en-US"/>
          <w:rPrChange w:id="555" w:author="Raúl Contreras Martín" w:date="2026-07-09T13:26:00Z">
            <w:rPr>
              <w:lang w:val="es-ES_tradnl"/>
            </w:rPr>
          </w:rPrChange>
        </w:rPr>
        <w:t xml:space="preserve"> flocks in the arable steppes of central Spain: Are potentially suitable areas unoccupied? </w:t>
      </w:r>
      <w:r w:rsidRPr="00907242">
        <w:rPr>
          <w:i/>
          <w:iCs/>
          <w:lang w:val="en-US"/>
          <w:rPrChange w:id="556" w:author="Raúl Contreras Martín" w:date="2026-07-09T13:26:00Z">
            <w:rPr>
              <w:i/>
              <w:iCs/>
              <w:lang w:val="es-ES_tradnl"/>
            </w:rPr>
          </w:rPrChange>
        </w:rPr>
        <w:t>Journal of Applied Ecology</w:t>
      </w:r>
      <w:r w:rsidRPr="00907242">
        <w:rPr>
          <w:lang w:val="en-US"/>
          <w:rPrChange w:id="557" w:author="Raúl Contreras Martín" w:date="2026-07-09T13:26:00Z">
            <w:rPr>
              <w:lang w:val="es-ES_tradnl"/>
            </w:rPr>
          </w:rPrChange>
        </w:rPr>
        <w:t xml:space="preserve">, </w:t>
      </w:r>
      <w:r w:rsidRPr="00907242">
        <w:rPr>
          <w:i/>
          <w:iCs/>
          <w:lang w:val="en-US"/>
          <w:rPrChange w:id="558" w:author="Raúl Contreras Martín" w:date="2026-07-09T13:26:00Z">
            <w:rPr>
              <w:i/>
              <w:iCs/>
              <w:lang w:val="es-ES_tradnl"/>
            </w:rPr>
          </w:rPrChange>
        </w:rPr>
        <w:t>38</w:t>
      </w:r>
      <w:r w:rsidRPr="00907242">
        <w:rPr>
          <w:lang w:val="en-US"/>
          <w:rPrChange w:id="559" w:author="Raúl Contreras Martín" w:date="2026-07-09T13:26:00Z">
            <w:rPr>
              <w:lang w:val="es-ES_tradnl"/>
            </w:rPr>
          </w:rPrChange>
        </w:rPr>
        <w:t>(1), 193–203. https://doi.org/10.1046/j.1365-2664.2001.00577.x</w:t>
      </w:r>
    </w:p>
    <w:p w14:paraId="1587342F" w14:textId="77777777" w:rsidR="00907242" w:rsidRPr="00907242" w:rsidRDefault="00907242" w:rsidP="00907242">
      <w:pPr>
        <w:pStyle w:val="Bibliografa"/>
        <w:rPr>
          <w:lang w:val="en-US"/>
          <w:rPrChange w:id="560" w:author="Raúl Contreras Martín" w:date="2026-07-09T13:26:00Z">
            <w:rPr>
              <w:lang w:val="es-ES_tradnl"/>
            </w:rPr>
          </w:rPrChange>
        </w:rPr>
      </w:pPr>
      <w:r w:rsidRPr="00907242">
        <w:rPr>
          <w:lang w:val="en-US"/>
          <w:rPrChange w:id="561" w:author="Raúl Contreras Martín" w:date="2026-07-09T13:26:00Z">
            <w:rPr>
              <w:lang w:val="es-ES_tradnl"/>
            </w:rPr>
          </w:rPrChange>
        </w:rPr>
        <w:t xml:space="preserve">MacKenzie, D. I., Nichols, J. D., Hines, J. E., Knutson, M. G., &amp; Franklin, A. B. (2003). Estimating site occupancy, colonization, and local extinction when a species is detected imperfectly. </w:t>
      </w:r>
      <w:r w:rsidRPr="00907242">
        <w:rPr>
          <w:i/>
          <w:iCs/>
          <w:lang w:val="en-US"/>
          <w:rPrChange w:id="562" w:author="Raúl Contreras Martín" w:date="2026-07-09T13:26:00Z">
            <w:rPr>
              <w:i/>
              <w:iCs/>
              <w:lang w:val="es-ES_tradnl"/>
            </w:rPr>
          </w:rPrChange>
        </w:rPr>
        <w:t>Ecology</w:t>
      </w:r>
      <w:r w:rsidRPr="00907242">
        <w:rPr>
          <w:lang w:val="en-US"/>
          <w:rPrChange w:id="563" w:author="Raúl Contreras Martín" w:date="2026-07-09T13:26:00Z">
            <w:rPr>
              <w:lang w:val="es-ES_tradnl"/>
            </w:rPr>
          </w:rPrChange>
        </w:rPr>
        <w:t xml:space="preserve">, </w:t>
      </w:r>
      <w:r w:rsidRPr="00907242">
        <w:rPr>
          <w:i/>
          <w:iCs/>
          <w:lang w:val="en-US"/>
          <w:rPrChange w:id="564" w:author="Raúl Contreras Martín" w:date="2026-07-09T13:26:00Z">
            <w:rPr>
              <w:i/>
              <w:iCs/>
              <w:lang w:val="es-ES_tradnl"/>
            </w:rPr>
          </w:rPrChange>
        </w:rPr>
        <w:t>84</w:t>
      </w:r>
      <w:r w:rsidRPr="00907242">
        <w:rPr>
          <w:lang w:val="en-US"/>
          <w:rPrChange w:id="565" w:author="Raúl Contreras Martín" w:date="2026-07-09T13:26:00Z">
            <w:rPr>
              <w:lang w:val="es-ES_tradnl"/>
            </w:rPr>
          </w:rPrChange>
        </w:rPr>
        <w:t>(8), 2200–2207.</w:t>
      </w:r>
    </w:p>
    <w:p w14:paraId="7EE9BCFF" w14:textId="77777777" w:rsidR="00907242" w:rsidRPr="00907242" w:rsidRDefault="00907242" w:rsidP="00907242">
      <w:pPr>
        <w:pStyle w:val="Bibliografa"/>
        <w:rPr>
          <w:lang w:val="en-US"/>
          <w:rPrChange w:id="566" w:author="Raúl Contreras Martín" w:date="2026-07-09T13:26:00Z">
            <w:rPr>
              <w:lang w:val="es-ES_tradnl"/>
            </w:rPr>
          </w:rPrChange>
        </w:rPr>
      </w:pPr>
      <w:r w:rsidRPr="00907242">
        <w:rPr>
          <w:lang w:val="en-US"/>
          <w:rPrChange w:id="567" w:author="Raúl Contreras Martín" w:date="2026-07-09T13:26:00Z">
            <w:rPr>
              <w:lang w:val="es-ES_tradnl"/>
            </w:rPr>
          </w:rPrChange>
        </w:rPr>
        <w:t xml:space="preserve">MacKenzie, D. I., Nichols, J. D., Lachman, G. B., Droege, S., Andrew Royle, J., &amp; Langtimm, C. A. (2002). ESTIMATING SITE OCCUPANCY RATES WHEN DETECTION </w:t>
      </w:r>
      <w:r w:rsidRPr="00907242">
        <w:rPr>
          <w:lang w:val="en-US"/>
          <w:rPrChange w:id="568" w:author="Raúl Contreras Martín" w:date="2026-07-09T13:26:00Z">
            <w:rPr>
              <w:lang w:val="es-ES_tradnl"/>
            </w:rPr>
          </w:rPrChange>
        </w:rPr>
        <w:lastRenderedPageBreak/>
        <w:t xml:space="preserve">PROBABILITIES ARE LESS THAN ONE. </w:t>
      </w:r>
      <w:r w:rsidRPr="00907242">
        <w:rPr>
          <w:i/>
          <w:iCs/>
          <w:lang w:val="en-US"/>
          <w:rPrChange w:id="569" w:author="Raúl Contreras Martín" w:date="2026-07-09T13:26:00Z">
            <w:rPr>
              <w:i/>
              <w:iCs/>
              <w:lang w:val="es-ES_tradnl"/>
            </w:rPr>
          </w:rPrChange>
        </w:rPr>
        <w:t>Ecology</w:t>
      </w:r>
      <w:r w:rsidRPr="00907242">
        <w:rPr>
          <w:lang w:val="en-US"/>
          <w:rPrChange w:id="570" w:author="Raúl Contreras Martín" w:date="2026-07-09T13:26:00Z">
            <w:rPr>
              <w:lang w:val="es-ES_tradnl"/>
            </w:rPr>
          </w:rPrChange>
        </w:rPr>
        <w:t xml:space="preserve">, </w:t>
      </w:r>
      <w:r w:rsidRPr="00907242">
        <w:rPr>
          <w:i/>
          <w:iCs/>
          <w:lang w:val="en-US"/>
          <w:rPrChange w:id="571" w:author="Raúl Contreras Martín" w:date="2026-07-09T13:26:00Z">
            <w:rPr>
              <w:i/>
              <w:iCs/>
              <w:lang w:val="es-ES_tradnl"/>
            </w:rPr>
          </w:rPrChange>
        </w:rPr>
        <w:t>83</w:t>
      </w:r>
      <w:r w:rsidRPr="00907242">
        <w:rPr>
          <w:lang w:val="en-US"/>
          <w:rPrChange w:id="572" w:author="Raúl Contreras Martín" w:date="2026-07-09T13:26:00Z">
            <w:rPr>
              <w:lang w:val="es-ES_tradnl"/>
            </w:rPr>
          </w:rPrChange>
        </w:rPr>
        <w:t>(8), 2248–2255. https://doi.org/10.1890/0012-9658(2002)083%5B2248:ESORWD%5D2.0.CO;2</w:t>
      </w:r>
    </w:p>
    <w:p w14:paraId="68047F3E" w14:textId="77777777" w:rsidR="00907242" w:rsidRPr="00907242" w:rsidRDefault="00907242" w:rsidP="00907242">
      <w:pPr>
        <w:pStyle w:val="Bibliografa"/>
        <w:rPr>
          <w:lang w:val="en-US"/>
          <w:rPrChange w:id="573" w:author="Raúl Contreras Martín" w:date="2026-07-09T13:26:00Z">
            <w:rPr>
              <w:lang w:val="es-ES_tradnl"/>
            </w:rPr>
          </w:rPrChange>
        </w:rPr>
      </w:pPr>
      <w:r w:rsidRPr="00907242">
        <w:rPr>
          <w:lang w:val="en-US"/>
          <w:rPrChange w:id="574" w:author="Raúl Contreras Martín" w:date="2026-07-09T13:26:00Z">
            <w:rPr>
              <w:lang w:val="es-ES_tradnl"/>
            </w:rPr>
          </w:rPrChange>
        </w:rPr>
        <w:t xml:space="preserve">Mañosa, S., Bota, G., Giralt, D., &amp; Bretagnolle, V. (2023). Modelling the effectivity of a land sparing strategy to preserve an endangered steppe-land bird population in cereal farmland. </w:t>
      </w:r>
      <w:r w:rsidRPr="00907242">
        <w:rPr>
          <w:i/>
          <w:iCs/>
          <w:lang w:val="en-US"/>
          <w:rPrChange w:id="575" w:author="Raúl Contreras Martín" w:date="2026-07-09T13:26:00Z">
            <w:rPr>
              <w:i/>
              <w:iCs/>
              <w:lang w:val="es-ES_tradnl"/>
            </w:rPr>
          </w:rPrChange>
        </w:rPr>
        <w:t>Biological Conservation</w:t>
      </w:r>
      <w:r w:rsidRPr="00907242">
        <w:rPr>
          <w:lang w:val="en-US"/>
          <w:rPrChange w:id="576" w:author="Raúl Contreras Martín" w:date="2026-07-09T13:26:00Z">
            <w:rPr>
              <w:lang w:val="es-ES_tradnl"/>
            </w:rPr>
          </w:rPrChange>
        </w:rPr>
        <w:t xml:space="preserve">, </w:t>
      </w:r>
      <w:r w:rsidRPr="00907242">
        <w:rPr>
          <w:i/>
          <w:iCs/>
          <w:lang w:val="en-US"/>
          <w:rPrChange w:id="577" w:author="Raúl Contreras Martín" w:date="2026-07-09T13:26:00Z">
            <w:rPr>
              <w:i/>
              <w:iCs/>
              <w:lang w:val="es-ES_tradnl"/>
            </w:rPr>
          </w:rPrChange>
        </w:rPr>
        <w:t>287</w:t>
      </w:r>
      <w:r w:rsidRPr="00907242">
        <w:rPr>
          <w:lang w:val="en-US"/>
          <w:rPrChange w:id="578" w:author="Raúl Contreras Martín" w:date="2026-07-09T13:26:00Z">
            <w:rPr>
              <w:lang w:val="es-ES_tradnl"/>
            </w:rPr>
          </w:rPrChange>
        </w:rPr>
        <w:t>, 110386. https://doi.org/10.1016/j.biocon.2023.110386</w:t>
      </w:r>
    </w:p>
    <w:p w14:paraId="0F924A10" w14:textId="77777777" w:rsidR="00907242" w:rsidRPr="00907242" w:rsidRDefault="00907242" w:rsidP="00907242">
      <w:pPr>
        <w:pStyle w:val="Bibliografa"/>
        <w:rPr>
          <w:lang w:val="en-US"/>
          <w:rPrChange w:id="579" w:author="Raúl Contreras Martín" w:date="2026-07-09T13:26:00Z">
            <w:rPr>
              <w:lang w:val="es-ES_tradnl"/>
            </w:rPr>
          </w:rPrChange>
        </w:rPr>
      </w:pPr>
      <w:r w:rsidRPr="00907242">
        <w:rPr>
          <w:lang w:val="en-US"/>
          <w:rPrChange w:id="580" w:author="Raúl Contreras Martín" w:date="2026-07-09T13:26:00Z">
            <w:rPr>
              <w:lang w:val="es-ES_tradnl"/>
            </w:rPr>
          </w:rPrChange>
        </w:rPr>
        <w:t xml:space="preserve">Marques, A. T., Santos, C. D., Hanssen, F., Muñoz, A.-R., Onrubia, A., Wikelski, M., Moreira, F., Palmeirim, J. M., &amp; Silva, J. P. (2020). Wind turbines cause functional habitat loss for migratory soaring birds. </w:t>
      </w:r>
      <w:r w:rsidRPr="00907242">
        <w:rPr>
          <w:i/>
          <w:iCs/>
          <w:lang w:val="en-US"/>
          <w:rPrChange w:id="581" w:author="Raúl Contreras Martín" w:date="2026-07-09T13:26:00Z">
            <w:rPr>
              <w:i/>
              <w:iCs/>
              <w:lang w:val="es-ES_tradnl"/>
            </w:rPr>
          </w:rPrChange>
        </w:rPr>
        <w:t>Journal of Animal Ecology</w:t>
      </w:r>
      <w:r w:rsidRPr="00907242">
        <w:rPr>
          <w:lang w:val="en-US"/>
          <w:rPrChange w:id="582" w:author="Raúl Contreras Martín" w:date="2026-07-09T13:26:00Z">
            <w:rPr>
              <w:lang w:val="es-ES_tradnl"/>
            </w:rPr>
          </w:rPrChange>
        </w:rPr>
        <w:t xml:space="preserve">, </w:t>
      </w:r>
      <w:r w:rsidRPr="00907242">
        <w:rPr>
          <w:i/>
          <w:iCs/>
          <w:lang w:val="en-US"/>
          <w:rPrChange w:id="583" w:author="Raúl Contreras Martín" w:date="2026-07-09T13:26:00Z">
            <w:rPr>
              <w:i/>
              <w:iCs/>
              <w:lang w:val="es-ES_tradnl"/>
            </w:rPr>
          </w:rPrChange>
        </w:rPr>
        <w:t>89</w:t>
      </w:r>
      <w:r w:rsidRPr="00907242">
        <w:rPr>
          <w:lang w:val="en-US"/>
          <w:rPrChange w:id="584" w:author="Raúl Contreras Martín" w:date="2026-07-09T13:26:00Z">
            <w:rPr>
              <w:lang w:val="es-ES_tradnl"/>
            </w:rPr>
          </w:rPrChange>
        </w:rPr>
        <w:t>(1), 93–103. https://doi.org/10.1111/1365-2656.12961</w:t>
      </w:r>
    </w:p>
    <w:p w14:paraId="7A3007CC" w14:textId="77777777" w:rsidR="00907242" w:rsidRPr="00907242" w:rsidRDefault="00907242" w:rsidP="00907242">
      <w:pPr>
        <w:pStyle w:val="Bibliografa"/>
        <w:rPr>
          <w:lang w:val="en-US"/>
          <w:rPrChange w:id="585" w:author="Raúl Contreras Martín" w:date="2026-07-09T13:26:00Z">
            <w:rPr>
              <w:lang w:val="es-ES_tradnl"/>
            </w:rPr>
          </w:rPrChange>
        </w:rPr>
      </w:pPr>
      <w:r w:rsidRPr="00907242">
        <w:rPr>
          <w:lang w:val="en-US"/>
          <w:rPrChange w:id="586" w:author="Raúl Contreras Martín" w:date="2026-07-09T13:26:00Z">
            <w:rPr>
              <w:lang w:val="es-ES_tradnl"/>
            </w:rPr>
          </w:rPrChange>
        </w:rPr>
        <w:t xml:space="preserve">Martín, C. A., Alonso, J. C., Alonso, J. A., Palacín, C., Magaña, M., &amp; Martín, B. (2008). Natal dispersal in great bustards: The effect of sex, local population size and spatial isolation. </w:t>
      </w:r>
      <w:r w:rsidRPr="00907242">
        <w:rPr>
          <w:i/>
          <w:iCs/>
          <w:lang w:val="en-US"/>
          <w:rPrChange w:id="587" w:author="Raúl Contreras Martín" w:date="2026-07-09T13:26:00Z">
            <w:rPr>
              <w:i/>
              <w:iCs/>
              <w:lang w:val="es-ES_tradnl"/>
            </w:rPr>
          </w:rPrChange>
        </w:rPr>
        <w:t>Journal of Animal Ecology</w:t>
      </w:r>
      <w:r w:rsidRPr="00907242">
        <w:rPr>
          <w:lang w:val="en-US"/>
          <w:rPrChange w:id="588" w:author="Raúl Contreras Martín" w:date="2026-07-09T13:26:00Z">
            <w:rPr>
              <w:lang w:val="es-ES_tradnl"/>
            </w:rPr>
          </w:rPrChange>
        </w:rPr>
        <w:t xml:space="preserve">, </w:t>
      </w:r>
      <w:r w:rsidRPr="00907242">
        <w:rPr>
          <w:i/>
          <w:iCs/>
          <w:lang w:val="en-US"/>
          <w:rPrChange w:id="589" w:author="Raúl Contreras Martín" w:date="2026-07-09T13:26:00Z">
            <w:rPr>
              <w:i/>
              <w:iCs/>
              <w:lang w:val="es-ES_tradnl"/>
            </w:rPr>
          </w:rPrChange>
        </w:rPr>
        <w:t>77</w:t>
      </w:r>
      <w:r w:rsidRPr="00907242">
        <w:rPr>
          <w:lang w:val="en-US"/>
          <w:rPrChange w:id="590" w:author="Raúl Contreras Martín" w:date="2026-07-09T13:26:00Z">
            <w:rPr>
              <w:lang w:val="es-ES_tradnl"/>
            </w:rPr>
          </w:rPrChange>
        </w:rPr>
        <w:t>(2), 326–334. https://doi.org/10.1111/j.1365-2656.2007.01349.x</w:t>
      </w:r>
    </w:p>
    <w:p w14:paraId="1FA821F6" w14:textId="77777777" w:rsidR="00907242" w:rsidRPr="00907242" w:rsidRDefault="00907242" w:rsidP="00907242">
      <w:pPr>
        <w:pStyle w:val="Bibliografa"/>
        <w:rPr>
          <w:lang w:val="en-US"/>
          <w:rPrChange w:id="591" w:author="Raúl Contreras Martín" w:date="2026-07-09T13:26:00Z">
            <w:rPr>
              <w:lang w:val="es-ES_tradnl"/>
            </w:rPr>
          </w:rPrChange>
        </w:rPr>
      </w:pPr>
      <w:r w:rsidRPr="00907242">
        <w:rPr>
          <w:lang w:val="en-US"/>
          <w:rPrChange w:id="592" w:author="Raúl Contreras Martín" w:date="2026-07-09T13:26:00Z">
            <w:rPr>
              <w:lang w:val="es-ES_tradnl"/>
            </w:rPr>
          </w:rPrChange>
        </w:rPr>
        <w:t xml:space="preserve">Martín, C. A., Alonso, J. C., Alonso, J., Pitra, C., &amp; Lieckfeldt, D. (2002). Great bustard population structure in central Spain: Concordant results from genetic analysis and dispersal study. </w:t>
      </w:r>
      <w:r w:rsidRPr="00907242">
        <w:rPr>
          <w:i/>
          <w:iCs/>
          <w:lang w:val="en-US"/>
          <w:rPrChange w:id="593" w:author="Raúl Contreras Martín" w:date="2026-07-09T13:26:00Z">
            <w:rPr>
              <w:i/>
              <w:iCs/>
              <w:lang w:val="es-ES_tradnl"/>
            </w:rPr>
          </w:rPrChange>
        </w:rPr>
        <w:t>Proceedings of the Royal Society of London. Series B: Biological Sciences</w:t>
      </w:r>
      <w:r w:rsidRPr="00907242">
        <w:rPr>
          <w:lang w:val="en-US"/>
          <w:rPrChange w:id="594" w:author="Raúl Contreras Martín" w:date="2026-07-09T13:26:00Z">
            <w:rPr>
              <w:lang w:val="es-ES_tradnl"/>
            </w:rPr>
          </w:rPrChange>
        </w:rPr>
        <w:t xml:space="preserve">, </w:t>
      </w:r>
      <w:r w:rsidRPr="00907242">
        <w:rPr>
          <w:i/>
          <w:iCs/>
          <w:lang w:val="en-US"/>
          <w:rPrChange w:id="595" w:author="Raúl Contreras Martín" w:date="2026-07-09T13:26:00Z">
            <w:rPr>
              <w:i/>
              <w:iCs/>
              <w:lang w:val="es-ES_tradnl"/>
            </w:rPr>
          </w:rPrChange>
        </w:rPr>
        <w:t>269</w:t>
      </w:r>
      <w:r w:rsidRPr="00907242">
        <w:rPr>
          <w:lang w:val="en-US"/>
          <w:rPrChange w:id="596" w:author="Raúl Contreras Martín" w:date="2026-07-09T13:26:00Z">
            <w:rPr>
              <w:lang w:val="es-ES_tradnl"/>
            </w:rPr>
          </w:rPrChange>
        </w:rPr>
        <w:t>(1487), 119–125.</w:t>
      </w:r>
    </w:p>
    <w:p w14:paraId="102B8FCB" w14:textId="77777777" w:rsidR="00907242" w:rsidRPr="00907242" w:rsidRDefault="00907242" w:rsidP="00907242">
      <w:pPr>
        <w:pStyle w:val="Bibliografa"/>
        <w:rPr>
          <w:lang w:val="es-ES_tradnl"/>
        </w:rPr>
      </w:pPr>
      <w:r w:rsidRPr="00907242">
        <w:rPr>
          <w:lang w:val="es-ES_tradnl"/>
        </w:rPr>
        <w:t xml:space="preserve">Martín, C. A., Casas, F., Mougeot, F., García, J. T., &amp; Viñuela, J. (2010). </w:t>
      </w:r>
      <w:r w:rsidRPr="00907242">
        <w:rPr>
          <w:lang w:val="en-US"/>
          <w:rPrChange w:id="597" w:author="Raúl Contreras Martín" w:date="2026-07-09T13:26:00Z">
            <w:rPr>
              <w:lang w:val="es-ES_tradnl"/>
            </w:rPr>
          </w:rPrChange>
        </w:rPr>
        <w:t>Positive interactions between vulnerable species in agrarian pseudo</w:t>
      </w:r>
      <w:r w:rsidRPr="00907242">
        <w:rPr>
          <w:rFonts w:ascii="Cambria Math" w:hAnsi="Cambria Math" w:cs="Cambria Math"/>
          <w:lang w:val="en-US"/>
          <w:rPrChange w:id="598" w:author="Raúl Contreras Martín" w:date="2026-07-09T13:26:00Z">
            <w:rPr>
              <w:rFonts w:ascii="Cambria Math" w:hAnsi="Cambria Math" w:cs="Cambria Math"/>
              <w:lang w:val="es-ES_tradnl"/>
            </w:rPr>
          </w:rPrChange>
        </w:rPr>
        <w:t>‐</w:t>
      </w:r>
      <w:r w:rsidRPr="00907242">
        <w:rPr>
          <w:lang w:val="en-US"/>
          <w:rPrChange w:id="599" w:author="Raúl Contreras Martín" w:date="2026-07-09T13:26:00Z">
            <w:rPr>
              <w:lang w:val="es-ES_tradnl"/>
            </w:rPr>
          </w:rPrChange>
        </w:rPr>
        <w:t>steppes: Habitat use by pin</w:t>
      </w:r>
      <w:r w:rsidRPr="00907242">
        <w:rPr>
          <w:rFonts w:ascii="Cambria Math" w:hAnsi="Cambria Math" w:cs="Cambria Math"/>
          <w:lang w:val="en-US"/>
          <w:rPrChange w:id="600" w:author="Raúl Contreras Martín" w:date="2026-07-09T13:26:00Z">
            <w:rPr>
              <w:rFonts w:ascii="Cambria Math" w:hAnsi="Cambria Math" w:cs="Cambria Math"/>
              <w:lang w:val="es-ES_tradnl"/>
            </w:rPr>
          </w:rPrChange>
        </w:rPr>
        <w:t>‐</w:t>
      </w:r>
      <w:r w:rsidRPr="00907242">
        <w:rPr>
          <w:lang w:val="en-US"/>
          <w:rPrChange w:id="601" w:author="Raúl Contreras Martín" w:date="2026-07-09T13:26:00Z">
            <w:rPr>
              <w:lang w:val="es-ES_tradnl"/>
            </w:rPr>
          </w:rPrChange>
        </w:rPr>
        <w:t xml:space="preserve">tailed sandgrouse depends on its association with the little bustard. </w:t>
      </w:r>
      <w:r w:rsidRPr="00907242">
        <w:rPr>
          <w:i/>
          <w:iCs/>
          <w:lang w:val="es-ES_tradnl"/>
        </w:rPr>
        <w:t>Animal Conservation</w:t>
      </w:r>
      <w:r w:rsidRPr="00907242">
        <w:rPr>
          <w:lang w:val="es-ES_tradnl"/>
        </w:rPr>
        <w:t xml:space="preserve">, </w:t>
      </w:r>
      <w:r w:rsidRPr="00907242">
        <w:rPr>
          <w:i/>
          <w:iCs/>
          <w:lang w:val="es-ES_tradnl"/>
        </w:rPr>
        <w:t>13</w:t>
      </w:r>
      <w:r w:rsidRPr="00907242">
        <w:rPr>
          <w:lang w:val="es-ES_tradnl"/>
        </w:rPr>
        <w:t>(4), 383–389. https://doi.org/10.1111/j.1469-1795.2010.00349.x</w:t>
      </w:r>
    </w:p>
    <w:p w14:paraId="723825C6" w14:textId="77777777" w:rsidR="00907242" w:rsidRPr="00907242" w:rsidRDefault="00907242" w:rsidP="00907242">
      <w:pPr>
        <w:pStyle w:val="Bibliografa"/>
        <w:rPr>
          <w:lang w:val="es-ES_tradnl"/>
        </w:rPr>
      </w:pPr>
      <w:r w:rsidRPr="00907242">
        <w:rPr>
          <w:lang w:val="es-ES_tradnl"/>
        </w:rPr>
        <w:t>Medrano</w:t>
      </w:r>
      <w:r w:rsidRPr="00907242">
        <w:rPr>
          <w:rFonts w:ascii="Cambria Math" w:hAnsi="Cambria Math" w:cs="Cambria Math"/>
          <w:lang w:val="es-ES_tradnl"/>
        </w:rPr>
        <w:t>‐</w:t>
      </w:r>
      <w:r w:rsidRPr="00907242">
        <w:rPr>
          <w:lang w:val="es-ES_tradnl"/>
        </w:rPr>
        <w:t>Vizcaíno, P., Mougeot, F., Arroyo, B., Bota, G., Giralt, D., Maeso</w:t>
      </w:r>
      <w:r w:rsidRPr="00907242">
        <w:rPr>
          <w:rFonts w:ascii="Cambria Math" w:hAnsi="Cambria Math" w:cs="Cambria Math"/>
          <w:lang w:val="es-ES_tradnl"/>
        </w:rPr>
        <w:t>‐</w:t>
      </w:r>
      <w:r w:rsidRPr="00907242">
        <w:rPr>
          <w:lang w:val="es-ES_tradnl"/>
        </w:rPr>
        <w:t>Pueyo, L., Martín, C. A., Morales, M. B., Olea, P. P., Traba, J., &amp; Benítez</w:t>
      </w:r>
      <w:r w:rsidRPr="00907242">
        <w:rPr>
          <w:rFonts w:ascii="Cambria Math" w:hAnsi="Cambria Math" w:cs="Cambria Math"/>
          <w:lang w:val="es-ES_tradnl"/>
        </w:rPr>
        <w:t>‐</w:t>
      </w:r>
      <w:r w:rsidRPr="00907242">
        <w:rPr>
          <w:lang w:val="es-ES_tradnl"/>
        </w:rPr>
        <w:t xml:space="preserve">López, A. (2026). </w:t>
      </w:r>
      <w:r w:rsidRPr="00907242">
        <w:rPr>
          <w:lang w:val="en-US"/>
          <w:rPrChange w:id="602" w:author="Raúl Contreras Martín" w:date="2026-07-09T13:26:00Z">
            <w:rPr>
              <w:lang w:val="es-ES_tradnl"/>
            </w:rPr>
          </w:rPrChange>
        </w:rPr>
        <w:t xml:space="preserve">Identifying the exposure of taxonomic, functional, and phylogenetic diversity of steppe birds to </w:t>
      </w:r>
      <w:r w:rsidRPr="00907242">
        <w:rPr>
          <w:lang w:val="en-US"/>
          <w:rPrChange w:id="603" w:author="Raúl Contreras Martín" w:date="2026-07-09T13:26:00Z">
            <w:rPr>
              <w:lang w:val="es-ES_tradnl"/>
            </w:rPr>
          </w:rPrChange>
        </w:rPr>
        <w:lastRenderedPageBreak/>
        <w:t xml:space="preserve">renewable energy development. </w:t>
      </w:r>
      <w:r w:rsidRPr="00907242">
        <w:rPr>
          <w:i/>
          <w:iCs/>
          <w:lang w:val="es-ES_tradnl"/>
        </w:rPr>
        <w:t>Conservation Biology</w:t>
      </w:r>
      <w:r w:rsidRPr="00907242">
        <w:rPr>
          <w:lang w:val="es-ES_tradnl"/>
        </w:rPr>
        <w:t>, e70291. https://doi.org/10.1111/cobi.70291</w:t>
      </w:r>
    </w:p>
    <w:p w14:paraId="6F0E249F" w14:textId="77777777" w:rsidR="00907242" w:rsidRPr="00907242" w:rsidRDefault="00907242" w:rsidP="00907242">
      <w:pPr>
        <w:pStyle w:val="Bibliografa"/>
        <w:rPr>
          <w:lang w:val="en-US"/>
          <w:rPrChange w:id="604" w:author="Raúl Contreras Martín" w:date="2026-07-09T13:26:00Z">
            <w:rPr>
              <w:lang w:val="es-ES_tradnl"/>
            </w:rPr>
          </w:rPrChange>
        </w:rPr>
      </w:pPr>
      <w:r w:rsidRPr="00907242">
        <w:rPr>
          <w:lang w:val="es-ES_tradnl"/>
        </w:rPr>
        <w:t xml:space="preserve">Mougeot, F., Fernández-Tizón, M., Tarjuelo, R., Benítez-López, A., &amp; Jiménez, J. (2024). </w:t>
      </w:r>
      <w:r w:rsidRPr="00907242">
        <w:rPr>
          <w:lang w:val="en-US"/>
          <w:rPrChange w:id="605" w:author="Raúl Contreras Martín" w:date="2026-07-09T13:26:00Z">
            <w:rPr>
              <w:lang w:val="es-ES_tradnl"/>
            </w:rPr>
          </w:rPrChange>
        </w:rPr>
        <w:t xml:space="preserve">Population decline of the Black-bellied Sandgrouse </w:t>
      </w:r>
      <w:r w:rsidRPr="00907242">
        <w:rPr>
          <w:i/>
          <w:iCs/>
          <w:lang w:val="en-US"/>
          <w:rPrChange w:id="606" w:author="Raúl Contreras Martín" w:date="2026-07-09T13:26:00Z">
            <w:rPr>
              <w:i/>
              <w:iCs/>
              <w:lang w:val="es-ES_tradnl"/>
            </w:rPr>
          </w:rPrChange>
        </w:rPr>
        <w:t>Pterocles orientalis</w:t>
      </w:r>
      <w:r w:rsidRPr="00907242">
        <w:rPr>
          <w:lang w:val="en-US"/>
          <w:rPrChange w:id="607" w:author="Raúl Contreras Martín" w:date="2026-07-09T13:26:00Z">
            <w:rPr>
              <w:lang w:val="es-ES_tradnl"/>
            </w:rPr>
          </w:rPrChange>
        </w:rPr>
        <w:t xml:space="preserve"> in continental Spain, a main western Palearctic stronghold. </w:t>
      </w:r>
      <w:r w:rsidRPr="00907242">
        <w:rPr>
          <w:i/>
          <w:iCs/>
          <w:lang w:val="en-US"/>
          <w:rPrChange w:id="608" w:author="Raúl Contreras Martín" w:date="2026-07-09T13:26:00Z">
            <w:rPr>
              <w:i/>
              <w:iCs/>
              <w:lang w:val="es-ES_tradnl"/>
            </w:rPr>
          </w:rPrChange>
        </w:rPr>
        <w:t>Bird Conservation International</w:t>
      </w:r>
      <w:r w:rsidRPr="00907242">
        <w:rPr>
          <w:lang w:val="en-US"/>
          <w:rPrChange w:id="609" w:author="Raúl Contreras Martín" w:date="2026-07-09T13:26:00Z">
            <w:rPr>
              <w:lang w:val="es-ES_tradnl"/>
            </w:rPr>
          </w:rPrChange>
        </w:rPr>
        <w:t xml:space="preserve">, </w:t>
      </w:r>
      <w:r w:rsidRPr="00907242">
        <w:rPr>
          <w:i/>
          <w:iCs/>
          <w:lang w:val="en-US"/>
          <w:rPrChange w:id="610" w:author="Raúl Contreras Martín" w:date="2026-07-09T13:26:00Z">
            <w:rPr>
              <w:i/>
              <w:iCs/>
              <w:lang w:val="es-ES_tradnl"/>
            </w:rPr>
          </w:rPrChange>
        </w:rPr>
        <w:t>34</w:t>
      </w:r>
      <w:r w:rsidRPr="00907242">
        <w:rPr>
          <w:lang w:val="en-US"/>
          <w:rPrChange w:id="611" w:author="Raúl Contreras Martín" w:date="2026-07-09T13:26:00Z">
            <w:rPr>
              <w:lang w:val="es-ES_tradnl"/>
            </w:rPr>
          </w:rPrChange>
        </w:rPr>
        <w:t>, e11. https://doi.org/10.1017/S0959270924000066</w:t>
      </w:r>
    </w:p>
    <w:p w14:paraId="0C9FE62B" w14:textId="77777777" w:rsidR="00907242" w:rsidRPr="00907242" w:rsidRDefault="00907242" w:rsidP="00907242">
      <w:pPr>
        <w:pStyle w:val="Bibliografa"/>
        <w:rPr>
          <w:lang w:val="en-US"/>
          <w:rPrChange w:id="612" w:author="Raúl Contreras Martín" w:date="2026-07-09T13:26:00Z">
            <w:rPr>
              <w:lang w:val="es-ES_tradnl"/>
            </w:rPr>
          </w:rPrChange>
        </w:rPr>
      </w:pPr>
      <w:r w:rsidRPr="00907242">
        <w:rPr>
          <w:lang w:val="en-US"/>
          <w:rPrChange w:id="613" w:author="Raúl Contreras Martín" w:date="2026-07-09T13:26:00Z">
            <w:rPr>
              <w:lang w:val="es-ES_tradnl"/>
            </w:rPr>
          </w:rPrChange>
        </w:rPr>
        <w:t xml:space="preserve">Nordén, J., Harrison, P. J., Mair, L., Siitonen, J., Lundström, A., Kindvall, O., &amp; Snäll, T. (2020). Occupancy versus colonization–extinction models for projecting population trends at different spatial scales. </w:t>
      </w:r>
      <w:r w:rsidRPr="00907242">
        <w:rPr>
          <w:i/>
          <w:iCs/>
          <w:lang w:val="en-US"/>
          <w:rPrChange w:id="614" w:author="Raúl Contreras Martín" w:date="2026-07-09T13:26:00Z">
            <w:rPr>
              <w:i/>
              <w:iCs/>
              <w:lang w:val="es-ES_tradnl"/>
            </w:rPr>
          </w:rPrChange>
        </w:rPr>
        <w:t>Ecology and Evolution</w:t>
      </w:r>
      <w:r w:rsidRPr="00907242">
        <w:rPr>
          <w:lang w:val="en-US"/>
          <w:rPrChange w:id="615" w:author="Raúl Contreras Martín" w:date="2026-07-09T13:26:00Z">
            <w:rPr>
              <w:lang w:val="es-ES_tradnl"/>
            </w:rPr>
          </w:rPrChange>
        </w:rPr>
        <w:t xml:space="preserve">, </w:t>
      </w:r>
      <w:r w:rsidRPr="00907242">
        <w:rPr>
          <w:i/>
          <w:iCs/>
          <w:lang w:val="en-US"/>
          <w:rPrChange w:id="616" w:author="Raúl Contreras Martín" w:date="2026-07-09T13:26:00Z">
            <w:rPr>
              <w:i/>
              <w:iCs/>
              <w:lang w:val="es-ES_tradnl"/>
            </w:rPr>
          </w:rPrChange>
        </w:rPr>
        <w:t>10</w:t>
      </w:r>
      <w:r w:rsidRPr="00907242">
        <w:rPr>
          <w:lang w:val="en-US"/>
          <w:rPrChange w:id="617" w:author="Raúl Contreras Martín" w:date="2026-07-09T13:26:00Z">
            <w:rPr>
              <w:lang w:val="es-ES_tradnl"/>
            </w:rPr>
          </w:rPrChange>
        </w:rPr>
        <w:t>(6), 3079–3089. https://doi.org/10.1002/ece3.6124</w:t>
      </w:r>
    </w:p>
    <w:p w14:paraId="6D4DC394" w14:textId="77777777" w:rsidR="00907242" w:rsidRPr="00907242" w:rsidRDefault="00907242" w:rsidP="00907242">
      <w:pPr>
        <w:pStyle w:val="Bibliografa"/>
        <w:rPr>
          <w:lang w:val="en-US"/>
          <w:rPrChange w:id="618" w:author="Raúl Contreras Martín" w:date="2026-07-09T13:26:00Z">
            <w:rPr>
              <w:lang w:val="es-ES_tradnl"/>
            </w:rPr>
          </w:rPrChange>
        </w:rPr>
      </w:pPr>
      <w:r w:rsidRPr="00907242">
        <w:rPr>
          <w:lang w:val="en-US"/>
          <w:rPrChange w:id="619" w:author="Raúl Contreras Martín" w:date="2026-07-09T13:26:00Z">
            <w:rPr>
              <w:lang w:val="es-ES_tradnl"/>
            </w:rPr>
          </w:rPrChange>
        </w:rPr>
        <w:t xml:space="preserve">Ovaskainen, O., &amp; Hanski, I. (2002). Transient Dynamics in Metapopulation Response to Perturbation. </w:t>
      </w:r>
      <w:r w:rsidRPr="00907242">
        <w:rPr>
          <w:i/>
          <w:iCs/>
          <w:lang w:val="en-US"/>
          <w:rPrChange w:id="620" w:author="Raúl Contreras Martín" w:date="2026-07-09T13:26:00Z">
            <w:rPr>
              <w:i/>
              <w:iCs/>
              <w:lang w:val="es-ES_tradnl"/>
            </w:rPr>
          </w:rPrChange>
        </w:rPr>
        <w:t>Theoretical Population Biology</w:t>
      </w:r>
      <w:r w:rsidRPr="00907242">
        <w:rPr>
          <w:lang w:val="en-US"/>
          <w:rPrChange w:id="621" w:author="Raúl Contreras Martín" w:date="2026-07-09T13:26:00Z">
            <w:rPr>
              <w:lang w:val="es-ES_tradnl"/>
            </w:rPr>
          </w:rPrChange>
        </w:rPr>
        <w:t xml:space="preserve">, </w:t>
      </w:r>
      <w:r w:rsidRPr="00907242">
        <w:rPr>
          <w:i/>
          <w:iCs/>
          <w:lang w:val="en-US"/>
          <w:rPrChange w:id="622" w:author="Raúl Contreras Martín" w:date="2026-07-09T13:26:00Z">
            <w:rPr>
              <w:i/>
              <w:iCs/>
              <w:lang w:val="es-ES_tradnl"/>
            </w:rPr>
          </w:rPrChange>
        </w:rPr>
        <w:t>61</w:t>
      </w:r>
      <w:r w:rsidRPr="00907242">
        <w:rPr>
          <w:lang w:val="en-US"/>
          <w:rPrChange w:id="623" w:author="Raúl Contreras Martín" w:date="2026-07-09T13:26:00Z">
            <w:rPr>
              <w:lang w:val="es-ES_tradnl"/>
            </w:rPr>
          </w:rPrChange>
        </w:rPr>
        <w:t>(3), 285–295. https://doi.org/10.1006/tpbi.2002.1586</w:t>
      </w:r>
    </w:p>
    <w:p w14:paraId="5B54FB4D" w14:textId="77777777" w:rsidR="00907242" w:rsidRPr="00907242" w:rsidRDefault="00907242" w:rsidP="00907242">
      <w:pPr>
        <w:pStyle w:val="Bibliografa"/>
        <w:rPr>
          <w:lang w:val="en-US"/>
          <w:rPrChange w:id="624" w:author="Raúl Contreras Martín" w:date="2026-07-09T13:26:00Z">
            <w:rPr>
              <w:lang w:val="es-ES_tradnl"/>
            </w:rPr>
          </w:rPrChange>
        </w:rPr>
      </w:pPr>
      <w:r w:rsidRPr="00907242">
        <w:rPr>
          <w:lang w:val="en-US"/>
          <w:rPrChange w:id="625" w:author="Raúl Contreras Martín" w:date="2026-07-09T13:26:00Z">
            <w:rPr>
              <w:lang w:val="es-ES_tradnl"/>
            </w:rPr>
          </w:rPrChange>
        </w:rPr>
        <w:t xml:space="preserve">Pe’er, G., Bonn, A., Bruelheide, H., Dieker, P., Eisenhauer, N., Feindt, P. H., Hagedorn, G., Hansjürgens, B., Herzon, I., Lomba, Â., Marquard, E., Moreira, F., Nitsch, H., Oppermann, R., Perino, A., Röder, N., Schleyer, C., Schindler, S., Wolf, C., … Lakner, S. (2020). Action needed for the EU Common Agricultural Policy to address sustainability challenges. </w:t>
      </w:r>
      <w:r w:rsidRPr="00907242">
        <w:rPr>
          <w:i/>
          <w:iCs/>
          <w:lang w:val="en-US"/>
          <w:rPrChange w:id="626" w:author="Raúl Contreras Martín" w:date="2026-07-09T13:26:00Z">
            <w:rPr>
              <w:i/>
              <w:iCs/>
              <w:lang w:val="es-ES_tradnl"/>
            </w:rPr>
          </w:rPrChange>
        </w:rPr>
        <w:t>People and Nature</w:t>
      </w:r>
      <w:r w:rsidRPr="00907242">
        <w:rPr>
          <w:lang w:val="en-US"/>
          <w:rPrChange w:id="627" w:author="Raúl Contreras Martín" w:date="2026-07-09T13:26:00Z">
            <w:rPr>
              <w:lang w:val="es-ES_tradnl"/>
            </w:rPr>
          </w:rPrChange>
        </w:rPr>
        <w:t xml:space="preserve">, </w:t>
      </w:r>
      <w:r w:rsidRPr="00907242">
        <w:rPr>
          <w:i/>
          <w:iCs/>
          <w:lang w:val="en-US"/>
          <w:rPrChange w:id="628" w:author="Raúl Contreras Martín" w:date="2026-07-09T13:26:00Z">
            <w:rPr>
              <w:i/>
              <w:iCs/>
              <w:lang w:val="es-ES_tradnl"/>
            </w:rPr>
          </w:rPrChange>
        </w:rPr>
        <w:t>2</w:t>
      </w:r>
      <w:r w:rsidRPr="00907242">
        <w:rPr>
          <w:lang w:val="en-US"/>
          <w:rPrChange w:id="629" w:author="Raúl Contreras Martín" w:date="2026-07-09T13:26:00Z">
            <w:rPr>
              <w:lang w:val="es-ES_tradnl"/>
            </w:rPr>
          </w:rPrChange>
        </w:rPr>
        <w:t>(2), 305–316. https://doi.org/10.1002/pan3.10080</w:t>
      </w:r>
    </w:p>
    <w:p w14:paraId="6639A072" w14:textId="77777777" w:rsidR="00907242" w:rsidRPr="00907242" w:rsidRDefault="00907242" w:rsidP="00907242">
      <w:pPr>
        <w:pStyle w:val="Bibliografa"/>
        <w:rPr>
          <w:lang w:val="en-US"/>
          <w:rPrChange w:id="630" w:author="Raúl Contreras Martín" w:date="2026-07-09T13:26:00Z">
            <w:rPr>
              <w:lang w:val="es-ES_tradnl"/>
            </w:rPr>
          </w:rPrChange>
        </w:rPr>
      </w:pPr>
      <w:r w:rsidRPr="00907242">
        <w:rPr>
          <w:lang w:val="en-US"/>
          <w:rPrChange w:id="631" w:author="Raúl Contreras Martín" w:date="2026-07-09T13:26:00Z">
            <w:rPr>
              <w:lang w:val="es-ES_tradnl"/>
            </w:rPr>
          </w:rPrChange>
        </w:rPr>
        <w:t xml:space="preserve">Pe’er, G., Dicks, L. V., Visconti, P., Arlettaz, R., Báldi, A., Benton, T. G., Collins, S., Dieterich, M., Gregory, R. D., Hartig, F., Henle, K., Hobson, P. R., Kleijn, D., Neumann, R. K., Robijns, T., Schmidt, J., Shwartz, A., Sutherland, W. J., Turbé, A., … Scott, A. V. (2014). EU agricultural reform fails on biodiversity. </w:t>
      </w:r>
      <w:r w:rsidRPr="00907242">
        <w:rPr>
          <w:i/>
          <w:iCs/>
          <w:lang w:val="en-US"/>
          <w:rPrChange w:id="632" w:author="Raúl Contreras Martín" w:date="2026-07-09T13:26:00Z">
            <w:rPr>
              <w:i/>
              <w:iCs/>
              <w:lang w:val="es-ES_tradnl"/>
            </w:rPr>
          </w:rPrChange>
        </w:rPr>
        <w:t>Science</w:t>
      </w:r>
      <w:r w:rsidRPr="00907242">
        <w:rPr>
          <w:lang w:val="en-US"/>
          <w:rPrChange w:id="633" w:author="Raúl Contreras Martín" w:date="2026-07-09T13:26:00Z">
            <w:rPr>
              <w:lang w:val="es-ES_tradnl"/>
            </w:rPr>
          </w:rPrChange>
        </w:rPr>
        <w:t xml:space="preserve">, </w:t>
      </w:r>
      <w:r w:rsidRPr="00907242">
        <w:rPr>
          <w:i/>
          <w:iCs/>
          <w:lang w:val="en-US"/>
          <w:rPrChange w:id="634" w:author="Raúl Contreras Martín" w:date="2026-07-09T13:26:00Z">
            <w:rPr>
              <w:i/>
              <w:iCs/>
              <w:lang w:val="es-ES_tradnl"/>
            </w:rPr>
          </w:rPrChange>
        </w:rPr>
        <w:t>344</w:t>
      </w:r>
      <w:r w:rsidRPr="00907242">
        <w:rPr>
          <w:lang w:val="en-US"/>
          <w:rPrChange w:id="635" w:author="Raúl Contreras Martín" w:date="2026-07-09T13:26:00Z">
            <w:rPr>
              <w:lang w:val="es-ES_tradnl"/>
            </w:rPr>
          </w:rPrChange>
        </w:rPr>
        <w:t>(6188), 1090–1092. https://doi.org/10.1126/science.1253425</w:t>
      </w:r>
    </w:p>
    <w:p w14:paraId="4BCD2FB2" w14:textId="77777777" w:rsidR="00907242" w:rsidRPr="00907242" w:rsidRDefault="00907242" w:rsidP="00907242">
      <w:pPr>
        <w:pStyle w:val="Bibliografa"/>
        <w:rPr>
          <w:lang w:val="en-US"/>
          <w:rPrChange w:id="636" w:author="Raúl Contreras Martín" w:date="2026-07-09T13:26:00Z">
            <w:rPr>
              <w:lang w:val="es-ES_tradnl"/>
            </w:rPr>
          </w:rPrChange>
        </w:rPr>
      </w:pPr>
      <w:r w:rsidRPr="00907242">
        <w:rPr>
          <w:lang w:val="es-ES_tradnl"/>
        </w:rPr>
        <w:t xml:space="preserve">Pérez-Granados, C., Benítez-López, A., Díaz, M., Gameiro, J., Lenzner, B., Roura-Pascual, N., Gómez-Catasús, J., Tarjuelo, R., Barrero, A., Bolonio, L., Bota, G., Brambilla, M., Bravo, </w:t>
      </w:r>
      <w:r w:rsidRPr="00907242">
        <w:rPr>
          <w:lang w:val="es-ES_tradnl"/>
        </w:rPr>
        <w:lastRenderedPageBreak/>
        <w:t xml:space="preserve">C., Brotons, L., La Rosa, D. B., Cabodevilla, X., Búrdalo, A. C., Carricondo, A., Casas, F., … </w:t>
      </w:r>
      <w:r w:rsidRPr="00263330">
        <w:rPr>
          <w:lang w:val="en-US"/>
          <w:rPrChange w:id="637" w:author="CARLOS ALFONSO MARTIN DE LA CALLE" w:date="2026-07-13T11:52:00Z" w16du:dateUtc="2026-07-13T09:52:00Z">
            <w:rPr>
              <w:lang w:val="es-ES_tradnl"/>
            </w:rPr>
          </w:rPrChange>
        </w:rPr>
        <w:t xml:space="preserve">Marques, A. T. (2025). </w:t>
      </w:r>
      <w:r w:rsidRPr="00907242">
        <w:rPr>
          <w:lang w:val="en-US"/>
          <w:rPrChange w:id="638" w:author="Raúl Contreras Martín" w:date="2026-07-09T13:26:00Z">
            <w:rPr>
              <w:lang w:val="es-ES_tradnl"/>
            </w:rPr>
          </w:rPrChange>
        </w:rPr>
        <w:t xml:space="preserve">Key conservation actions for European steppes in the context of the Post-2020 Global Biodiversity Framework. </w:t>
      </w:r>
      <w:r w:rsidRPr="00907242">
        <w:rPr>
          <w:i/>
          <w:iCs/>
          <w:lang w:val="en-US"/>
          <w:rPrChange w:id="639" w:author="Raúl Contreras Martín" w:date="2026-07-09T13:26:00Z">
            <w:rPr>
              <w:i/>
              <w:iCs/>
              <w:lang w:val="es-ES_tradnl"/>
            </w:rPr>
          </w:rPrChange>
        </w:rPr>
        <w:t>Sustainability Science</w:t>
      </w:r>
      <w:r w:rsidRPr="00907242">
        <w:rPr>
          <w:lang w:val="en-US"/>
          <w:rPrChange w:id="640" w:author="Raúl Contreras Martín" w:date="2026-07-09T13:26:00Z">
            <w:rPr>
              <w:lang w:val="es-ES_tradnl"/>
            </w:rPr>
          </w:rPrChange>
        </w:rPr>
        <w:t xml:space="preserve">, </w:t>
      </w:r>
      <w:r w:rsidRPr="00907242">
        <w:rPr>
          <w:i/>
          <w:iCs/>
          <w:lang w:val="en-US"/>
          <w:rPrChange w:id="641" w:author="Raúl Contreras Martín" w:date="2026-07-09T13:26:00Z">
            <w:rPr>
              <w:i/>
              <w:iCs/>
              <w:lang w:val="es-ES_tradnl"/>
            </w:rPr>
          </w:rPrChange>
        </w:rPr>
        <w:t>20</w:t>
      </w:r>
      <w:r w:rsidRPr="00907242">
        <w:rPr>
          <w:lang w:val="en-US"/>
          <w:rPrChange w:id="642" w:author="Raúl Contreras Martín" w:date="2026-07-09T13:26:00Z">
            <w:rPr>
              <w:lang w:val="es-ES_tradnl"/>
            </w:rPr>
          </w:rPrChange>
        </w:rPr>
        <w:t>(2), 499–509. https://doi.org/10.1007/s11625-024-01602-6</w:t>
      </w:r>
    </w:p>
    <w:p w14:paraId="19ABAA4A" w14:textId="77777777" w:rsidR="00907242" w:rsidRPr="00907242" w:rsidRDefault="00907242" w:rsidP="00907242">
      <w:pPr>
        <w:pStyle w:val="Bibliografa"/>
        <w:rPr>
          <w:lang w:val="en-US"/>
          <w:rPrChange w:id="643" w:author="Raúl Contreras Martín" w:date="2026-07-09T13:26:00Z">
            <w:rPr>
              <w:lang w:val="es-ES_tradnl"/>
            </w:rPr>
          </w:rPrChange>
        </w:rPr>
      </w:pPr>
      <w:r w:rsidRPr="00907242">
        <w:rPr>
          <w:lang w:val="en-US"/>
          <w:rPrChange w:id="644" w:author="Raúl Contreras Martín" w:date="2026-07-09T13:26:00Z">
            <w:rPr>
              <w:lang w:val="es-ES_tradnl"/>
            </w:rPr>
          </w:rPrChange>
        </w:rPr>
        <w:t xml:space="preserve">Ponjoan, A., Bota, G., &amp; Mañosa, S. (2012). Ranging behaviour of little bustard males, </w:t>
      </w:r>
      <w:r w:rsidRPr="00907242">
        <w:rPr>
          <w:i/>
          <w:iCs/>
          <w:lang w:val="en-US"/>
          <w:rPrChange w:id="645" w:author="Raúl Contreras Martín" w:date="2026-07-09T13:26:00Z">
            <w:rPr>
              <w:i/>
              <w:iCs/>
              <w:lang w:val="es-ES_tradnl"/>
            </w:rPr>
          </w:rPrChange>
        </w:rPr>
        <w:t>Tetrax tetrax</w:t>
      </w:r>
      <w:r w:rsidRPr="00907242">
        <w:rPr>
          <w:lang w:val="en-US"/>
          <w:rPrChange w:id="646" w:author="Raúl Contreras Martín" w:date="2026-07-09T13:26:00Z">
            <w:rPr>
              <w:lang w:val="es-ES_tradnl"/>
            </w:rPr>
          </w:rPrChange>
        </w:rPr>
        <w:t xml:space="preserve">, in the lekking grounds. </w:t>
      </w:r>
      <w:r w:rsidRPr="00907242">
        <w:rPr>
          <w:i/>
          <w:iCs/>
          <w:lang w:val="en-US"/>
          <w:rPrChange w:id="647" w:author="Raúl Contreras Martín" w:date="2026-07-09T13:26:00Z">
            <w:rPr>
              <w:i/>
              <w:iCs/>
              <w:lang w:val="es-ES_tradnl"/>
            </w:rPr>
          </w:rPrChange>
        </w:rPr>
        <w:t>Behavioural Processes</w:t>
      </w:r>
      <w:r w:rsidRPr="00907242">
        <w:rPr>
          <w:lang w:val="en-US"/>
          <w:rPrChange w:id="648" w:author="Raúl Contreras Martín" w:date="2026-07-09T13:26:00Z">
            <w:rPr>
              <w:lang w:val="es-ES_tradnl"/>
            </w:rPr>
          </w:rPrChange>
        </w:rPr>
        <w:t xml:space="preserve">, </w:t>
      </w:r>
      <w:r w:rsidRPr="00907242">
        <w:rPr>
          <w:i/>
          <w:iCs/>
          <w:lang w:val="en-US"/>
          <w:rPrChange w:id="649" w:author="Raúl Contreras Martín" w:date="2026-07-09T13:26:00Z">
            <w:rPr>
              <w:i/>
              <w:iCs/>
              <w:lang w:val="es-ES_tradnl"/>
            </w:rPr>
          </w:rPrChange>
        </w:rPr>
        <w:t>91</w:t>
      </w:r>
      <w:r w:rsidRPr="00907242">
        <w:rPr>
          <w:lang w:val="en-US"/>
          <w:rPrChange w:id="650" w:author="Raúl Contreras Martín" w:date="2026-07-09T13:26:00Z">
            <w:rPr>
              <w:lang w:val="es-ES_tradnl"/>
            </w:rPr>
          </w:rPrChange>
        </w:rPr>
        <w:t>(1), 35–40. https://doi.org/10.1016/j.beproc.2012.05.005</w:t>
      </w:r>
    </w:p>
    <w:p w14:paraId="69B09E90" w14:textId="116292C4" w:rsidR="00907242" w:rsidRPr="00907242" w:rsidRDefault="00907242" w:rsidP="00907242">
      <w:pPr>
        <w:pStyle w:val="Bibliografa"/>
        <w:rPr>
          <w:lang w:val="en-US"/>
          <w:rPrChange w:id="651" w:author="Raúl Contreras Martín" w:date="2026-07-09T13:26:00Z">
            <w:rPr>
              <w:lang w:val="es-ES_tradnl"/>
            </w:rPr>
          </w:rPrChange>
        </w:rPr>
      </w:pPr>
      <w:r w:rsidRPr="00907242">
        <w:rPr>
          <w:lang w:val="en-US"/>
          <w:rPrChange w:id="652" w:author="Raúl Contreras Martín" w:date="2026-07-09T13:26:00Z">
            <w:rPr>
              <w:lang w:val="es-ES_tradnl"/>
            </w:rPr>
          </w:rPrChange>
        </w:rPr>
        <w:t>R Core Team. (202</w:t>
      </w:r>
      <w:ins w:id="653" w:author="Raúl Contreras Martín" w:date="2026-07-09T13:30:00Z">
        <w:r w:rsidR="00871DF6">
          <w:rPr>
            <w:lang w:val="en-US"/>
          </w:rPr>
          <w:t>4</w:t>
        </w:r>
      </w:ins>
      <w:del w:id="654" w:author="Raúl Contreras Martín" w:date="2026-07-09T13:30:00Z">
        <w:r w:rsidRPr="00907242" w:rsidDel="00871DF6">
          <w:rPr>
            <w:lang w:val="en-US"/>
            <w:rPrChange w:id="655" w:author="Raúl Contreras Martín" w:date="2026-07-09T13:26:00Z">
              <w:rPr>
                <w:lang w:val="es-ES_tradnl"/>
              </w:rPr>
            </w:rPrChange>
          </w:rPr>
          <w:delText>6</w:delText>
        </w:r>
      </w:del>
      <w:r w:rsidRPr="00907242">
        <w:rPr>
          <w:lang w:val="en-US"/>
          <w:rPrChange w:id="656" w:author="Raúl Contreras Martín" w:date="2026-07-09T13:26:00Z">
            <w:rPr>
              <w:lang w:val="es-ES_tradnl"/>
            </w:rPr>
          </w:rPrChange>
        </w:rPr>
        <w:t xml:space="preserve">). </w:t>
      </w:r>
      <w:r w:rsidRPr="00907242">
        <w:rPr>
          <w:i/>
          <w:iCs/>
          <w:lang w:val="en-US"/>
          <w:rPrChange w:id="657" w:author="Raúl Contreras Martín" w:date="2026-07-09T13:26:00Z">
            <w:rPr>
              <w:i/>
              <w:iCs/>
              <w:lang w:val="es-ES_tradnl"/>
            </w:rPr>
          </w:rPrChange>
        </w:rPr>
        <w:t>R: A Language and Environment for Statistical Computing</w:t>
      </w:r>
      <w:r w:rsidRPr="00907242">
        <w:rPr>
          <w:lang w:val="en-US"/>
          <w:rPrChange w:id="658" w:author="Raúl Contreras Martín" w:date="2026-07-09T13:26:00Z">
            <w:rPr>
              <w:lang w:val="es-ES_tradnl"/>
            </w:rPr>
          </w:rPrChange>
        </w:rPr>
        <w:t>. R Foundation for Statistical Computing. https://www.R-project.org/</w:t>
      </w:r>
    </w:p>
    <w:p w14:paraId="37BFF7AB" w14:textId="77777777" w:rsidR="00907242" w:rsidRPr="00907242" w:rsidRDefault="00907242" w:rsidP="00907242">
      <w:pPr>
        <w:pStyle w:val="Bibliografa"/>
        <w:rPr>
          <w:lang w:val="en-US"/>
          <w:rPrChange w:id="659" w:author="Raúl Contreras Martín" w:date="2026-07-09T13:26:00Z">
            <w:rPr>
              <w:lang w:val="es-ES_tradnl"/>
            </w:rPr>
          </w:rPrChange>
        </w:rPr>
      </w:pPr>
      <w:r w:rsidRPr="00907242">
        <w:rPr>
          <w:lang w:val="en-US"/>
          <w:rPrChange w:id="660" w:author="Raúl Contreras Martín" w:date="2026-07-09T13:26:00Z">
            <w:rPr>
              <w:lang w:val="es-ES_tradnl"/>
            </w:rPr>
          </w:rPrChange>
        </w:rPr>
        <w:t xml:space="preserve">Rigal, S., Dakos, V., Alonso, H., Auniņš, A., Benkő, Z., Brotons, L., Chodkiewicz, T., Chylarecki, P., de Carli, E., del Moral, J. C., Domşa, C., Escandell, V., Fontaine, B., Foppen, R., Gregory, R., Harris, S., Herrando, S., Husby, M., Ieronymidou, C., … Devictor, V. (2023). Farmland practices are driving bird population decline across Europe. </w:t>
      </w:r>
      <w:r w:rsidRPr="00907242">
        <w:rPr>
          <w:i/>
          <w:iCs/>
          <w:lang w:val="en-US"/>
          <w:rPrChange w:id="661" w:author="Raúl Contreras Martín" w:date="2026-07-09T13:26:00Z">
            <w:rPr>
              <w:i/>
              <w:iCs/>
              <w:lang w:val="es-ES_tradnl"/>
            </w:rPr>
          </w:rPrChange>
        </w:rPr>
        <w:t>Proceedings of the National Academy of Sciences</w:t>
      </w:r>
      <w:r w:rsidRPr="00907242">
        <w:rPr>
          <w:lang w:val="en-US"/>
          <w:rPrChange w:id="662" w:author="Raúl Contreras Martín" w:date="2026-07-09T13:26:00Z">
            <w:rPr>
              <w:lang w:val="es-ES_tradnl"/>
            </w:rPr>
          </w:rPrChange>
        </w:rPr>
        <w:t xml:space="preserve">, </w:t>
      </w:r>
      <w:r w:rsidRPr="00907242">
        <w:rPr>
          <w:i/>
          <w:iCs/>
          <w:lang w:val="en-US"/>
          <w:rPrChange w:id="663" w:author="Raúl Contreras Martín" w:date="2026-07-09T13:26:00Z">
            <w:rPr>
              <w:i/>
              <w:iCs/>
              <w:lang w:val="es-ES_tradnl"/>
            </w:rPr>
          </w:rPrChange>
        </w:rPr>
        <w:t>120</w:t>
      </w:r>
      <w:r w:rsidRPr="00907242">
        <w:rPr>
          <w:lang w:val="en-US"/>
          <w:rPrChange w:id="664" w:author="Raúl Contreras Martín" w:date="2026-07-09T13:26:00Z">
            <w:rPr>
              <w:lang w:val="es-ES_tradnl"/>
            </w:rPr>
          </w:rPrChange>
        </w:rPr>
        <w:t>(21), e2216573120. https://doi.org/10.1073/pnas.2216573120</w:t>
      </w:r>
    </w:p>
    <w:p w14:paraId="5A8D308A" w14:textId="77777777" w:rsidR="00907242" w:rsidRPr="00907242" w:rsidRDefault="00907242" w:rsidP="00907242">
      <w:pPr>
        <w:pStyle w:val="Bibliografa"/>
        <w:rPr>
          <w:lang w:val="en-US"/>
          <w:rPrChange w:id="665" w:author="Raúl Contreras Martín" w:date="2026-07-09T13:26:00Z">
            <w:rPr>
              <w:lang w:val="es-ES_tradnl"/>
            </w:rPr>
          </w:rPrChange>
        </w:rPr>
      </w:pPr>
      <w:r w:rsidRPr="00907242">
        <w:rPr>
          <w:lang w:val="en-US"/>
          <w:rPrChange w:id="666" w:author="Raúl Contreras Martín" w:date="2026-07-09T13:26:00Z">
            <w:rPr>
              <w:lang w:val="es-ES_tradnl"/>
            </w:rPr>
          </w:rPrChange>
        </w:rPr>
        <w:t xml:space="preserve">Rosenberg, K. V., Dokter, A. M., Blancher, P. J., Sauer, J. R., Smith, A. C., Smith, P. A., Stanton, J. C., Panjabi, A., Helft, L., Parr, M., &amp; Marra, P. P. (2019). Decline of the North American avifauna. </w:t>
      </w:r>
      <w:r w:rsidRPr="00907242">
        <w:rPr>
          <w:i/>
          <w:iCs/>
          <w:lang w:val="en-US"/>
          <w:rPrChange w:id="667" w:author="Raúl Contreras Martín" w:date="2026-07-09T13:26:00Z">
            <w:rPr>
              <w:i/>
              <w:iCs/>
              <w:lang w:val="es-ES_tradnl"/>
            </w:rPr>
          </w:rPrChange>
        </w:rPr>
        <w:t>Science</w:t>
      </w:r>
      <w:r w:rsidRPr="00907242">
        <w:rPr>
          <w:lang w:val="en-US"/>
          <w:rPrChange w:id="668" w:author="Raúl Contreras Martín" w:date="2026-07-09T13:26:00Z">
            <w:rPr>
              <w:lang w:val="es-ES_tradnl"/>
            </w:rPr>
          </w:rPrChange>
        </w:rPr>
        <w:t xml:space="preserve">, </w:t>
      </w:r>
      <w:r w:rsidRPr="00907242">
        <w:rPr>
          <w:i/>
          <w:iCs/>
          <w:lang w:val="en-US"/>
          <w:rPrChange w:id="669" w:author="Raúl Contreras Martín" w:date="2026-07-09T13:26:00Z">
            <w:rPr>
              <w:i/>
              <w:iCs/>
              <w:lang w:val="es-ES_tradnl"/>
            </w:rPr>
          </w:rPrChange>
        </w:rPr>
        <w:t>366</w:t>
      </w:r>
      <w:r w:rsidRPr="00907242">
        <w:rPr>
          <w:lang w:val="en-US"/>
          <w:rPrChange w:id="670" w:author="Raúl Contreras Martín" w:date="2026-07-09T13:26:00Z">
            <w:rPr>
              <w:lang w:val="es-ES_tradnl"/>
            </w:rPr>
          </w:rPrChange>
        </w:rPr>
        <w:t>(6461), 120–124. https://doi.org/10.1126/science.aaw1313</w:t>
      </w:r>
    </w:p>
    <w:p w14:paraId="758BFAAB" w14:textId="77777777" w:rsidR="00907242" w:rsidRPr="00907242" w:rsidRDefault="00907242" w:rsidP="00907242">
      <w:pPr>
        <w:pStyle w:val="Bibliografa"/>
        <w:rPr>
          <w:lang w:val="es-ES_tradnl"/>
        </w:rPr>
      </w:pPr>
      <w:r w:rsidRPr="00907242">
        <w:rPr>
          <w:lang w:val="en-US"/>
          <w:rPrChange w:id="671" w:author="Raúl Contreras Martín" w:date="2026-07-09T13:26:00Z">
            <w:rPr>
              <w:lang w:val="es-ES_tradnl"/>
            </w:rPr>
          </w:rPrChange>
        </w:rPr>
        <w:t xml:space="preserve">Royle, J. A., &amp; Kéry, M. (2007). A Bayesian state-space formulation of dynamic occupancy models. </w:t>
      </w:r>
      <w:r w:rsidRPr="00907242">
        <w:rPr>
          <w:i/>
          <w:iCs/>
          <w:lang w:val="es-ES_tradnl"/>
        </w:rPr>
        <w:t>Ecology</w:t>
      </w:r>
      <w:r w:rsidRPr="00907242">
        <w:rPr>
          <w:lang w:val="es-ES_tradnl"/>
        </w:rPr>
        <w:t xml:space="preserve">, </w:t>
      </w:r>
      <w:r w:rsidRPr="00907242">
        <w:rPr>
          <w:i/>
          <w:iCs/>
          <w:lang w:val="es-ES_tradnl"/>
        </w:rPr>
        <w:t>88</w:t>
      </w:r>
      <w:r w:rsidRPr="00907242">
        <w:rPr>
          <w:lang w:val="es-ES_tradnl"/>
        </w:rPr>
        <w:t>(7), 1813–1823.</w:t>
      </w:r>
    </w:p>
    <w:p w14:paraId="161C587A" w14:textId="77777777" w:rsidR="00907242" w:rsidRPr="00907242" w:rsidRDefault="00907242" w:rsidP="00907242">
      <w:pPr>
        <w:pStyle w:val="Bibliografa"/>
        <w:rPr>
          <w:lang w:val="en-US"/>
          <w:rPrChange w:id="672" w:author="Raúl Contreras Martín" w:date="2026-07-09T13:26:00Z">
            <w:rPr>
              <w:lang w:val="es-ES_tradnl"/>
            </w:rPr>
          </w:rPrChange>
        </w:rPr>
      </w:pPr>
      <w:r w:rsidRPr="00907242">
        <w:rPr>
          <w:lang w:val="es-ES_tradnl"/>
        </w:rPr>
        <w:t xml:space="preserve">Sanz-Pérez, A., Giralt, D., Robleño, I., Bota, G., Milleret, C., Mañosa, S., &amp; Sardà-Palomera, F. (2019). </w:t>
      </w:r>
      <w:r w:rsidRPr="00907242">
        <w:rPr>
          <w:lang w:val="en-US"/>
          <w:rPrChange w:id="673" w:author="Raúl Contreras Martín" w:date="2026-07-09T13:26:00Z">
            <w:rPr>
              <w:lang w:val="es-ES_tradnl"/>
            </w:rPr>
          </w:rPrChange>
        </w:rPr>
        <w:t xml:space="preserve">Fallow management increases habitat suitability for endangered steppe bird species through changes in vegetation structure. </w:t>
      </w:r>
      <w:r w:rsidRPr="00907242">
        <w:rPr>
          <w:i/>
          <w:iCs/>
          <w:lang w:val="en-US"/>
          <w:rPrChange w:id="674" w:author="Raúl Contreras Martín" w:date="2026-07-09T13:26:00Z">
            <w:rPr>
              <w:i/>
              <w:iCs/>
              <w:lang w:val="es-ES_tradnl"/>
            </w:rPr>
          </w:rPrChange>
        </w:rPr>
        <w:t>Journal of Applied Ecology</w:t>
      </w:r>
      <w:r w:rsidRPr="00907242">
        <w:rPr>
          <w:lang w:val="en-US"/>
          <w:rPrChange w:id="675" w:author="Raúl Contreras Martín" w:date="2026-07-09T13:26:00Z">
            <w:rPr>
              <w:lang w:val="es-ES_tradnl"/>
            </w:rPr>
          </w:rPrChange>
        </w:rPr>
        <w:t xml:space="preserve">, </w:t>
      </w:r>
      <w:r w:rsidRPr="00907242">
        <w:rPr>
          <w:i/>
          <w:iCs/>
          <w:lang w:val="en-US"/>
          <w:rPrChange w:id="676" w:author="Raúl Contreras Martín" w:date="2026-07-09T13:26:00Z">
            <w:rPr>
              <w:i/>
              <w:iCs/>
              <w:lang w:val="es-ES_tradnl"/>
            </w:rPr>
          </w:rPrChange>
        </w:rPr>
        <w:t>56</w:t>
      </w:r>
      <w:r w:rsidRPr="00907242">
        <w:rPr>
          <w:lang w:val="en-US"/>
          <w:rPrChange w:id="677" w:author="Raúl Contreras Martín" w:date="2026-07-09T13:26:00Z">
            <w:rPr>
              <w:lang w:val="es-ES_tradnl"/>
            </w:rPr>
          </w:rPrChange>
        </w:rPr>
        <w:t>(9), 2166–2175. https://doi.org/10.1111/1365-2664.13450</w:t>
      </w:r>
    </w:p>
    <w:p w14:paraId="587AF871" w14:textId="77777777" w:rsidR="00907242" w:rsidRPr="00907242" w:rsidRDefault="00907242" w:rsidP="00907242">
      <w:pPr>
        <w:pStyle w:val="Bibliografa"/>
        <w:rPr>
          <w:lang w:val="en-US"/>
          <w:rPrChange w:id="678" w:author="Raúl Contreras Martín" w:date="2026-07-09T13:26:00Z">
            <w:rPr>
              <w:lang w:val="es-ES_tradnl"/>
            </w:rPr>
          </w:rPrChange>
        </w:rPr>
      </w:pPr>
      <w:r w:rsidRPr="00907242">
        <w:rPr>
          <w:lang w:val="en-US"/>
          <w:rPrChange w:id="679" w:author="Raúl Contreras Martín" w:date="2026-07-09T13:26:00Z">
            <w:rPr>
              <w:lang w:val="es-ES_tradnl"/>
            </w:rPr>
          </w:rPrChange>
        </w:rPr>
        <w:lastRenderedPageBreak/>
        <w:t xml:space="preserve">Sanz-Pérez, A., Sardà-Palomera, F., Bota, G., Sollmann, R., Pou, N., &amp; Giralt, D. (2021). The potential of fallow management to promote steppe bird conservation within the next EU Common Agricultural Policy reform. </w:t>
      </w:r>
      <w:r w:rsidRPr="00907242">
        <w:rPr>
          <w:i/>
          <w:iCs/>
          <w:lang w:val="en-US"/>
          <w:rPrChange w:id="680" w:author="Raúl Contreras Martín" w:date="2026-07-09T13:26:00Z">
            <w:rPr>
              <w:i/>
              <w:iCs/>
              <w:lang w:val="es-ES_tradnl"/>
            </w:rPr>
          </w:rPrChange>
        </w:rPr>
        <w:t>Journal of Applied Ecology</w:t>
      </w:r>
      <w:r w:rsidRPr="00907242">
        <w:rPr>
          <w:lang w:val="en-US"/>
          <w:rPrChange w:id="681" w:author="Raúl Contreras Martín" w:date="2026-07-09T13:26:00Z">
            <w:rPr>
              <w:lang w:val="es-ES_tradnl"/>
            </w:rPr>
          </w:rPrChange>
        </w:rPr>
        <w:t xml:space="preserve">, </w:t>
      </w:r>
      <w:r w:rsidRPr="00907242">
        <w:rPr>
          <w:i/>
          <w:iCs/>
          <w:lang w:val="en-US"/>
          <w:rPrChange w:id="682" w:author="Raúl Contreras Martín" w:date="2026-07-09T13:26:00Z">
            <w:rPr>
              <w:i/>
              <w:iCs/>
              <w:lang w:val="es-ES_tradnl"/>
            </w:rPr>
          </w:rPrChange>
        </w:rPr>
        <w:t>58</w:t>
      </w:r>
      <w:r w:rsidRPr="00907242">
        <w:rPr>
          <w:lang w:val="en-US"/>
          <w:rPrChange w:id="683" w:author="Raúl Contreras Martín" w:date="2026-07-09T13:26:00Z">
            <w:rPr>
              <w:lang w:val="es-ES_tradnl"/>
            </w:rPr>
          </w:rPrChange>
        </w:rPr>
        <w:t>(7), 1545–1556. https://doi.org/10.1111/1365-2664.13902</w:t>
      </w:r>
    </w:p>
    <w:p w14:paraId="0099E2C4" w14:textId="77777777" w:rsidR="00907242" w:rsidRPr="00907242" w:rsidRDefault="00907242" w:rsidP="00907242">
      <w:pPr>
        <w:pStyle w:val="Bibliografa"/>
        <w:rPr>
          <w:lang w:val="en-US"/>
          <w:rPrChange w:id="684" w:author="Raúl Contreras Martín" w:date="2026-07-09T13:26:00Z">
            <w:rPr>
              <w:lang w:val="es-ES_tradnl"/>
            </w:rPr>
          </w:rPrChange>
        </w:rPr>
      </w:pPr>
      <w:r w:rsidRPr="00907242">
        <w:rPr>
          <w:lang w:val="en-US"/>
          <w:rPrChange w:id="685" w:author="Raúl Contreras Martín" w:date="2026-07-09T13:26:00Z">
            <w:rPr>
              <w:lang w:val="es-ES_tradnl"/>
            </w:rPr>
          </w:rPrChange>
        </w:rPr>
        <w:t xml:space="preserve">Sanz-Pérez, A., Tarjuelo, R., Giralt, D., Sardà-Palomera, F., Mougeot, F., Santisteban, C., Pérez, M., &amp; Bota, G. (2022). High-resolution tracking data highlight the importance of fallow land during a seasonal habitat bottleneck for a steppe-land specialist. </w:t>
      </w:r>
      <w:r w:rsidRPr="00907242">
        <w:rPr>
          <w:i/>
          <w:iCs/>
          <w:lang w:val="en-US"/>
          <w:rPrChange w:id="686" w:author="Raúl Contreras Martín" w:date="2026-07-09T13:26:00Z">
            <w:rPr>
              <w:i/>
              <w:iCs/>
              <w:lang w:val="es-ES_tradnl"/>
            </w:rPr>
          </w:rPrChange>
        </w:rPr>
        <w:t>Agriculture, Ecosystems &amp; Environment</w:t>
      </w:r>
      <w:r w:rsidRPr="00907242">
        <w:rPr>
          <w:lang w:val="en-US"/>
          <w:rPrChange w:id="687" w:author="Raúl Contreras Martín" w:date="2026-07-09T13:26:00Z">
            <w:rPr>
              <w:lang w:val="es-ES_tradnl"/>
            </w:rPr>
          </w:rPrChange>
        </w:rPr>
        <w:t xml:space="preserve">, </w:t>
      </w:r>
      <w:r w:rsidRPr="00907242">
        <w:rPr>
          <w:i/>
          <w:iCs/>
          <w:lang w:val="en-US"/>
          <w:rPrChange w:id="688" w:author="Raúl Contreras Martín" w:date="2026-07-09T13:26:00Z">
            <w:rPr>
              <w:i/>
              <w:iCs/>
              <w:lang w:val="es-ES_tradnl"/>
            </w:rPr>
          </w:rPrChange>
        </w:rPr>
        <w:t>340</w:t>
      </w:r>
      <w:r w:rsidRPr="00907242">
        <w:rPr>
          <w:lang w:val="en-US"/>
          <w:rPrChange w:id="689" w:author="Raúl Contreras Martín" w:date="2026-07-09T13:26:00Z">
            <w:rPr>
              <w:lang w:val="es-ES_tradnl"/>
            </w:rPr>
          </w:rPrChange>
        </w:rPr>
        <w:t>, 108162. https://doi.org/10.1016/j.agee.2022.108162</w:t>
      </w:r>
    </w:p>
    <w:p w14:paraId="2A9D3945" w14:textId="77777777" w:rsidR="00907242" w:rsidRPr="00907242" w:rsidRDefault="00907242" w:rsidP="00907242">
      <w:pPr>
        <w:pStyle w:val="Bibliografa"/>
        <w:rPr>
          <w:lang w:val="es-ES_tradnl"/>
        </w:rPr>
      </w:pPr>
      <w:r w:rsidRPr="00907242">
        <w:rPr>
          <w:lang w:val="en-US"/>
          <w:rPrChange w:id="690" w:author="Raúl Contreras Martín" w:date="2026-07-09T13:26:00Z">
            <w:rPr>
              <w:lang w:val="es-ES_tradnl"/>
            </w:rPr>
          </w:rPrChange>
        </w:rPr>
        <w:t xml:space="preserve">Schmidt, B. R., Cruickshank, S. S., Bühler, C., &amp; Bergamini, A. (2023). Observers are a key source of detection heterogeneity and biased occupancy estimates in species monitoring. </w:t>
      </w:r>
      <w:r w:rsidRPr="00907242">
        <w:rPr>
          <w:i/>
          <w:iCs/>
          <w:lang w:val="es-ES_tradnl"/>
        </w:rPr>
        <w:t>Biological Conservation</w:t>
      </w:r>
      <w:r w:rsidRPr="00907242">
        <w:rPr>
          <w:lang w:val="es-ES_tradnl"/>
        </w:rPr>
        <w:t xml:space="preserve">, </w:t>
      </w:r>
      <w:r w:rsidRPr="00907242">
        <w:rPr>
          <w:i/>
          <w:iCs/>
          <w:lang w:val="es-ES_tradnl"/>
        </w:rPr>
        <w:t>283</w:t>
      </w:r>
      <w:r w:rsidRPr="00907242">
        <w:rPr>
          <w:lang w:val="es-ES_tradnl"/>
        </w:rPr>
        <w:t>, 110102. https://doi.org/10.1016/j.biocon.2023.110102</w:t>
      </w:r>
    </w:p>
    <w:p w14:paraId="6CAACB28" w14:textId="77777777" w:rsidR="00907242" w:rsidRPr="00907242" w:rsidRDefault="00907242" w:rsidP="00907242">
      <w:pPr>
        <w:pStyle w:val="Bibliografa"/>
        <w:rPr>
          <w:lang w:val="es-ES_tradnl"/>
        </w:rPr>
      </w:pPr>
      <w:r w:rsidRPr="00907242">
        <w:rPr>
          <w:lang w:val="es-ES_tradnl"/>
        </w:rPr>
        <w:t xml:space="preserve">SEO/BirdLife. (2022). </w:t>
      </w:r>
      <w:r w:rsidRPr="00907242">
        <w:rPr>
          <w:i/>
          <w:iCs/>
          <w:lang w:val="es-ES_tradnl"/>
        </w:rPr>
        <w:t>III Atlas de aves en época de reproducción en España</w:t>
      </w:r>
      <w:r w:rsidRPr="00907242">
        <w:rPr>
          <w:lang w:val="es-ES_tradnl"/>
        </w:rPr>
        <w:t xml:space="preserve"> (B. Molina, A. Nebreda, A. R. Muñoz, J. Seoane, R. Real, J. Bustamante, &amp; J. C. Del Moral, Eds.). SEO/BirdLife. https://atlasaves.seo.org/</w:t>
      </w:r>
    </w:p>
    <w:p w14:paraId="6F40A09F" w14:textId="77777777" w:rsidR="00907242" w:rsidRPr="00907242" w:rsidRDefault="00907242" w:rsidP="00907242">
      <w:pPr>
        <w:pStyle w:val="Bibliografa"/>
        <w:rPr>
          <w:lang w:val="en-US"/>
          <w:rPrChange w:id="691" w:author="Raúl Contreras Martín" w:date="2026-07-09T13:26:00Z">
            <w:rPr>
              <w:lang w:val="es-ES_tradnl"/>
            </w:rPr>
          </w:rPrChange>
        </w:rPr>
      </w:pPr>
      <w:r w:rsidRPr="00907242">
        <w:rPr>
          <w:lang w:val="es-ES_tradnl"/>
        </w:rPr>
        <w:t xml:space="preserve">Serrano, D., Margalida, A., Pérez-García, J. M., Juste, J., Traba, J., Valera, F., Carrete, M., Aihartza, J., Real, J., Mañosa, S., Flaquer, C., Garin, I., Morales, M. B., Alcalde, J. T., Arroyo, B., Sánchez-Zapata, J. A., Blanco, G., Negro, J. J., Tella, J. L., … </w:t>
      </w:r>
      <w:r w:rsidRPr="00907242">
        <w:rPr>
          <w:lang w:val="en-US"/>
          <w:rPrChange w:id="692" w:author="Raúl Contreras Martín" w:date="2026-07-09T13:26:00Z">
            <w:rPr>
              <w:lang w:val="es-ES_tradnl"/>
            </w:rPr>
          </w:rPrChange>
        </w:rPr>
        <w:t xml:space="preserve">Donázar, J. A. (2020). Renewables in Spain threaten biodiversity. </w:t>
      </w:r>
      <w:r w:rsidRPr="00907242">
        <w:rPr>
          <w:i/>
          <w:iCs/>
          <w:lang w:val="en-US"/>
          <w:rPrChange w:id="693" w:author="Raúl Contreras Martín" w:date="2026-07-09T13:26:00Z">
            <w:rPr>
              <w:i/>
              <w:iCs/>
              <w:lang w:val="es-ES_tradnl"/>
            </w:rPr>
          </w:rPrChange>
        </w:rPr>
        <w:t>Science</w:t>
      </w:r>
      <w:r w:rsidRPr="00907242">
        <w:rPr>
          <w:lang w:val="en-US"/>
          <w:rPrChange w:id="694" w:author="Raúl Contreras Martín" w:date="2026-07-09T13:26:00Z">
            <w:rPr>
              <w:lang w:val="es-ES_tradnl"/>
            </w:rPr>
          </w:rPrChange>
        </w:rPr>
        <w:t xml:space="preserve">, </w:t>
      </w:r>
      <w:r w:rsidRPr="00907242">
        <w:rPr>
          <w:i/>
          <w:iCs/>
          <w:lang w:val="en-US"/>
          <w:rPrChange w:id="695" w:author="Raúl Contreras Martín" w:date="2026-07-09T13:26:00Z">
            <w:rPr>
              <w:i/>
              <w:iCs/>
              <w:lang w:val="es-ES_tradnl"/>
            </w:rPr>
          </w:rPrChange>
        </w:rPr>
        <w:t>370</w:t>
      </w:r>
      <w:r w:rsidRPr="00907242">
        <w:rPr>
          <w:lang w:val="en-US"/>
          <w:rPrChange w:id="696" w:author="Raúl Contreras Martín" w:date="2026-07-09T13:26:00Z">
            <w:rPr>
              <w:lang w:val="es-ES_tradnl"/>
            </w:rPr>
          </w:rPrChange>
        </w:rPr>
        <w:t>(6522), 1282–1283. https://doi.org/10.1126/science.abf6509</w:t>
      </w:r>
    </w:p>
    <w:p w14:paraId="1D5EE92D" w14:textId="77777777" w:rsidR="00907242" w:rsidRPr="00907242" w:rsidRDefault="00907242" w:rsidP="00907242">
      <w:pPr>
        <w:pStyle w:val="Bibliografa"/>
        <w:rPr>
          <w:lang w:val="en-US"/>
          <w:rPrChange w:id="697" w:author="Raúl Contreras Martín" w:date="2026-07-09T13:26:00Z">
            <w:rPr>
              <w:lang w:val="es-ES_tradnl"/>
            </w:rPr>
          </w:rPrChange>
        </w:rPr>
      </w:pPr>
      <w:r w:rsidRPr="00907242">
        <w:rPr>
          <w:lang w:val="es-ES_tradnl"/>
        </w:rPr>
        <w:t xml:space="preserve">Silva, J. P., Marques, A. T., Carrapato, C., Machado, R., Alcazar, R., Delgado, A., Godinho, C., Elias, G., &amp; Gameiro, J. (2023). </w:t>
      </w:r>
      <w:r w:rsidRPr="00907242">
        <w:rPr>
          <w:lang w:val="en-US"/>
          <w:rPrChange w:id="698" w:author="Raúl Contreras Martín" w:date="2026-07-09T13:26:00Z">
            <w:rPr>
              <w:lang w:val="es-ES_tradnl"/>
            </w:rPr>
          </w:rPrChange>
        </w:rPr>
        <w:t xml:space="preserve">A nationwide collapse of a priority grassland bird related to livestock conversion and intensification. </w:t>
      </w:r>
      <w:r w:rsidRPr="00907242">
        <w:rPr>
          <w:i/>
          <w:iCs/>
          <w:lang w:val="en-US"/>
          <w:rPrChange w:id="699" w:author="Raúl Contreras Martín" w:date="2026-07-09T13:26:00Z">
            <w:rPr>
              <w:i/>
              <w:iCs/>
              <w:lang w:val="es-ES_tradnl"/>
            </w:rPr>
          </w:rPrChange>
        </w:rPr>
        <w:t>Scientific Reports</w:t>
      </w:r>
      <w:r w:rsidRPr="00907242">
        <w:rPr>
          <w:lang w:val="en-US"/>
          <w:rPrChange w:id="700" w:author="Raúl Contreras Martín" w:date="2026-07-09T13:26:00Z">
            <w:rPr>
              <w:lang w:val="es-ES_tradnl"/>
            </w:rPr>
          </w:rPrChange>
        </w:rPr>
        <w:t xml:space="preserve">, </w:t>
      </w:r>
      <w:r w:rsidRPr="00907242">
        <w:rPr>
          <w:i/>
          <w:iCs/>
          <w:lang w:val="en-US"/>
          <w:rPrChange w:id="701" w:author="Raúl Contreras Martín" w:date="2026-07-09T13:26:00Z">
            <w:rPr>
              <w:i/>
              <w:iCs/>
              <w:lang w:val="es-ES_tradnl"/>
            </w:rPr>
          </w:rPrChange>
        </w:rPr>
        <w:t>13</w:t>
      </w:r>
      <w:r w:rsidRPr="00907242">
        <w:rPr>
          <w:lang w:val="en-US"/>
          <w:rPrChange w:id="702" w:author="Raúl Contreras Martín" w:date="2026-07-09T13:26:00Z">
            <w:rPr>
              <w:lang w:val="es-ES_tradnl"/>
            </w:rPr>
          </w:rPrChange>
        </w:rPr>
        <w:t>(1), 10005. https://doi.org/10.1038/s41598-023-36751-8</w:t>
      </w:r>
    </w:p>
    <w:p w14:paraId="5D242F19" w14:textId="77777777" w:rsidR="00907242" w:rsidRPr="00907242" w:rsidRDefault="00907242" w:rsidP="00907242">
      <w:pPr>
        <w:pStyle w:val="Bibliografa"/>
        <w:rPr>
          <w:lang w:val="en-US"/>
          <w:rPrChange w:id="703" w:author="Raúl Contreras Martín" w:date="2026-07-09T13:26:00Z">
            <w:rPr>
              <w:lang w:val="es-ES_tradnl"/>
            </w:rPr>
          </w:rPrChange>
        </w:rPr>
      </w:pPr>
      <w:r w:rsidRPr="00907242">
        <w:rPr>
          <w:lang w:val="en-US"/>
          <w:rPrChange w:id="704" w:author="Raúl Contreras Martín" w:date="2026-07-09T13:26:00Z">
            <w:rPr>
              <w:lang w:val="es-ES_tradnl"/>
            </w:rPr>
          </w:rPrChange>
        </w:rPr>
        <w:lastRenderedPageBreak/>
        <w:t xml:space="preserve">Sullivan, B. L., Wood, C. L., Iliff, M. J., Bonney, R. E., Fink, D., &amp; Kelling, S. (2009). eBird: A citizen-based bird observation network in the biological sciences. </w:t>
      </w:r>
      <w:r w:rsidRPr="00907242">
        <w:rPr>
          <w:i/>
          <w:iCs/>
          <w:lang w:val="en-US"/>
          <w:rPrChange w:id="705" w:author="Raúl Contreras Martín" w:date="2026-07-09T13:26:00Z">
            <w:rPr>
              <w:i/>
              <w:iCs/>
              <w:lang w:val="es-ES_tradnl"/>
            </w:rPr>
          </w:rPrChange>
        </w:rPr>
        <w:t>Biological Conservation</w:t>
      </w:r>
      <w:r w:rsidRPr="00907242">
        <w:rPr>
          <w:lang w:val="en-US"/>
          <w:rPrChange w:id="706" w:author="Raúl Contreras Martín" w:date="2026-07-09T13:26:00Z">
            <w:rPr>
              <w:lang w:val="es-ES_tradnl"/>
            </w:rPr>
          </w:rPrChange>
        </w:rPr>
        <w:t xml:space="preserve">, </w:t>
      </w:r>
      <w:r w:rsidRPr="00907242">
        <w:rPr>
          <w:i/>
          <w:iCs/>
          <w:lang w:val="en-US"/>
          <w:rPrChange w:id="707" w:author="Raúl Contreras Martín" w:date="2026-07-09T13:26:00Z">
            <w:rPr>
              <w:i/>
              <w:iCs/>
              <w:lang w:val="es-ES_tradnl"/>
            </w:rPr>
          </w:rPrChange>
        </w:rPr>
        <w:t>142</w:t>
      </w:r>
      <w:r w:rsidRPr="00907242">
        <w:rPr>
          <w:lang w:val="en-US"/>
          <w:rPrChange w:id="708" w:author="Raúl Contreras Martín" w:date="2026-07-09T13:26:00Z">
            <w:rPr>
              <w:lang w:val="es-ES_tradnl"/>
            </w:rPr>
          </w:rPrChange>
        </w:rPr>
        <w:t>(10), 2282–2292. https://doi.org/10.1016/j.biocon.2009.05.006</w:t>
      </w:r>
    </w:p>
    <w:p w14:paraId="502FC46C" w14:textId="77777777" w:rsidR="00907242" w:rsidRPr="00907242" w:rsidRDefault="00907242" w:rsidP="00907242">
      <w:pPr>
        <w:pStyle w:val="Bibliografa"/>
        <w:rPr>
          <w:lang w:val="es-ES_tradnl"/>
        </w:rPr>
      </w:pPr>
      <w:r w:rsidRPr="00907242">
        <w:rPr>
          <w:lang w:val="en-US"/>
          <w:rPrChange w:id="709" w:author="Raúl Contreras Martín" w:date="2026-07-09T13:26:00Z">
            <w:rPr>
              <w:lang w:val="es-ES_tradnl"/>
            </w:rPr>
          </w:rPrChange>
        </w:rPr>
        <w:t xml:space="preserve">Tilman, D. (1994). Competition and Biodiversity in Spatially Structured Habitats. </w:t>
      </w:r>
      <w:r w:rsidRPr="00907242">
        <w:rPr>
          <w:i/>
          <w:iCs/>
          <w:lang w:val="es-ES_tradnl"/>
        </w:rPr>
        <w:t>Ecology</w:t>
      </w:r>
      <w:r w:rsidRPr="00907242">
        <w:rPr>
          <w:lang w:val="es-ES_tradnl"/>
        </w:rPr>
        <w:t xml:space="preserve">, </w:t>
      </w:r>
      <w:r w:rsidRPr="00907242">
        <w:rPr>
          <w:i/>
          <w:iCs/>
          <w:lang w:val="es-ES_tradnl"/>
        </w:rPr>
        <w:t>75</w:t>
      </w:r>
      <w:r w:rsidRPr="00907242">
        <w:rPr>
          <w:lang w:val="es-ES_tradnl"/>
        </w:rPr>
        <w:t>(1), 2–16. https://doi.org/10.2307/1939377</w:t>
      </w:r>
    </w:p>
    <w:p w14:paraId="538F441E" w14:textId="77777777" w:rsidR="00907242" w:rsidRPr="00907242" w:rsidRDefault="00907242" w:rsidP="00907242">
      <w:pPr>
        <w:pStyle w:val="Bibliografa"/>
        <w:rPr>
          <w:lang w:val="en-US"/>
          <w:rPrChange w:id="710" w:author="Raúl Contreras Martín" w:date="2026-07-09T13:26:00Z">
            <w:rPr>
              <w:lang w:val="es-ES_tradnl"/>
            </w:rPr>
          </w:rPrChange>
        </w:rPr>
      </w:pPr>
      <w:r w:rsidRPr="00907242">
        <w:rPr>
          <w:lang w:val="es-ES_tradnl"/>
        </w:rPr>
        <w:t xml:space="preserve">Toledo-Lima, G. S., Macario, P., Lyra-Neves, R. M., Telino-Júnior, W. R., &amp; Pichorim, M. (2020). </w:t>
      </w:r>
      <w:r w:rsidRPr="00907242">
        <w:rPr>
          <w:lang w:val="en-US"/>
          <w:rPrChange w:id="711" w:author="Raúl Contreras Martín" w:date="2026-07-09T13:26:00Z">
            <w:rPr>
              <w:lang w:val="es-ES_tradnl"/>
            </w:rPr>
          </w:rPrChange>
        </w:rPr>
        <w:t xml:space="preserve">Local extinctions exceed colonization rates in a bird community during dry years in the Brazilian Caatinga. </w:t>
      </w:r>
      <w:r w:rsidRPr="00907242">
        <w:rPr>
          <w:i/>
          <w:iCs/>
          <w:lang w:val="en-US"/>
          <w:rPrChange w:id="712" w:author="Raúl Contreras Martín" w:date="2026-07-09T13:26:00Z">
            <w:rPr>
              <w:i/>
              <w:iCs/>
              <w:lang w:val="es-ES_tradnl"/>
            </w:rPr>
          </w:rPrChange>
        </w:rPr>
        <w:t>Ornithology Research</w:t>
      </w:r>
      <w:r w:rsidRPr="00907242">
        <w:rPr>
          <w:lang w:val="en-US"/>
          <w:rPrChange w:id="713" w:author="Raúl Contreras Martín" w:date="2026-07-09T13:26:00Z">
            <w:rPr>
              <w:lang w:val="es-ES_tradnl"/>
            </w:rPr>
          </w:rPrChange>
        </w:rPr>
        <w:t xml:space="preserve">, </w:t>
      </w:r>
      <w:r w:rsidRPr="00907242">
        <w:rPr>
          <w:i/>
          <w:iCs/>
          <w:lang w:val="en-US"/>
          <w:rPrChange w:id="714" w:author="Raúl Contreras Martín" w:date="2026-07-09T13:26:00Z">
            <w:rPr>
              <w:i/>
              <w:iCs/>
              <w:lang w:val="es-ES_tradnl"/>
            </w:rPr>
          </w:rPrChange>
        </w:rPr>
        <w:t>28</w:t>
      </w:r>
      <w:r w:rsidRPr="00907242">
        <w:rPr>
          <w:lang w:val="en-US"/>
          <w:rPrChange w:id="715" w:author="Raúl Contreras Martín" w:date="2026-07-09T13:26:00Z">
            <w:rPr>
              <w:lang w:val="es-ES_tradnl"/>
            </w:rPr>
          </w:rPrChange>
        </w:rPr>
        <w:t>, 65–77. https://doi.org/10.1007/s43388-020-00016-z</w:t>
      </w:r>
    </w:p>
    <w:p w14:paraId="3A35076B" w14:textId="77777777" w:rsidR="00907242" w:rsidRPr="00907242" w:rsidRDefault="00907242" w:rsidP="00907242">
      <w:pPr>
        <w:pStyle w:val="Bibliografa"/>
        <w:rPr>
          <w:lang w:val="en-US"/>
          <w:rPrChange w:id="716" w:author="Raúl Contreras Martín" w:date="2026-07-09T13:26:00Z">
            <w:rPr>
              <w:lang w:val="es-ES_tradnl"/>
            </w:rPr>
          </w:rPrChange>
        </w:rPr>
      </w:pPr>
      <w:r w:rsidRPr="00907242">
        <w:rPr>
          <w:lang w:val="en-US"/>
          <w:rPrChange w:id="717" w:author="Raúl Contreras Martín" w:date="2026-07-09T13:26:00Z">
            <w:rPr>
              <w:lang w:val="es-ES_tradnl"/>
            </w:rPr>
          </w:rPrChange>
        </w:rPr>
        <w:t xml:space="preserve">Traba, J., &amp; Morales, M. B. (2019). The decline of farmland birds in Spain is strongly associated to the loss of fallowland. </w:t>
      </w:r>
      <w:r w:rsidRPr="00907242">
        <w:rPr>
          <w:i/>
          <w:iCs/>
          <w:lang w:val="en-US"/>
          <w:rPrChange w:id="718" w:author="Raúl Contreras Martín" w:date="2026-07-09T13:26:00Z">
            <w:rPr>
              <w:i/>
              <w:iCs/>
              <w:lang w:val="es-ES_tradnl"/>
            </w:rPr>
          </w:rPrChange>
        </w:rPr>
        <w:t>Scientific Reports</w:t>
      </w:r>
      <w:r w:rsidRPr="00907242">
        <w:rPr>
          <w:lang w:val="en-US"/>
          <w:rPrChange w:id="719" w:author="Raúl Contreras Martín" w:date="2026-07-09T13:26:00Z">
            <w:rPr>
              <w:lang w:val="es-ES_tradnl"/>
            </w:rPr>
          </w:rPrChange>
        </w:rPr>
        <w:t xml:space="preserve">, </w:t>
      </w:r>
      <w:r w:rsidRPr="00907242">
        <w:rPr>
          <w:i/>
          <w:iCs/>
          <w:lang w:val="en-US"/>
          <w:rPrChange w:id="720" w:author="Raúl Contreras Martín" w:date="2026-07-09T13:26:00Z">
            <w:rPr>
              <w:i/>
              <w:iCs/>
              <w:lang w:val="es-ES_tradnl"/>
            </w:rPr>
          </w:rPrChange>
        </w:rPr>
        <w:t>9</w:t>
      </w:r>
      <w:r w:rsidRPr="00907242">
        <w:rPr>
          <w:lang w:val="en-US"/>
          <w:rPrChange w:id="721" w:author="Raúl Contreras Martín" w:date="2026-07-09T13:26:00Z">
            <w:rPr>
              <w:lang w:val="es-ES_tradnl"/>
            </w:rPr>
          </w:rPrChange>
        </w:rPr>
        <w:t>(1), 9473. https://doi.org/10.1038/s41598-019-45854-0</w:t>
      </w:r>
    </w:p>
    <w:p w14:paraId="1F6A6984" w14:textId="77777777" w:rsidR="00907242" w:rsidRPr="00907242" w:rsidRDefault="00907242" w:rsidP="00907242">
      <w:pPr>
        <w:pStyle w:val="Bibliografa"/>
        <w:rPr>
          <w:lang w:val="es-ES_tradnl"/>
        </w:rPr>
      </w:pPr>
      <w:r w:rsidRPr="00907242">
        <w:rPr>
          <w:lang w:val="en-US"/>
          <w:rPrChange w:id="722" w:author="Raúl Contreras Martín" w:date="2026-07-09T13:26:00Z">
            <w:rPr>
              <w:lang w:val="es-ES_tradnl"/>
            </w:rPr>
          </w:rPrChange>
        </w:rPr>
        <w:t xml:space="preserve">Traba, J., &amp; Pérez-Granados, C. (2022). Extensive sheep grazing is associated with trends in steppe birds in Spain: Recommendations for the Common Agricultural Policy. </w:t>
      </w:r>
      <w:r w:rsidRPr="00907242">
        <w:rPr>
          <w:i/>
          <w:iCs/>
          <w:lang w:val="es-ES_tradnl"/>
        </w:rPr>
        <w:t>PeerJ</w:t>
      </w:r>
      <w:r w:rsidRPr="00907242">
        <w:rPr>
          <w:lang w:val="es-ES_tradnl"/>
        </w:rPr>
        <w:t xml:space="preserve">, </w:t>
      </w:r>
      <w:r w:rsidRPr="00907242">
        <w:rPr>
          <w:i/>
          <w:iCs/>
          <w:lang w:val="es-ES_tradnl"/>
        </w:rPr>
        <w:t>10</w:t>
      </w:r>
      <w:r w:rsidRPr="00907242">
        <w:rPr>
          <w:lang w:val="es-ES_tradnl"/>
        </w:rPr>
        <w:t>, e12870.</w:t>
      </w:r>
    </w:p>
    <w:p w14:paraId="505EB808" w14:textId="77777777" w:rsidR="00907242" w:rsidRPr="00907242" w:rsidRDefault="00907242" w:rsidP="00907242">
      <w:pPr>
        <w:pStyle w:val="Bibliografa"/>
        <w:rPr>
          <w:lang w:val="en-US"/>
          <w:rPrChange w:id="723" w:author="Raúl Contreras Martín" w:date="2026-07-09T13:26:00Z">
            <w:rPr>
              <w:lang w:val="es-ES_tradnl"/>
            </w:rPr>
          </w:rPrChange>
        </w:rPr>
      </w:pPr>
      <w:r w:rsidRPr="00907242">
        <w:rPr>
          <w:lang w:val="es-ES_tradnl"/>
        </w:rPr>
        <w:t>Valavi, R., Elith, J., Lahoz</w:t>
      </w:r>
      <w:r w:rsidRPr="00907242">
        <w:rPr>
          <w:rFonts w:ascii="Cambria Math" w:hAnsi="Cambria Math" w:cs="Cambria Math"/>
          <w:lang w:val="es-ES_tradnl"/>
        </w:rPr>
        <w:t>‐</w:t>
      </w:r>
      <w:r w:rsidRPr="00907242">
        <w:rPr>
          <w:lang w:val="es-ES_tradnl"/>
        </w:rPr>
        <w:t>Monfort, J. J., &amp; Guillera</w:t>
      </w:r>
      <w:r w:rsidRPr="00907242">
        <w:rPr>
          <w:rFonts w:ascii="Cambria Math" w:hAnsi="Cambria Math" w:cs="Cambria Math"/>
          <w:lang w:val="es-ES_tradnl"/>
        </w:rPr>
        <w:t>‐</w:t>
      </w:r>
      <w:r w:rsidRPr="00907242">
        <w:rPr>
          <w:lang w:val="es-ES_tradnl"/>
        </w:rPr>
        <w:t xml:space="preserve">Arroita, G. (2019). </w:t>
      </w:r>
      <w:r w:rsidRPr="00907242">
        <w:rPr>
          <w:lang w:val="en-US"/>
          <w:rPrChange w:id="724" w:author="Raúl Contreras Martín" w:date="2026-07-09T13:26:00Z">
            <w:rPr>
              <w:lang w:val="es-ES_tradnl"/>
            </w:rPr>
          </w:rPrChange>
        </w:rPr>
        <w:t xml:space="preserve">Block CV : An r package for generating spatially or environmentally separated folds for k </w:t>
      </w:r>
      <w:r w:rsidRPr="00907242">
        <w:rPr>
          <w:rFonts w:ascii="Cambria Math" w:hAnsi="Cambria Math" w:cs="Cambria Math"/>
          <w:lang w:val="en-US"/>
          <w:rPrChange w:id="725" w:author="Raúl Contreras Martín" w:date="2026-07-09T13:26:00Z">
            <w:rPr>
              <w:rFonts w:ascii="Cambria Math" w:hAnsi="Cambria Math" w:cs="Cambria Math"/>
              <w:lang w:val="es-ES_tradnl"/>
            </w:rPr>
          </w:rPrChange>
        </w:rPr>
        <w:t>‐</w:t>
      </w:r>
      <w:r w:rsidRPr="00907242">
        <w:rPr>
          <w:lang w:val="en-US"/>
          <w:rPrChange w:id="726" w:author="Raúl Contreras Martín" w:date="2026-07-09T13:26:00Z">
            <w:rPr>
              <w:lang w:val="es-ES_tradnl"/>
            </w:rPr>
          </w:rPrChange>
        </w:rPr>
        <w:t>fold cross</w:t>
      </w:r>
      <w:r w:rsidRPr="00907242">
        <w:rPr>
          <w:rFonts w:ascii="Cambria Math" w:hAnsi="Cambria Math" w:cs="Cambria Math"/>
          <w:lang w:val="en-US"/>
          <w:rPrChange w:id="727" w:author="Raúl Contreras Martín" w:date="2026-07-09T13:26:00Z">
            <w:rPr>
              <w:rFonts w:ascii="Cambria Math" w:hAnsi="Cambria Math" w:cs="Cambria Math"/>
              <w:lang w:val="es-ES_tradnl"/>
            </w:rPr>
          </w:rPrChange>
        </w:rPr>
        <w:t>‐</w:t>
      </w:r>
      <w:r w:rsidRPr="00907242">
        <w:rPr>
          <w:lang w:val="en-US"/>
          <w:rPrChange w:id="728" w:author="Raúl Contreras Martín" w:date="2026-07-09T13:26:00Z">
            <w:rPr>
              <w:lang w:val="es-ES_tradnl"/>
            </w:rPr>
          </w:rPrChange>
        </w:rPr>
        <w:t xml:space="preserve">validation of species distribution models. </w:t>
      </w:r>
      <w:r w:rsidRPr="00907242">
        <w:rPr>
          <w:i/>
          <w:iCs/>
          <w:lang w:val="en-US"/>
          <w:rPrChange w:id="729" w:author="Raúl Contreras Martín" w:date="2026-07-09T13:26:00Z">
            <w:rPr>
              <w:i/>
              <w:iCs/>
              <w:lang w:val="es-ES_tradnl"/>
            </w:rPr>
          </w:rPrChange>
        </w:rPr>
        <w:t>Methods in Ecology and Evolution</w:t>
      </w:r>
      <w:r w:rsidRPr="00907242">
        <w:rPr>
          <w:lang w:val="en-US"/>
          <w:rPrChange w:id="730" w:author="Raúl Contreras Martín" w:date="2026-07-09T13:26:00Z">
            <w:rPr>
              <w:lang w:val="es-ES_tradnl"/>
            </w:rPr>
          </w:rPrChange>
        </w:rPr>
        <w:t xml:space="preserve">, </w:t>
      </w:r>
      <w:r w:rsidRPr="00907242">
        <w:rPr>
          <w:i/>
          <w:iCs/>
          <w:lang w:val="en-US"/>
          <w:rPrChange w:id="731" w:author="Raúl Contreras Martín" w:date="2026-07-09T13:26:00Z">
            <w:rPr>
              <w:i/>
              <w:iCs/>
              <w:lang w:val="es-ES_tradnl"/>
            </w:rPr>
          </w:rPrChange>
        </w:rPr>
        <w:t>10</w:t>
      </w:r>
      <w:r w:rsidRPr="00907242">
        <w:rPr>
          <w:lang w:val="en-US"/>
          <w:rPrChange w:id="732" w:author="Raúl Contreras Martín" w:date="2026-07-09T13:26:00Z">
            <w:rPr>
              <w:lang w:val="es-ES_tradnl"/>
            </w:rPr>
          </w:rPrChange>
        </w:rPr>
        <w:t>(2), 225–232. https://doi.org/10.1111/2041-210X.13107</w:t>
      </w:r>
    </w:p>
    <w:p w14:paraId="5CC6E4E5" w14:textId="77777777" w:rsidR="00907242" w:rsidRPr="00907242" w:rsidRDefault="00907242" w:rsidP="00907242">
      <w:pPr>
        <w:pStyle w:val="Bibliografa"/>
        <w:rPr>
          <w:lang w:val="en-US"/>
          <w:rPrChange w:id="733" w:author="Raúl Contreras Martín" w:date="2026-07-09T13:26:00Z">
            <w:rPr>
              <w:lang w:val="es-ES_tradnl"/>
            </w:rPr>
          </w:rPrChange>
        </w:rPr>
      </w:pPr>
      <w:r w:rsidRPr="00907242">
        <w:rPr>
          <w:lang w:val="en-US"/>
          <w:rPrChange w:id="734" w:author="Raúl Contreras Martín" w:date="2026-07-09T13:26:00Z">
            <w:rPr>
              <w:lang w:val="es-ES_tradnl"/>
            </w:rPr>
          </w:rPrChange>
        </w:rPr>
        <w:t xml:space="preserve">White, H. J., Montgomery, W. I., Pakeman, R. J., &amp; Lennon, J. J. (2018). Contribution of local rarity and climatic suitability to local extinction and colonization varies with species traits. </w:t>
      </w:r>
      <w:r w:rsidRPr="00907242">
        <w:rPr>
          <w:i/>
          <w:iCs/>
          <w:lang w:val="en-US"/>
          <w:rPrChange w:id="735" w:author="Raúl Contreras Martín" w:date="2026-07-09T13:26:00Z">
            <w:rPr>
              <w:i/>
              <w:iCs/>
              <w:lang w:val="es-ES_tradnl"/>
            </w:rPr>
          </w:rPrChange>
        </w:rPr>
        <w:t>Journal of Animal Ecology</w:t>
      </w:r>
      <w:r w:rsidRPr="00907242">
        <w:rPr>
          <w:lang w:val="en-US"/>
          <w:rPrChange w:id="736" w:author="Raúl Contreras Martín" w:date="2026-07-09T13:26:00Z">
            <w:rPr>
              <w:lang w:val="es-ES_tradnl"/>
            </w:rPr>
          </w:rPrChange>
        </w:rPr>
        <w:t xml:space="preserve">, </w:t>
      </w:r>
      <w:r w:rsidRPr="00907242">
        <w:rPr>
          <w:i/>
          <w:iCs/>
          <w:lang w:val="en-US"/>
          <w:rPrChange w:id="737" w:author="Raúl Contreras Martín" w:date="2026-07-09T13:26:00Z">
            <w:rPr>
              <w:i/>
              <w:iCs/>
              <w:lang w:val="es-ES_tradnl"/>
            </w:rPr>
          </w:rPrChange>
        </w:rPr>
        <w:t>87</w:t>
      </w:r>
      <w:r w:rsidRPr="00907242">
        <w:rPr>
          <w:lang w:val="en-US"/>
          <w:rPrChange w:id="738" w:author="Raúl Contreras Martín" w:date="2026-07-09T13:26:00Z">
            <w:rPr>
              <w:lang w:val="es-ES_tradnl"/>
            </w:rPr>
          </w:rPrChange>
        </w:rPr>
        <w:t>(5), 1332–1343. https://doi.org/10.1111/1365-2656.12881</w:t>
      </w:r>
    </w:p>
    <w:p w14:paraId="554804CD" w14:textId="77777777" w:rsidR="00907242" w:rsidRPr="00907242" w:rsidRDefault="00907242" w:rsidP="00907242">
      <w:pPr>
        <w:pStyle w:val="Bibliografa"/>
        <w:rPr>
          <w:lang w:val="es-ES_tradnl"/>
        </w:rPr>
      </w:pPr>
      <w:r w:rsidRPr="00907242">
        <w:rPr>
          <w:lang w:val="en-US"/>
          <w:rPrChange w:id="739" w:author="Raúl Contreras Martín" w:date="2026-07-09T13:26:00Z">
            <w:rPr>
              <w:lang w:val="es-ES_tradnl"/>
            </w:rPr>
          </w:rPrChange>
        </w:rPr>
        <w:t xml:space="preserve">Zurell, D., König, C., Malchow, A.-K., Kapitza, S., Bocedi, G., Travis, J., &amp; Fandos, G. (2022). Spatially explicit models for decision-making in animal conservation and restoration. </w:t>
      </w:r>
      <w:r w:rsidRPr="00907242">
        <w:rPr>
          <w:i/>
          <w:iCs/>
          <w:lang w:val="es-ES_tradnl"/>
        </w:rPr>
        <w:t>Ecography</w:t>
      </w:r>
      <w:r w:rsidRPr="00907242">
        <w:rPr>
          <w:lang w:val="es-ES_tradnl"/>
        </w:rPr>
        <w:t xml:space="preserve">, </w:t>
      </w:r>
      <w:r w:rsidRPr="00907242">
        <w:rPr>
          <w:i/>
          <w:iCs/>
          <w:lang w:val="es-ES_tradnl"/>
        </w:rPr>
        <w:t>2022</w:t>
      </w:r>
      <w:r w:rsidRPr="00907242">
        <w:rPr>
          <w:lang w:val="es-ES_tradnl"/>
        </w:rPr>
        <w:t>(4), e05787. https://doi.org/10.1111/ecog.05787</w:t>
      </w:r>
    </w:p>
    <w:p w14:paraId="58B5013E" w14:textId="46ECFD9F" w:rsidR="00672FC6" w:rsidDel="00880265" w:rsidRDefault="00672FC6" w:rsidP="00907242">
      <w:pPr>
        <w:pStyle w:val="Bibliografa"/>
        <w:rPr>
          <w:del w:id="740" w:author="Raúl Contreras Martín" w:date="2026-07-07T15:39:00Z"/>
          <w:lang w:val="en-US"/>
        </w:rPr>
      </w:pPr>
      <w:r>
        <w:rPr>
          <w:lang w:val="en-US"/>
        </w:rPr>
        <w:fldChar w:fldCharType="end"/>
      </w:r>
    </w:p>
    <w:p w14:paraId="0E76B1A9" w14:textId="500DE59B" w:rsidR="002F0426" w:rsidRPr="00ED07E5" w:rsidDel="00880265" w:rsidRDefault="00070F70">
      <w:pPr>
        <w:pStyle w:val="Bibliografa"/>
        <w:rPr>
          <w:del w:id="741" w:author="Raúl Contreras Martín" w:date="2026-07-07T15:39:00Z"/>
          <w:lang w:val="en-US"/>
        </w:rPr>
        <w:pPrChange w:id="742" w:author="Raúl Contreras Martín" w:date="2026-07-07T15:39:00Z">
          <w:pPr>
            <w:spacing w:before="80" w:after="80" w:line="360" w:lineRule="auto"/>
            <w:jc w:val="both"/>
          </w:pPr>
        </w:pPrChange>
      </w:pPr>
      <w:del w:id="743" w:author="Raúl Contreras Martín" w:date="2026-07-07T15:39:00Z">
        <w:r w:rsidDel="00880265">
          <w:rPr>
            <w:lang w:val="en-US"/>
          </w:rPr>
          <w:lastRenderedPageBreak/>
          <w:delText>atzoglou, J. T., Dobrowski, S. Z., Parks, S. A., &amp; Hegewisch, K. C. (2018). TerraClimate, a high-resolution global dataset of monthly climate and climatic water balance from 1958–2015. Scientific Data, 5, 170191. https://doi.org/10.1038/sdata.2017.191</w:delText>
        </w:r>
      </w:del>
    </w:p>
    <w:p w14:paraId="7A8A5FC8" w14:textId="5B61724C" w:rsidR="002F0426" w:rsidRPr="00880265" w:rsidDel="00880265" w:rsidRDefault="00070F70">
      <w:pPr>
        <w:pStyle w:val="Bibliografa"/>
        <w:rPr>
          <w:del w:id="744" w:author="Raúl Contreras Martín" w:date="2026-07-07T15:39:00Z"/>
          <w:lang w:val="en-US"/>
          <w:rPrChange w:id="745" w:author="Raúl Contreras Martín" w:date="2026-07-07T15:39:00Z">
            <w:rPr>
              <w:del w:id="746" w:author="Raúl Contreras Martín" w:date="2026-07-07T15:39:00Z"/>
            </w:rPr>
          </w:rPrChange>
        </w:rPr>
        <w:pPrChange w:id="747" w:author="Raúl Contreras Martín" w:date="2026-07-07T15:39:00Z">
          <w:pPr>
            <w:spacing w:before="80" w:after="80" w:line="360" w:lineRule="auto"/>
            <w:jc w:val="both"/>
          </w:pPr>
        </w:pPrChange>
      </w:pPr>
      <w:del w:id="748" w:author="Raúl Contreras Martín" w:date="2026-07-07T15:39:00Z">
        <w:r w:rsidDel="00880265">
          <w:rPr>
            <w:lang w:val="en-US"/>
          </w:rPr>
          <w:delText xml:space="preserve">Acevedo-Charry, O., Ponciano, J. M., Poli, C. L., Jeffery, B. M., Fletcher, R. J., Echeverry-Galvis, M. Á., Loiselle, B. A., Robinson, S. K., &amp; Acevedo, M. A. (2025). Monitoring population extinction risk with community science data. Journal of Applied Ecology, 62, e70108. </w:delText>
        </w:r>
        <w:r w:rsidDel="00880265">
          <w:fldChar w:fldCharType="begin"/>
        </w:r>
        <w:r w:rsidRPr="00880265" w:rsidDel="00880265">
          <w:rPr>
            <w:lang w:val="en-US"/>
            <w:rPrChange w:id="749" w:author="Raúl Contreras Martín" w:date="2026-07-07T15:39:00Z">
              <w:rPr/>
            </w:rPrChange>
          </w:rPr>
          <w:delInstrText>HYPERLINK "https://doi.org/10.1111/1365-2664.70108"</w:delInstrText>
        </w:r>
        <w:r w:rsidDel="00880265">
          <w:fldChar w:fldCharType="separate"/>
        </w:r>
        <w:r w:rsidRPr="00880265" w:rsidDel="00880265">
          <w:rPr>
            <w:rStyle w:val="Hipervnculo"/>
            <w:lang w:val="en-US"/>
            <w:rPrChange w:id="750" w:author="Raúl Contreras Martín" w:date="2026-07-07T15:39:00Z">
              <w:rPr>
                <w:rStyle w:val="Hipervnculo"/>
              </w:rPr>
            </w:rPrChange>
          </w:rPr>
          <w:delText>https://doi.org/10.1111/1365-2664.70108</w:delText>
        </w:r>
        <w:r w:rsidDel="00880265">
          <w:rPr>
            <w:rStyle w:val="Hipervnculo"/>
          </w:rPr>
          <w:fldChar w:fldCharType="end"/>
        </w:r>
      </w:del>
    </w:p>
    <w:p w14:paraId="28D6EDD1" w14:textId="1BF5A4F6" w:rsidR="00651C0C" w:rsidRPr="00ED07E5" w:rsidDel="00880265" w:rsidRDefault="00651C0C">
      <w:pPr>
        <w:pStyle w:val="Bibliografa"/>
        <w:rPr>
          <w:del w:id="751" w:author="Raúl Contreras Martín" w:date="2026-07-07T15:39:00Z"/>
          <w:lang w:val="en-US"/>
        </w:rPr>
        <w:pPrChange w:id="752" w:author="Raúl Contreras Martín" w:date="2026-07-07T15:39:00Z">
          <w:pPr>
            <w:spacing w:line="360" w:lineRule="auto"/>
            <w:jc w:val="both"/>
          </w:pPr>
        </w:pPrChange>
      </w:pPr>
      <w:del w:id="753" w:author="Raúl Contreras Martín" w:date="2026-07-07T15:39:00Z">
        <w:r w:rsidRPr="00880265" w:rsidDel="00880265">
          <w:rPr>
            <w:lang w:val="en-US"/>
            <w:rPrChange w:id="754" w:author="Raúl Contreras Martín" w:date="2026-07-07T15:39:00Z">
              <w:rPr/>
            </w:rPrChange>
          </w:rPr>
          <w:delText xml:space="preserve">Alonso, J. C., Martín, E., Alonso, J. A., &amp; Morales, M. B. (2002). </w:delText>
        </w:r>
        <w:r w:rsidDel="00880265">
          <w:rPr>
            <w:lang w:val="en-US"/>
          </w:rPr>
          <w:delText>Male-biased dispersal in great bustards Otis tarda. Proceedings of the Royal Society of London Series B: Biological Sciences, 268(1544), 2035–2040. https://doi.org/10.1098/rspb.2001.1858</w:delText>
        </w:r>
      </w:del>
    </w:p>
    <w:p w14:paraId="6CCD8BBB" w14:textId="0B5BCE97" w:rsidR="00651C0C" w:rsidRPr="00ED07E5" w:rsidDel="00880265" w:rsidRDefault="00070F70">
      <w:pPr>
        <w:pStyle w:val="Bibliografa"/>
        <w:rPr>
          <w:del w:id="755" w:author="Raúl Contreras Martín" w:date="2026-07-07T15:39:00Z"/>
          <w:lang w:val="en-US"/>
        </w:rPr>
        <w:pPrChange w:id="756" w:author="Raúl Contreras Martín" w:date="2026-07-07T15:39:00Z">
          <w:pPr>
            <w:spacing w:line="360" w:lineRule="auto"/>
            <w:jc w:val="both"/>
          </w:pPr>
        </w:pPrChange>
      </w:pPr>
      <w:del w:id="757" w:author="Raúl Contreras Martín" w:date="2026-07-07T15:39:00Z">
        <w:r w:rsidRPr="00880265" w:rsidDel="00880265">
          <w:rPr>
            <w:lang w:val="en-US"/>
            <w:rPrChange w:id="758" w:author="Raúl Contreras Martín" w:date="2026-07-07T15:39:00Z">
              <w:rPr/>
            </w:rPrChange>
          </w:rPr>
          <w:delText xml:space="preserve">Alonso, J. C., &amp; Palacín, C. (2022). </w:delText>
        </w:r>
        <w:r w:rsidDel="00880265">
          <w:rPr>
            <w:lang w:val="en-US"/>
          </w:rPr>
          <w:delText xml:space="preserve">Alarming decline of the Great Bustard Otis tarda world population over the last two decades. Bird Conservation International, 32(4), 523–530. </w:delText>
        </w:r>
        <w:r w:rsidDel="00880265">
          <w:fldChar w:fldCharType="begin"/>
        </w:r>
        <w:r w:rsidRPr="00880265" w:rsidDel="00880265">
          <w:rPr>
            <w:lang w:val="en-US"/>
            <w:rPrChange w:id="759" w:author="Raúl Contreras Martín" w:date="2026-07-07T15:39:00Z">
              <w:rPr/>
            </w:rPrChange>
          </w:rPr>
          <w:delInstrText>HYPERLINK "https://doi.org/10.1017/S095927092200003X"</w:delInstrText>
        </w:r>
        <w:r w:rsidDel="00880265">
          <w:fldChar w:fldCharType="separate"/>
        </w:r>
        <w:r w:rsidDel="00880265">
          <w:rPr>
            <w:rStyle w:val="Hipervnculo"/>
            <w:lang w:val="en-US"/>
          </w:rPr>
          <w:delText>https://doi.org/10.1017/S095927092200003X</w:delText>
        </w:r>
        <w:r w:rsidDel="00880265">
          <w:rPr>
            <w:rStyle w:val="Hipervnculo"/>
            <w:lang w:val="en-US"/>
          </w:rPr>
          <w:fldChar w:fldCharType="end"/>
        </w:r>
      </w:del>
    </w:p>
    <w:p w14:paraId="2F31AC51" w14:textId="5E6F59B5" w:rsidR="00257C08" w:rsidRPr="00880265" w:rsidDel="00880265" w:rsidRDefault="00257C08">
      <w:pPr>
        <w:pStyle w:val="Bibliografa"/>
        <w:rPr>
          <w:del w:id="760" w:author="Raúl Contreras Martín" w:date="2026-07-07T15:39:00Z"/>
          <w:lang w:val="en-US"/>
          <w:rPrChange w:id="761" w:author="Raúl Contreras Martín" w:date="2026-07-07T15:39:00Z">
            <w:rPr>
              <w:del w:id="762" w:author="Raúl Contreras Martín" w:date="2026-07-07T15:39:00Z"/>
            </w:rPr>
          </w:rPrChange>
        </w:rPr>
        <w:pPrChange w:id="763" w:author="Raúl Contreras Martín" w:date="2026-07-07T15:39:00Z">
          <w:pPr>
            <w:spacing w:line="360" w:lineRule="auto"/>
            <w:jc w:val="both"/>
          </w:pPr>
        </w:pPrChange>
      </w:pPr>
      <w:del w:id="764" w:author="Raúl Contreras Martín" w:date="2026-07-07T15:39:00Z">
        <w:r w:rsidDel="00880265">
          <w:rPr>
            <w:lang w:val="en-US"/>
          </w:rPr>
          <w:delText xml:space="preserve">Benítez-López, A., Viñuela, J., Suárez, F., Hervás, I., &amp; García, J. T. (2014). Niche-habitat mechanisms and biotic interactions explain the coexistence and abundance of congeneric sandgrouse species. </w:delText>
        </w:r>
        <w:r w:rsidRPr="00880265" w:rsidDel="00880265">
          <w:rPr>
            <w:lang w:val="en-US"/>
            <w:rPrChange w:id="765" w:author="Raúl Contreras Martín" w:date="2026-07-07T15:39:00Z">
              <w:rPr/>
            </w:rPrChange>
          </w:rPr>
          <w:delText>Oecologia, 176(1), 193–206. https://doi.org/10.1007/s00442-014-3010-y</w:delText>
        </w:r>
      </w:del>
    </w:p>
    <w:p w14:paraId="55A7126B" w14:textId="6E3F68BA" w:rsidR="00257C08" w:rsidRPr="00ED07E5" w:rsidDel="00880265" w:rsidRDefault="00257C08">
      <w:pPr>
        <w:pStyle w:val="Bibliografa"/>
        <w:rPr>
          <w:del w:id="766" w:author="Raúl Contreras Martín" w:date="2026-07-07T15:39:00Z"/>
          <w:lang w:val="en-US"/>
        </w:rPr>
        <w:pPrChange w:id="767" w:author="Raúl Contreras Martín" w:date="2026-07-07T15:39:00Z">
          <w:pPr>
            <w:spacing w:line="360" w:lineRule="auto"/>
            <w:jc w:val="both"/>
          </w:pPr>
        </w:pPrChange>
      </w:pPr>
      <w:del w:id="768" w:author="Raúl Contreras Martín" w:date="2026-07-07T15:39:00Z">
        <w:r w:rsidRPr="00880265" w:rsidDel="00880265">
          <w:rPr>
            <w:lang w:val="en-US"/>
            <w:rPrChange w:id="769" w:author="Raúl Contreras Martín" w:date="2026-07-07T15:39:00Z">
              <w:rPr/>
            </w:rPrChange>
          </w:rPr>
          <w:delText xml:space="preserve">Benítez-López, A., Casas, F., Mougeot, F., García, J. T., Martín, C. A., Tatin, L., &amp; Viñuela, J. (2015). </w:delText>
        </w:r>
        <w:r w:rsidDel="00880265">
          <w:rPr>
            <w:lang w:val="en-US"/>
          </w:rPr>
          <w:delText>Individual traits and extrinsic factors influence survival of the threatened pin-tailed sandgrouse (Pterocles alchata) in Europe. Biological Conservation, 187, 192–200. https://doi.org/10.1016/j.biocon.2015.04.019</w:delText>
        </w:r>
      </w:del>
    </w:p>
    <w:p w14:paraId="1878CEA8" w14:textId="02690033" w:rsidR="00242B22" w:rsidRPr="00ED07E5" w:rsidDel="00880265" w:rsidRDefault="00070F70">
      <w:pPr>
        <w:pStyle w:val="Bibliografa"/>
        <w:rPr>
          <w:del w:id="770" w:author="Raúl Contreras Martín" w:date="2026-07-07T15:39:00Z"/>
          <w:lang w:val="en-US"/>
        </w:rPr>
        <w:pPrChange w:id="771" w:author="Raúl Contreras Martín" w:date="2026-07-07T15:39:00Z">
          <w:pPr>
            <w:spacing w:line="360" w:lineRule="auto"/>
            <w:jc w:val="both"/>
          </w:pPr>
        </w:pPrChange>
      </w:pPr>
      <w:del w:id="772" w:author="Raúl Contreras Martín" w:date="2026-07-07T15:39:00Z">
        <w:r w:rsidDel="00880265">
          <w:rPr>
            <w:lang w:val="en-US"/>
          </w:rPr>
          <w:delText>Benítez-López, A., Viñuela, J., Mougeot, F., &amp; García, J. T. (2017). A multi-scale approach for identifying conservation needs of two threatened sympatric steppe birds. Biodiversity and Conservation, 26(1), 63–83. https://doi.org/10.1007/s10531-016-1222-7</w:delText>
        </w:r>
      </w:del>
    </w:p>
    <w:p w14:paraId="6D9CC710" w14:textId="2A65B756" w:rsidR="002F0426" w:rsidRPr="00ED07E5" w:rsidDel="00880265" w:rsidRDefault="00070F70">
      <w:pPr>
        <w:pStyle w:val="Bibliografa"/>
        <w:rPr>
          <w:del w:id="773" w:author="Raúl Contreras Martín" w:date="2026-07-07T15:39:00Z"/>
          <w:lang w:val="en-US"/>
        </w:rPr>
        <w:pPrChange w:id="774" w:author="Raúl Contreras Martín" w:date="2026-07-07T15:39:00Z">
          <w:pPr>
            <w:spacing w:before="80" w:after="80" w:line="360" w:lineRule="auto"/>
            <w:jc w:val="both"/>
          </w:pPr>
        </w:pPrChange>
      </w:pPr>
      <w:del w:id="775" w:author="Raúl Contreras Martín" w:date="2026-07-07T15:39:00Z">
        <w:r w:rsidDel="00880265">
          <w:rPr>
            <w:lang w:val="en-US"/>
          </w:rPr>
          <w:delText xml:space="preserve">Briscoe, N. J., Zurell, D., Elith, J., König, C., Fandos, G., Malchow, A.-K., Kéry, M., Schmid, H., &amp; Guillera-Arroita, G. (2021). Can dynamic occupancy models improve predictions of </w:delText>
        </w:r>
        <w:r w:rsidDel="00880265">
          <w:rPr>
            <w:lang w:val="en-US"/>
          </w:rPr>
          <w:lastRenderedPageBreak/>
          <w:delText>species' range dynamics? A test using Swiss birds. Global Change Biology, 27(18), 4269–4282. https://doi.org/10.1111/gcb.15723</w:delText>
        </w:r>
      </w:del>
    </w:p>
    <w:p w14:paraId="328DAE52" w14:textId="2D81110E" w:rsidR="00242B22" w:rsidRPr="00ED07E5" w:rsidDel="00880265" w:rsidRDefault="00070F70">
      <w:pPr>
        <w:pStyle w:val="Bibliografa"/>
        <w:rPr>
          <w:del w:id="776" w:author="Raúl Contreras Martín" w:date="2026-07-07T15:39:00Z"/>
          <w:lang w:val="en-US"/>
        </w:rPr>
        <w:pPrChange w:id="777" w:author="Raúl Contreras Martín" w:date="2026-07-07T15:39:00Z">
          <w:pPr>
            <w:spacing w:line="360" w:lineRule="auto"/>
            <w:jc w:val="both"/>
          </w:pPr>
        </w:pPrChange>
      </w:pPr>
      <w:del w:id="778" w:author="Raúl Contreras Martín" w:date="2026-07-07T15:39:00Z">
        <w:r w:rsidDel="00880265">
          <w:rPr>
            <w:lang w:val="en-US"/>
          </w:rPr>
          <w:delText>Devictor, V., Julliard, R., Couvet, D., &amp; Jiguet, F. (2008). Birds are tracking climate warming, but not fast enough. Proceedings of the Royal Society B: Biological Sciences, 275(1652), 2743–2748. https://doi.org/10.1098/rspb.2008.0878</w:delText>
        </w:r>
      </w:del>
    </w:p>
    <w:p w14:paraId="00653CDC" w14:textId="5A92F716" w:rsidR="002F0426" w:rsidRPr="00ED07E5" w:rsidDel="00880265" w:rsidRDefault="00070F70">
      <w:pPr>
        <w:pStyle w:val="Bibliografa"/>
        <w:rPr>
          <w:del w:id="779" w:author="Raúl Contreras Martín" w:date="2026-07-07T15:39:00Z"/>
          <w:lang w:val="en-US"/>
        </w:rPr>
        <w:pPrChange w:id="780" w:author="Raúl Contreras Martín" w:date="2026-07-07T15:39:00Z">
          <w:pPr>
            <w:spacing w:before="80" w:after="80" w:line="360" w:lineRule="auto"/>
            <w:jc w:val="both"/>
          </w:pPr>
        </w:pPrChange>
      </w:pPr>
      <w:del w:id="781" w:author="Raúl Contreras Martín" w:date="2026-07-07T15:39:00Z">
        <w:r w:rsidDel="00880265">
          <w:rPr>
            <w:lang w:val="en-US"/>
          </w:rPr>
          <w:delText>Didan, K. (2015). MOD13A3 MODIS/Terra vegetation indices monthly L3 global 1km SIN grid V006. NASA EOSDIS Land Processes DAAC. https://doi.org/10.5067/MODIS/MOD13A3.006</w:delText>
        </w:r>
      </w:del>
    </w:p>
    <w:p w14:paraId="46DC78D2" w14:textId="3FAE15DE" w:rsidR="002F0426" w:rsidRPr="00ED07E5" w:rsidDel="00880265" w:rsidRDefault="00070F70">
      <w:pPr>
        <w:pStyle w:val="Bibliografa"/>
        <w:rPr>
          <w:del w:id="782" w:author="Raúl Contreras Martín" w:date="2026-07-07T15:39:00Z"/>
          <w:lang w:val="en-US"/>
        </w:rPr>
        <w:pPrChange w:id="783" w:author="Raúl Contreras Martín" w:date="2026-07-07T15:39:00Z">
          <w:pPr>
            <w:spacing w:before="80" w:after="80" w:line="360" w:lineRule="auto"/>
            <w:jc w:val="both"/>
          </w:pPr>
        </w:pPrChange>
      </w:pPr>
      <w:del w:id="784" w:author="Raúl Contreras Martín" w:date="2026-07-07T15:39:00Z">
        <w:r w:rsidDel="00880265">
          <w:rPr>
            <w:lang w:val="en-US"/>
          </w:rPr>
          <w:delText>Donald, P. F., Green, R. E., &amp; Heath, M. F. (2001). Agricultural intensification and the collapse of Europe’s farmland bird populations. Proceedings of the Royal Society of London Series B: Biological Sciences, 268(1462), 25–29. https://doi.org/10.1098/rspb.2000.1325</w:delText>
        </w:r>
      </w:del>
    </w:p>
    <w:p w14:paraId="1313F346" w14:textId="217DBFAA" w:rsidR="002F0426" w:rsidRPr="00ED07E5" w:rsidDel="00880265" w:rsidRDefault="00070F70">
      <w:pPr>
        <w:pStyle w:val="Bibliografa"/>
        <w:rPr>
          <w:del w:id="785" w:author="Raúl Contreras Martín" w:date="2026-07-07T15:39:00Z"/>
          <w:lang w:val="en-US"/>
        </w:rPr>
        <w:pPrChange w:id="786" w:author="Raúl Contreras Martín" w:date="2026-07-07T15:39:00Z">
          <w:pPr>
            <w:spacing w:before="80" w:after="80" w:line="360" w:lineRule="auto"/>
            <w:jc w:val="both"/>
          </w:pPr>
        </w:pPrChange>
      </w:pPr>
      <w:del w:id="787" w:author="Raúl Contreras Martín" w:date="2026-07-07T15:39:00Z">
        <w:r w:rsidDel="00880265">
          <w:rPr>
            <w:lang w:val="en-US"/>
          </w:rPr>
          <w:delText xml:space="preserve">Doser, J. W., Finley, A. O., Kéry, M., &amp; Zipkin, E. F. (2022). spOccupancy: An R package for single-species, multi-species, and integrated spatial occupancy models. Methods in Ecology and Evolution, 13(8), 1670–1678. </w:delText>
        </w:r>
        <w:r w:rsidDel="00880265">
          <w:fldChar w:fldCharType="begin"/>
        </w:r>
        <w:r w:rsidRPr="00880265" w:rsidDel="00880265">
          <w:rPr>
            <w:lang w:val="en-US"/>
            <w:rPrChange w:id="788" w:author="Raúl Contreras Martín" w:date="2026-07-07T15:39:00Z">
              <w:rPr/>
            </w:rPrChange>
          </w:rPr>
          <w:delInstrText>HYPERLINK "https://doi.org/10.1111/2041-210X.13897"</w:delInstrText>
        </w:r>
        <w:r w:rsidDel="00880265">
          <w:fldChar w:fldCharType="separate"/>
        </w:r>
        <w:r w:rsidDel="00880265">
          <w:rPr>
            <w:rStyle w:val="Hipervnculo"/>
            <w:lang w:val="en-US"/>
          </w:rPr>
          <w:delText>https://doi.org/10.1111/2041-210X.13897</w:delText>
        </w:r>
        <w:r w:rsidDel="00880265">
          <w:rPr>
            <w:rStyle w:val="Hipervnculo"/>
            <w:lang w:val="en-US"/>
          </w:rPr>
          <w:fldChar w:fldCharType="end"/>
        </w:r>
      </w:del>
    </w:p>
    <w:p w14:paraId="3F68C76C" w14:textId="1237DD8C" w:rsidR="009240B0" w:rsidRPr="00ED07E5" w:rsidDel="00880265" w:rsidRDefault="009240B0">
      <w:pPr>
        <w:pStyle w:val="Bibliografa"/>
        <w:rPr>
          <w:del w:id="789" w:author="Raúl Contreras Martín" w:date="2026-07-07T15:39:00Z"/>
          <w:lang w:val="en-US"/>
        </w:rPr>
        <w:pPrChange w:id="790" w:author="Raúl Contreras Martín" w:date="2026-07-07T15:39:00Z">
          <w:pPr>
            <w:spacing w:before="80" w:after="80" w:line="360" w:lineRule="auto"/>
            <w:jc w:val="both"/>
          </w:pPr>
        </w:pPrChange>
      </w:pPr>
      <w:del w:id="791" w:author="Raúl Contreras Martín" w:date="2026-07-07T15:39:00Z">
        <w:r w:rsidDel="00880265">
          <w:rPr>
            <w:lang w:val="en-US"/>
          </w:rPr>
          <w:delText xml:space="preserve">Fick, S.E. &amp; Hijmans, R.J. (2017), WorldClim 2: new 1-km spatial resolution climate surfaces for global land areas. Int. J. Climatol, 37: 4302-4315. </w:delText>
        </w:r>
        <w:r w:rsidDel="00880265">
          <w:fldChar w:fldCharType="begin"/>
        </w:r>
        <w:r w:rsidRPr="00880265" w:rsidDel="00880265">
          <w:rPr>
            <w:lang w:val="en-US"/>
            <w:rPrChange w:id="792" w:author="Raúl Contreras Martín" w:date="2026-07-07T15:39:00Z">
              <w:rPr/>
            </w:rPrChange>
          </w:rPr>
          <w:delInstrText>HYPERLINK "https://doi.org/10.1002/joc.5086"</w:delInstrText>
        </w:r>
        <w:r w:rsidDel="00880265">
          <w:fldChar w:fldCharType="separate"/>
        </w:r>
        <w:r w:rsidDel="00880265">
          <w:rPr>
            <w:rStyle w:val="Hipervnculo"/>
            <w:lang w:val="en-US"/>
          </w:rPr>
          <w:delText>https://doi.org/10.1002/joc.5086</w:delText>
        </w:r>
        <w:r w:rsidDel="00880265">
          <w:rPr>
            <w:rStyle w:val="Hipervnculo"/>
            <w:lang w:val="en-US"/>
          </w:rPr>
          <w:fldChar w:fldCharType="end"/>
        </w:r>
      </w:del>
    </w:p>
    <w:p w14:paraId="7F688444" w14:textId="63DC3F2C" w:rsidR="002F0426" w:rsidRPr="00ED07E5" w:rsidDel="00880265" w:rsidRDefault="00070F70">
      <w:pPr>
        <w:pStyle w:val="Bibliografa"/>
        <w:rPr>
          <w:del w:id="793" w:author="Raúl Contreras Martín" w:date="2026-07-07T15:39:00Z"/>
          <w:lang w:val="en-US"/>
        </w:rPr>
        <w:pPrChange w:id="794" w:author="Raúl Contreras Martín" w:date="2026-07-07T15:39:00Z">
          <w:pPr>
            <w:spacing w:before="80" w:after="80" w:line="360" w:lineRule="auto"/>
            <w:jc w:val="both"/>
          </w:pPr>
        </w:pPrChange>
      </w:pPr>
      <w:del w:id="795" w:author="Raúl Contreras Martín" w:date="2026-07-07T15:39:00Z">
        <w:r w:rsidDel="00880265">
          <w:rPr>
            <w:lang w:val="en-US"/>
          </w:rPr>
          <w:delText>Fiske, I., &amp; Chandler, R. (2011). unmarked: An R package for fitting hierarchical models of wildlife occurrence and abundance. Journal of Statistical Software, 43(10), 1–23. https://doi.org/10.18637/jss.v043.i10</w:delText>
        </w:r>
      </w:del>
    </w:p>
    <w:p w14:paraId="600C7709" w14:textId="6598905E" w:rsidR="00652BF0" w:rsidDel="00880265" w:rsidRDefault="00652BF0">
      <w:pPr>
        <w:pStyle w:val="Bibliografa"/>
        <w:rPr>
          <w:del w:id="796" w:author="Raúl Contreras Martín" w:date="2026-07-07T15:39:00Z"/>
          <w:lang w:val="en-US"/>
        </w:rPr>
        <w:pPrChange w:id="797" w:author="Raúl Contreras Martín" w:date="2026-07-07T15:39:00Z">
          <w:pPr>
            <w:spacing w:before="80" w:after="80" w:line="360" w:lineRule="auto"/>
            <w:jc w:val="both"/>
          </w:pPr>
        </w:pPrChange>
      </w:pPr>
      <w:del w:id="798" w:author="Raúl Contreras Martín" w:date="2026-07-07T15:39:00Z">
        <w:r w:rsidDel="00880265">
          <w:rPr>
            <w:lang w:val="en-US"/>
          </w:rPr>
          <w:delText>Friedl, M., &amp; Sulla-Menashe, D. (2015). MCD12C1 MODIS/Terra+Aqua Land Cover Type Yearly L3 Global 0.05DEG CMG V006. NASA EOSDIS Land Processes DAAC.</w:delText>
        </w:r>
      </w:del>
    </w:p>
    <w:p w14:paraId="4DDA6802" w14:textId="4AA87D6B" w:rsidR="00652BF0" w:rsidRPr="00ED07E5" w:rsidDel="00880265" w:rsidRDefault="00652BF0">
      <w:pPr>
        <w:pStyle w:val="Bibliografa"/>
        <w:rPr>
          <w:del w:id="799" w:author="Raúl Contreras Martín" w:date="2026-07-07T15:39:00Z"/>
          <w:lang w:val="en-US"/>
        </w:rPr>
        <w:pPrChange w:id="800" w:author="Raúl Contreras Martín" w:date="2026-07-07T15:39:00Z">
          <w:pPr>
            <w:spacing w:before="80" w:after="80" w:line="360" w:lineRule="auto"/>
            <w:jc w:val="both"/>
          </w:pPr>
        </w:pPrChange>
      </w:pPr>
      <w:del w:id="801" w:author="Raúl Contreras Martín" w:date="2026-07-07T15:39:00Z">
        <w:r w:rsidDel="00880265">
          <w:rPr>
            <w:lang w:val="en-US"/>
          </w:rPr>
          <w:delText>https://doi.org/10.5067/MODIS/MCD12C1.006</w:delText>
        </w:r>
      </w:del>
    </w:p>
    <w:p w14:paraId="2B4C5936" w14:textId="54FE5862" w:rsidR="00651C0C" w:rsidRPr="00880265" w:rsidDel="00880265" w:rsidRDefault="00070F70">
      <w:pPr>
        <w:pStyle w:val="Bibliografa"/>
        <w:rPr>
          <w:del w:id="802" w:author="Raúl Contreras Martín" w:date="2026-07-07T15:39:00Z"/>
          <w:lang w:val="en-US"/>
          <w:rPrChange w:id="803" w:author="Raúl Contreras Martín" w:date="2026-07-07T15:39:00Z">
            <w:rPr>
              <w:del w:id="804" w:author="Raúl Contreras Martín" w:date="2026-07-07T15:39:00Z"/>
            </w:rPr>
          </w:rPrChange>
        </w:rPr>
        <w:pPrChange w:id="805" w:author="Raúl Contreras Martín" w:date="2026-07-07T15:39:00Z">
          <w:pPr>
            <w:spacing w:line="360" w:lineRule="auto"/>
            <w:jc w:val="both"/>
          </w:pPr>
        </w:pPrChange>
      </w:pPr>
      <w:del w:id="806" w:author="Raúl Contreras Martín" w:date="2026-07-07T15:39:00Z">
        <w:r w:rsidRPr="00880265" w:rsidDel="00880265">
          <w:rPr>
            <w:lang w:val="en-US"/>
            <w:rPrChange w:id="807" w:author="Raúl Contreras Martín" w:date="2026-07-07T15:39:00Z">
              <w:rPr/>
            </w:rPrChange>
          </w:rPr>
          <w:delText xml:space="preserve">Gómez-Catasús, J., Garza, V., Morales, M. B., &amp; Traba, J. (2024). </w:delText>
        </w:r>
        <w:r w:rsidDel="00880265">
          <w:rPr>
            <w:lang w:val="en-US"/>
          </w:rPr>
          <w:delText xml:space="preserve">Population decline of the black-bellied sandgrouse Pterocles orientalis in continental Spain, a main western Palearctic stronghold. </w:delText>
        </w:r>
        <w:r w:rsidRPr="00880265" w:rsidDel="00880265">
          <w:rPr>
            <w:lang w:val="en-US"/>
            <w:rPrChange w:id="808" w:author="Raúl Contreras Martín" w:date="2026-07-07T15:39:00Z">
              <w:rPr/>
            </w:rPrChange>
          </w:rPr>
          <w:delText>Bird Conservation International, 34, e24. https://doi.org/10.1017/S0959270924000096</w:delText>
        </w:r>
      </w:del>
    </w:p>
    <w:p w14:paraId="11CDC4E2" w14:textId="3209C394" w:rsidR="002F0426" w:rsidRPr="00880265" w:rsidDel="00880265" w:rsidRDefault="00070F70">
      <w:pPr>
        <w:pStyle w:val="Bibliografa"/>
        <w:rPr>
          <w:del w:id="809" w:author="Raúl Contreras Martín" w:date="2026-07-07T15:39:00Z"/>
          <w:lang w:val="en-US"/>
          <w:rPrChange w:id="810" w:author="Raúl Contreras Martín" w:date="2026-07-07T15:39:00Z">
            <w:rPr>
              <w:del w:id="811" w:author="Raúl Contreras Martín" w:date="2026-07-07T15:39:00Z"/>
            </w:rPr>
          </w:rPrChange>
        </w:rPr>
        <w:pPrChange w:id="812" w:author="Raúl Contreras Martín" w:date="2026-07-07T15:39:00Z">
          <w:pPr>
            <w:spacing w:line="360" w:lineRule="auto"/>
            <w:jc w:val="both"/>
          </w:pPr>
        </w:pPrChange>
      </w:pPr>
      <w:del w:id="813" w:author="Raúl Contreras Martín" w:date="2026-07-07T15:39:00Z">
        <w:r w:rsidRPr="00880265" w:rsidDel="00880265">
          <w:rPr>
            <w:lang w:val="en-US"/>
            <w:rPrChange w:id="814" w:author="Raúl Contreras Martín" w:date="2026-07-07T15:39:00Z">
              <w:rPr/>
            </w:rPrChange>
          </w:rPr>
          <w:lastRenderedPageBreak/>
          <w:delText xml:space="preserve">Gómez-Catasús, J., Pérez-Granados, C., Bustillo-de la Rosa, D., Reverter, M., Barrero, A., Abril-Colón, I., Martínez-Miranzo, B., Morales, M. B., &amp; Traba, J. (2025a). </w:delText>
        </w:r>
        <w:r w:rsidDel="00880265">
          <w:rPr>
            <w:lang w:val="en-US"/>
          </w:rPr>
          <w:delText xml:space="preserve">Spatial shifts in steppe bird hotspots over two decades: Assessing conservation priorities and the role of protected areas. </w:delText>
        </w:r>
        <w:r w:rsidRPr="00880265" w:rsidDel="00880265">
          <w:rPr>
            <w:lang w:val="en-US"/>
            <w:rPrChange w:id="815" w:author="Raúl Contreras Martín" w:date="2026-07-07T15:39:00Z">
              <w:rPr/>
            </w:rPrChange>
          </w:rPr>
          <w:delText xml:space="preserve">Biological Conservation, 303, 110953. </w:delText>
        </w:r>
        <w:r w:rsidDel="00880265">
          <w:fldChar w:fldCharType="begin"/>
        </w:r>
        <w:r w:rsidRPr="00880265" w:rsidDel="00880265">
          <w:rPr>
            <w:lang w:val="en-US"/>
            <w:rPrChange w:id="816" w:author="Raúl Contreras Martín" w:date="2026-07-07T15:39:00Z">
              <w:rPr/>
            </w:rPrChange>
          </w:rPr>
          <w:delInstrText>HYPERLINK "https://doi.org/10.1016/j.biocon.2025.110953"</w:delInstrText>
        </w:r>
        <w:r w:rsidDel="00880265">
          <w:fldChar w:fldCharType="separate"/>
        </w:r>
        <w:r w:rsidRPr="00880265" w:rsidDel="00880265">
          <w:rPr>
            <w:rStyle w:val="Hipervnculo"/>
            <w:lang w:val="en-US"/>
            <w:rPrChange w:id="817" w:author="Raúl Contreras Martín" w:date="2026-07-07T15:39:00Z">
              <w:rPr>
                <w:rStyle w:val="Hipervnculo"/>
              </w:rPr>
            </w:rPrChange>
          </w:rPr>
          <w:delText>https://doi.org/10.1016/j.biocon.2025.110953</w:delText>
        </w:r>
        <w:r w:rsidDel="00880265">
          <w:rPr>
            <w:rStyle w:val="Hipervnculo"/>
          </w:rPr>
          <w:fldChar w:fldCharType="end"/>
        </w:r>
      </w:del>
    </w:p>
    <w:p w14:paraId="09118DB7" w14:textId="265BB808" w:rsidR="00257C08" w:rsidRPr="00641FFE" w:rsidDel="00880265" w:rsidRDefault="00257C08">
      <w:pPr>
        <w:pStyle w:val="Bibliografa"/>
        <w:rPr>
          <w:del w:id="818" w:author="Raúl Contreras Martín" w:date="2026-07-07T15:39:00Z"/>
          <w:lang w:val="en-US"/>
        </w:rPr>
        <w:pPrChange w:id="819" w:author="Raúl Contreras Martín" w:date="2026-07-07T15:39:00Z">
          <w:pPr>
            <w:spacing w:line="360" w:lineRule="auto"/>
            <w:jc w:val="both"/>
          </w:pPr>
        </w:pPrChange>
      </w:pPr>
      <w:del w:id="820" w:author="Raúl Contreras Martín" w:date="2026-07-07T15:39:00Z">
        <w:r w:rsidRPr="00880265" w:rsidDel="00880265">
          <w:rPr>
            <w:lang w:val="en-US"/>
            <w:rPrChange w:id="821" w:author="Raúl Contreras Martín" w:date="2026-07-07T15:39:00Z">
              <w:rPr/>
            </w:rPrChange>
          </w:rPr>
          <w:delText xml:space="preserve">Gómez-Catasús, J., Benítez-López, A., Díaz, M., Sanz-Pérez, A., &amp; Bravo, C. (2025b). </w:delText>
        </w:r>
        <w:r w:rsidDel="00880265">
          <w:rPr>
            <w:lang w:val="en-US"/>
          </w:rPr>
          <w:delText>Alarming conservation status of Western European steppe birds and their habitats: An expert-based review of current threats, traits and knowledge gaps. Biological Conservation, 311, 111414. https://doi.org/10.1016/j.biocon.2025.111414</w:delText>
        </w:r>
      </w:del>
    </w:p>
    <w:p w14:paraId="4CF7E1BC" w14:textId="27AFC19B" w:rsidR="00257C08" w:rsidRPr="00ED07E5" w:rsidDel="00880265" w:rsidRDefault="00257C08">
      <w:pPr>
        <w:pStyle w:val="Bibliografa"/>
        <w:rPr>
          <w:del w:id="822" w:author="Raúl Contreras Martín" w:date="2026-07-07T15:39:00Z"/>
          <w:lang w:val="en-US"/>
        </w:rPr>
        <w:pPrChange w:id="823" w:author="Raúl Contreras Martín" w:date="2026-07-07T15:39:00Z">
          <w:pPr>
            <w:spacing w:line="360" w:lineRule="auto"/>
            <w:jc w:val="both"/>
          </w:pPr>
        </w:pPrChange>
      </w:pPr>
    </w:p>
    <w:p w14:paraId="6115A889" w14:textId="39512B1E" w:rsidR="00651C0C" w:rsidRPr="00ED07E5" w:rsidDel="00880265" w:rsidRDefault="00651C0C">
      <w:pPr>
        <w:pStyle w:val="Bibliografa"/>
        <w:rPr>
          <w:del w:id="824" w:author="Raúl Contreras Martín" w:date="2026-07-07T15:39:00Z"/>
          <w:lang w:val="en-US"/>
        </w:rPr>
        <w:pPrChange w:id="825" w:author="Raúl Contreras Martín" w:date="2026-07-07T15:39:00Z">
          <w:pPr>
            <w:spacing w:before="80" w:after="80" w:line="360" w:lineRule="auto"/>
            <w:jc w:val="both"/>
          </w:pPr>
        </w:pPrChange>
      </w:pPr>
      <w:del w:id="826" w:author="Raúl Contreras Martín" w:date="2026-07-07T15:39:00Z">
        <w:r w:rsidDel="00880265">
          <w:rPr>
            <w:lang w:val="en-US"/>
          </w:rPr>
          <w:delText>Guillera-Arroita, G. (2017). Modelling of species distributions, range dynamics and communities under imperfect detection: Advances, challenges and opportunities. Ecography, 40(2), 281–295. https://doi.org/10.1111/ecog.02445</w:delText>
        </w:r>
      </w:del>
    </w:p>
    <w:p w14:paraId="1E06C68E" w14:textId="06AC5794" w:rsidR="002F0426" w:rsidRPr="00ED07E5" w:rsidDel="00880265" w:rsidRDefault="00070F70">
      <w:pPr>
        <w:pStyle w:val="Bibliografa"/>
        <w:rPr>
          <w:del w:id="827" w:author="Raúl Contreras Martín" w:date="2026-07-07T15:39:00Z"/>
          <w:lang w:val="en-US"/>
        </w:rPr>
        <w:pPrChange w:id="828" w:author="Raúl Contreras Martín" w:date="2026-07-07T15:39:00Z">
          <w:pPr>
            <w:spacing w:before="80" w:after="80" w:line="360" w:lineRule="auto"/>
            <w:jc w:val="both"/>
          </w:pPr>
        </w:pPrChange>
      </w:pPr>
      <w:del w:id="829" w:author="Raúl Contreras Martín" w:date="2026-07-07T15:39:00Z">
        <w:r w:rsidDel="00880265">
          <w:rPr>
            <w:lang w:val="en-US"/>
          </w:rPr>
          <w:delText>Hanski, I. (1999). Metapopulation Ecology. Oxford University Press.</w:delText>
        </w:r>
      </w:del>
    </w:p>
    <w:p w14:paraId="68B62328" w14:textId="0B792ABA" w:rsidR="00651C0C" w:rsidRPr="00ED07E5" w:rsidDel="00880265" w:rsidRDefault="00651C0C">
      <w:pPr>
        <w:pStyle w:val="Bibliografa"/>
        <w:rPr>
          <w:del w:id="830" w:author="Raúl Contreras Martín" w:date="2026-07-07T15:39:00Z"/>
          <w:lang w:val="en-US"/>
        </w:rPr>
        <w:pPrChange w:id="831" w:author="Raúl Contreras Martín" w:date="2026-07-07T15:39:00Z">
          <w:pPr>
            <w:spacing w:line="360" w:lineRule="auto"/>
            <w:jc w:val="both"/>
          </w:pPr>
        </w:pPrChange>
      </w:pPr>
      <w:del w:id="832" w:author="Raúl Contreras Martín" w:date="2026-07-07T15:39:00Z">
        <w:r w:rsidDel="00880265">
          <w:rPr>
            <w:lang w:val="en-US"/>
          </w:rPr>
          <w:delText xml:space="preserve">Hochachka, W. M., Ruiz-Gutierrez, V., &amp; Johnston, A. (2023). Considerations for fitting occupancy models to data from eBird and similar volunteer-collected data. Ornithology, 140(4), ukad035. </w:delText>
        </w:r>
        <w:r w:rsidDel="00880265">
          <w:fldChar w:fldCharType="begin"/>
        </w:r>
        <w:r w:rsidRPr="00880265" w:rsidDel="00880265">
          <w:rPr>
            <w:lang w:val="en-US"/>
            <w:rPrChange w:id="833" w:author="Raúl Contreras Martín" w:date="2026-07-07T15:39:00Z">
              <w:rPr/>
            </w:rPrChange>
          </w:rPr>
          <w:delInstrText>HYPERLINK "https://doi.org/10.1093/ornithology/ukad035"</w:delInstrText>
        </w:r>
        <w:r w:rsidDel="00880265">
          <w:fldChar w:fldCharType="separate"/>
        </w:r>
        <w:r w:rsidDel="00880265">
          <w:rPr>
            <w:rStyle w:val="Hipervnculo"/>
            <w:lang w:val="en-US"/>
          </w:rPr>
          <w:delText>https://doi.org/10.1093/ornithology/ukad035</w:delText>
        </w:r>
        <w:r w:rsidDel="00880265">
          <w:rPr>
            <w:rStyle w:val="Hipervnculo"/>
            <w:lang w:val="en-US"/>
          </w:rPr>
          <w:fldChar w:fldCharType="end"/>
        </w:r>
        <w:r w:rsidDel="00880265">
          <w:rPr>
            <w:lang w:val="en-US"/>
          </w:rPr>
          <w:delText>Isaac, N. J. B., Jarzyna, M. A., Keil, P., Dambly, L. I., Boersch-Supan, P. H., Browning, E., Freeman, S. N., Golding, N., Guillera-Arroita, G., Henrys, P. A., Jarvis, S., Lahoz-Monfort, J., Pagel, J., Pescott, O. L., Schmucki, R., Simmonds, E. G., &amp; O’Hara, R. B. (2020). Data integration for large-scale models of species distributions. Trends in Ecology &amp; Evolution, 35(1), 56–67. https://doi.org/10.1016/j.tree.2019.08.006</w:delText>
        </w:r>
      </w:del>
    </w:p>
    <w:p w14:paraId="04FBEEC3" w14:textId="4D8DBED4" w:rsidR="00242B22" w:rsidRPr="00ED07E5" w:rsidDel="00880265" w:rsidRDefault="00070F70">
      <w:pPr>
        <w:pStyle w:val="Bibliografa"/>
        <w:rPr>
          <w:del w:id="834" w:author="Raúl Contreras Martín" w:date="2026-07-07T15:39:00Z"/>
          <w:lang w:val="en-US"/>
        </w:rPr>
        <w:pPrChange w:id="835" w:author="Raúl Contreras Martín" w:date="2026-07-07T15:39:00Z">
          <w:pPr>
            <w:spacing w:line="360" w:lineRule="auto"/>
            <w:jc w:val="both"/>
          </w:pPr>
        </w:pPrChange>
      </w:pPr>
      <w:del w:id="836" w:author="Raúl Contreras Martín" w:date="2026-07-07T15:39:00Z">
        <w:r w:rsidDel="00880265">
          <w:rPr>
            <w:lang w:val="en-US"/>
          </w:rPr>
          <w:delText>Isaac, N. J. B., van Strien, A. J., de Zeeuw, M. P., August, T. A., &amp; Roy, D. B. (2014). Statistics for citizen science: extracting signals of change from noisy ecological data. Methods in Ecology and Evolution, 5(10), 1052–1060. https://doi.org/10.1111/2041-210X.12254</w:delText>
        </w:r>
      </w:del>
    </w:p>
    <w:p w14:paraId="500352A8" w14:textId="66C8C752" w:rsidR="002F0426" w:rsidRPr="00ED07E5" w:rsidDel="00880265" w:rsidRDefault="00070F70">
      <w:pPr>
        <w:pStyle w:val="Bibliografa"/>
        <w:rPr>
          <w:del w:id="837" w:author="Raúl Contreras Martín" w:date="2026-07-07T15:39:00Z"/>
          <w:lang w:val="en-US"/>
        </w:rPr>
        <w:pPrChange w:id="838" w:author="Raúl Contreras Martín" w:date="2026-07-07T15:39:00Z">
          <w:pPr>
            <w:spacing w:line="360" w:lineRule="auto"/>
            <w:jc w:val="both"/>
          </w:pPr>
        </w:pPrChange>
      </w:pPr>
      <w:del w:id="839" w:author="Raúl Contreras Martín" w:date="2026-07-07T15:39:00Z">
        <w:r w:rsidDel="00880265">
          <w:rPr>
            <w:lang w:val="en-US"/>
          </w:rPr>
          <w:lastRenderedPageBreak/>
          <w:delText>Jiménez-Valverde, A. (2022). The uniform AUC: dealing with the representativeness effect in presence–absence models. Methods in Ecology and Evolution, 13(6), 1224–1236. https://doi.org/10.1111/2041-210X.13826</w:delText>
        </w:r>
      </w:del>
    </w:p>
    <w:p w14:paraId="2A86CA21" w14:textId="1A7D14D2" w:rsidR="002F0426" w:rsidRPr="00ED07E5" w:rsidDel="00880265" w:rsidRDefault="00070F70">
      <w:pPr>
        <w:pStyle w:val="Bibliografa"/>
        <w:rPr>
          <w:del w:id="840" w:author="Raúl Contreras Martín" w:date="2026-07-07T15:39:00Z"/>
          <w:lang w:val="en-US"/>
        </w:rPr>
        <w:pPrChange w:id="841" w:author="Raúl Contreras Martín" w:date="2026-07-07T15:39:00Z">
          <w:pPr>
            <w:spacing w:before="80" w:after="80" w:line="360" w:lineRule="auto"/>
            <w:jc w:val="both"/>
          </w:pPr>
        </w:pPrChange>
      </w:pPr>
      <w:del w:id="842" w:author="Raúl Contreras Martín" w:date="2026-07-07T15:39:00Z">
        <w:r w:rsidDel="00880265">
          <w:rPr>
            <w:lang w:val="en-US"/>
          </w:rPr>
          <w:delText>Johnston, A., Hochachka, W. M., Strimas-Mackey, M. E., Ruiz Gutierrez, V., Robinson, O. J., Miller, E. T., Auer, T., Kelling, S. T., &amp; Fink, D. (2021). Analytical guidelines to increase the value of community science data: An example using eBird data to estimate species distributions. Diversity and Distributions, 27(7), 1265–1277. https://doi.org/10.1111/ddi.13271</w:delText>
        </w:r>
      </w:del>
    </w:p>
    <w:p w14:paraId="10051853" w14:textId="1A878D3F" w:rsidR="002F0426" w:rsidRPr="00C2406F" w:rsidDel="00880265" w:rsidRDefault="00070F70">
      <w:pPr>
        <w:pStyle w:val="Bibliografa"/>
        <w:rPr>
          <w:del w:id="843" w:author="Raúl Contreras Martín" w:date="2026-07-07T15:39:00Z"/>
          <w:lang w:val="en-US"/>
        </w:rPr>
        <w:pPrChange w:id="844" w:author="Raúl Contreras Martín" w:date="2026-07-07T15:39:00Z">
          <w:pPr>
            <w:spacing w:line="360" w:lineRule="auto"/>
            <w:jc w:val="both"/>
          </w:pPr>
        </w:pPrChange>
      </w:pPr>
      <w:del w:id="845" w:author="Raúl Contreras Martín" w:date="2026-07-07T15:39:00Z">
        <w:r w:rsidDel="00880265">
          <w:rPr>
            <w:lang w:val="en-US"/>
          </w:rPr>
          <w:delText>Kelleher, S., Weegman, M. D., Bearhop, S., &amp; Sherley, R. B. (2025). Twenty years of dynamic occupancy models: a review of applications and look to the future. Ecography, e07757. https://doi.org/10.1002/ecog.07757</w:delText>
        </w:r>
      </w:del>
    </w:p>
    <w:p w14:paraId="2E82F4CE" w14:textId="7FA20E92" w:rsidR="002F0426" w:rsidRPr="00ED07E5" w:rsidDel="00880265" w:rsidRDefault="00070F70">
      <w:pPr>
        <w:pStyle w:val="Bibliografa"/>
        <w:rPr>
          <w:del w:id="846" w:author="Raúl Contreras Martín" w:date="2026-07-07T15:39:00Z"/>
          <w:lang w:val="en-US"/>
        </w:rPr>
        <w:pPrChange w:id="847" w:author="Raúl Contreras Martín" w:date="2026-07-07T15:39:00Z">
          <w:pPr>
            <w:spacing w:before="80" w:after="80" w:line="360" w:lineRule="auto"/>
            <w:jc w:val="both"/>
          </w:pPr>
        </w:pPrChange>
      </w:pPr>
      <w:del w:id="848" w:author="Raúl Contreras Martín" w:date="2026-07-07T15:39:00Z">
        <w:r w:rsidDel="00880265">
          <w:rPr>
            <w:lang w:val="en-US"/>
          </w:rPr>
          <w:delText xml:space="preserve">Kellner, K. F., Smith, A. D., Royle, J. A., Kéry, M., Belant, J. L., &amp; Chandler, R. B. (2023). The unmarked R package: Twelve years of advances in occurrence and abundance modelling in ecology. Methods in Ecology and Evolution, 14(6), 1408–1415. </w:delText>
        </w:r>
        <w:r w:rsidDel="00880265">
          <w:fldChar w:fldCharType="begin"/>
        </w:r>
        <w:r w:rsidRPr="00880265" w:rsidDel="00880265">
          <w:rPr>
            <w:lang w:val="en-US"/>
            <w:rPrChange w:id="849" w:author="Raúl Contreras Martín" w:date="2026-07-07T15:39:00Z">
              <w:rPr/>
            </w:rPrChange>
          </w:rPr>
          <w:delInstrText>HYPERLINK "https://doi.org/10.1111/2041-210X.14123"</w:delInstrText>
        </w:r>
        <w:r w:rsidDel="00880265">
          <w:fldChar w:fldCharType="separate"/>
        </w:r>
        <w:r w:rsidDel="00880265">
          <w:rPr>
            <w:rStyle w:val="Hipervnculo"/>
            <w:lang w:val="en-US"/>
          </w:rPr>
          <w:delText>https://doi.org/10.1111/2041-210X.14123</w:delText>
        </w:r>
        <w:r w:rsidDel="00880265">
          <w:rPr>
            <w:rStyle w:val="Hipervnculo"/>
            <w:lang w:val="en-US"/>
          </w:rPr>
          <w:fldChar w:fldCharType="end"/>
        </w:r>
      </w:del>
    </w:p>
    <w:p w14:paraId="71276D74" w14:textId="787CCA1C" w:rsidR="00651C0C" w:rsidDel="00880265" w:rsidRDefault="00651C0C">
      <w:pPr>
        <w:pStyle w:val="Bibliografa"/>
        <w:rPr>
          <w:del w:id="850" w:author="Raúl Contreras Martín" w:date="2026-07-07T15:39:00Z"/>
          <w:lang w:val="en-US"/>
        </w:rPr>
        <w:pPrChange w:id="851" w:author="Raúl Contreras Martín" w:date="2026-07-07T15:39:00Z">
          <w:pPr>
            <w:spacing w:line="360" w:lineRule="auto"/>
            <w:jc w:val="both"/>
          </w:pPr>
        </w:pPrChange>
      </w:pPr>
      <w:del w:id="852" w:author="Raúl Contreras Martín" w:date="2026-07-07T15:39:00Z">
        <w:r w:rsidDel="00880265">
          <w:rPr>
            <w:lang w:val="en-US"/>
          </w:rPr>
          <w:delText xml:space="preserve">Kéry, M., Guillera-Arroita, G., &amp; Lahoz-Monfort, J. J. (2013). Analysing and mapping species range dynamics using occupancy models. Journal of Biogeography, 40(8), 1463–1474. </w:delText>
        </w:r>
        <w:r w:rsidDel="00880265">
          <w:fldChar w:fldCharType="begin"/>
        </w:r>
        <w:r w:rsidRPr="00880265" w:rsidDel="00880265">
          <w:rPr>
            <w:lang w:val="en-US"/>
            <w:rPrChange w:id="853" w:author="Raúl Contreras Martín" w:date="2026-07-07T15:39:00Z">
              <w:rPr/>
            </w:rPrChange>
          </w:rPr>
          <w:delInstrText>HYPERLINK "https://doi.org/10.1111/jbi.12087"</w:delInstrText>
        </w:r>
        <w:r w:rsidDel="00880265">
          <w:fldChar w:fldCharType="separate"/>
        </w:r>
        <w:r w:rsidDel="00880265">
          <w:rPr>
            <w:rStyle w:val="Hipervnculo"/>
            <w:lang w:val="en-US"/>
          </w:rPr>
          <w:delText>https://doi.org/10.1111/jbi.12087</w:delText>
        </w:r>
        <w:r w:rsidDel="00880265">
          <w:rPr>
            <w:rStyle w:val="Hipervnculo"/>
            <w:lang w:val="en-US"/>
          </w:rPr>
          <w:fldChar w:fldCharType="end"/>
        </w:r>
      </w:del>
    </w:p>
    <w:p w14:paraId="336D0DA5" w14:textId="6E9DFBB9" w:rsidR="00257C08" w:rsidRPr="00ED07E5" w:rsidDel="00880265" w:rsidRDefault="00257C08">
      <w:pPr>
        <w:pStyle w:val="Bibliografa"/>
        <w:rPr>
          <w:del w:id="854" w:author="Raúl Contreras Martín" w:date="2026-07-07T15:39:00Z"/>
          <w:lang w:val="en-US"/>
        </w:rPr>
        <w:pPrChange w:id="855" w:author="Raúl Contreras Martín" w:date="2026-07-07T15:39:00Z">
          <w:pPr>
            <w:spacing w:line="360" w:lineRule="auto"/>
            <w:jc w:val="both"/>
          </w:pPr>
        </w:pPrChange>
      </w:pPr>
      <w:del w:id="856" w:author="Raúl Contreras Martín" w:date="2026-07-07T15:39:00Z">
        <w:r w:rsidDel="00880265">
          <w:rPr>
            <w:lang w:val="en-US"/>
          </w:rPr>
          <w:delText>Kéry, M. (2018). Identifiability in N-mixture models: a large-scale screening test with bird data. Ecology, 99(2), 281–288. https://doi.org/10.1002/ecy.2093</w:delText>
        </w:r>
      </w:del>
    </w:p>
    <w:p w14:paraId="37D84D73" w14:textId="44440680" w:rsidR="00651C0C" w:rsidRPr="00ED07E5" w:rsidDel="00880265" w:rsidRDefault="00651C0C">
      <w:pPr>
        <w:pStyle w:val="Bibliografa"/>
        <w:rPr>
          <w:del w:id="857" w:author="Raúl Contreras Martín" w:date="2026-07-07T15:39:00Z"/>
          <w:lang w:val="en-US"/>
        </w:rPr>
        <w:pPrChange w:id="858" w:author="Raúl Contreras Martín" w:date="2026-07-07T15:39:00Z">
          <w:pPr>
            <w:spacing w:line="360" w:lineRule="auto"/>
            <w:jc w:val="both"/>
          </w:pPr>
        </w:pPrChange>
      </w:pPr>
      <w:del w:id="859" w:author="Raúl Contreras Martín" w:date="2026-07-07T15:39:00Z">
        <w:r w:rsidDel="00880265">
          <w:rPr>
            <w:lang w:val="en-US"/>
          </w:rPr>
          <w:delText>Kéry, M., &amp; Royle, J. A. (2021). Applied Hierarchical Modeling in Ecology: Analysis of Distribution, Abundance and Species Richness in R and BUGS, Volume 2: Dynamic and Advanced Models. Academic Press.</w:delText>
        </w:r>
      </w:del>
    </w:p>
    <w:p w14:paraId="70F655B4" w14:textId="01E06380" w:rsidR="002F0426" w:rsidRPr="00ED07E5" w:rsidDel="00880265" w:rsidRDefault="00070F70">
      <w:pPr>
        <w:pStyle w:val="Bibliografa"/>
        <w:rPr>
          <w:del w:id="860" w:author="Raúl Contreras Martín" w:date="2026-07-07T15:39:00Z"/>
          <w:lang w:val="en-US"/>
        </w:rPr>
        <w:pPrChange w:id="861" w:author="Raúl Contreras Martín" w:date="2026-07-07T15:39:00Z">
          <w:pPr>
            <w:spacing w:before="80" w:after="80" w:line="360" w:lineRule="auto"/>
            <w:jc w:val="both"/>
          </w:pPr>
        </w:pPrChange>
      </w:pPr>
      <w:del w:id="862" w:author="Raúl Contreras Martín" w:date="2026-07-07T15:39:00Z">
        <w:r w:rsidDel="00880265">
          <w:rPr>
            <w:lang w:val="en-US"/>
          </w:rPr>
          <w:delText xml:space="preserve">Kuussaari, M., Bommarco, R., Heikkinen, R. K., Helm, A., Krauss, J., Lindborg, R., Öckinger, E., Pärtel, M., Pino, J., Rodà, F., Stefanescu, C., Teder, T., Zobel, M., &amp; Steffan-Dewenter, </w:delText>
        </w:r>
        <w:r w:rsidDel="00880265">
          <w:rPr>
            <w:lang w:val="en-US"/>
          </w:rPr>
          <w:lastRenderedPageBreak/>
          <w:delText>I. (2009). Extinction debt: A challenge for biodiversity conservation. Trends in Ecology and Evolution, 24(10), 564–571. https://doi.org/10.1016/j.tree.2009.04.011</w:delText>
        </w:r>
      </w:del>
    </w:p>
    <w:p w14:paraId="4F44EFFE" w14:textId="71BBDDFF" w:rsidR="00242B22" w:rsidRPr="00ED07E5" w:rsidDel="00880265" w:rsidRDefault="00070F70">
      <w:pPr>
        <w:pStyle w:val="Bibliografa"/>
        <w:rPr>
          <w:del w:id="863" w:author="Raúl Contreras Martín" w:date="2026-07-07T15:39:00Z"/>
          <w:lang w:val="en-US"/>
        </w:rPr>
        <w:pPrChange w:id="864" w:author="Raúl Contreras Martín" w:date="2026-07-07T15:39:00Z">
          <w:pPr>
            <w:spacing w:line="360" w:lineRule="auto"/>
            <w:jc w:val="both"/>
          </w:pPr>
        </w:pPrChange>
      </w:pPr>
      <w:del w:id="865" w:author="Raúl Contreras Martín" w:date="2026-07-07T15:39:00Z">
        <w:r w:rsidRPr="00880265" w:rsidDel="00880265">
          <w:rPr>
            <w:lang w:val="en-US"/>
            <w:rPrChange w:id="866" w:author="Raúl Contreras Martín" w:date="2026-07-07T15:39:00Z">
              <w:rPr/>
            </w:rPrChange>
          </w:rPr>
          <w:delText xml:space="preserve">Lapiedra, O., Ponjoan, A., Gamero, A., Bota, G., &amp; Mañosa, S. (2021). </w:delText>
        </w:r>
        <w:r w:rsidDel="00880265">
          <w:rPr>
            <w:lang w:val="en-US"/>
          </w:rPr>
          <w:delText xml:space="preserve">Population dynamics. In J. Traba &amp; M. B. Morales (Eds.), The Little Bustard: Ecology, Conservation and Management of a Globally Threatened Species (pp. 189–214). Springer. </w:delText>
        </w:r>
        <w:r w:rsidDel="00880265">
          <w:fldChar w:fldCharType="begin"/>
        </w:r>
        <w:r w:rsidRPr="00880265" w:rsidDel="00880265">
          <w:rPr>
            <w:lang w:val="en-US"/>
            <w:rPrChange w:id="867" w:author="Raúl Contreras Martín" w:date="2026-07-07T15:39:00Z">
              <w:rPr/>
            </w:rPrChange>
          </w:rPr>
          <w:delInstrText>HYPERLINK "https://doi.org/10.1007/978-3-030-84902-3_11"</w:delInstrText>
        </w:r>
        <w:r w:rsidDel="00880265">
          <w:fldChar w:fldCharType="separate"/>
        </w:r>
        <w:r w:rsidDel="00880265">
          <w:rPr>
            <w:rStyle w:val="Hipervnculo"/>
            <w:lang w:val="en-US"/>
          </w:rPr>
          <w:delText>https://doi.org/10.1007/978-3-030-84902-3_11</w:delText>
        </w:r>
        <w:r w:rsidDel="00880265">
          <w:rPr>
            <w:rStyle w:val="Hipervnculo"/>
            <w:lang w:val="en-US"/>
          </w:rPr>
          <w:fldChar w:fldCharType="end"/>
        </w:r>
      </w:del>
    </w:p>
    <w:p w14:paraId="0F72716A" w14:textId="50ABEA17" w:rsidR="00651C0C" w:rsidRPr="00ED07E5" w:rsidDel="00880265" w:rsidRDefault="00651C0C">
      <w:pPr>
        <w:pStyle w:val="Bibliografa"/>
        <w:rPr>
          <w:del w:id="868" w:author="Raúl Contreras Martín" w:date="2026-07-07T15:39:00Z"/>
          <w:lang w:val="en-US"/>
        </w:rPr>
        <w:pPrChange w:id="869" w:author="Raúl Contreras Martín" w:date="2026-07-07T15:39:00Z">
          <w:pPr>
            <w:spacing w:before="80" w:after="80" w:line="360" w:lineRule="auto"/>
            <w:jc w:val="both"/>
          </w:pPr>
        </w:pPrChange>
      </w:pPr>
      <w:del w:id="870" w:author="Raúl Contreras Martín" w:date="2026-07-07T15:39:00Z">
        <w:r w:rsidDel="00880265">
          <w:rPr>
            <w:lang w:val="en-US"/>
          </w:rPr>
          <w:delText>MacKenzie, D. I., Nichols, J. D., Lachman, G. B., Droege, S., Royle, J. A., &amp; Langtimm, C. A. (2002). Estimating site occupancy rates when detection probabilities are less than one. Ecology, 83(8), 2248–2255. https://doi.org/10.1890/0012-9658(2002)083[2248:ESORWD]2.0.CO;2</w:delText>
        </w:r>
      </w:del>
    </w:p>
    <w:p w14:paraId="22B7BF83" w14:textId="68112B33" w:rsidR="002F0426" w:rsidRPr="00880265" w:rsidDel="00880265" w:rsidRDefault="00070F70">
      <w:pPr>
        <w:pStyle w:val="Bibliografa"/>
        <w:rPr>
          <w:del w:id="871" w:author="Raúl Contreras Martín" w:date="2026-07-07T15:39:00Z"/>
          <w:lang w:val="en-US"/>
          <w:rPrChange w:id="872" w:author="Raúl Contreras Martín" w:date="2026-07-07T15:39:00Z">
            <w:rPr>
              <w:del w:id="873" w:author="Raúl Contreras Martín" w:date="2026-07-07T15:39:00Z"/>
            </w:rPr>
          </w:rPrChange>
        </w:rPr>
        <w:pPrChange w:id="874" w:author="Raúl Contreras Martín" w:date="2026-07-07T15:39:00Z">
          <w:pPr>
            <w:spacing w:before="80" w:after="80" w:line="360" w:lineRule="auto"/>
            <w:jc w:val="both"/>
          </w:pPr>
        </w:pPrChange>
      </w:pPr>
      <w:del w:id="875" w:author="Raúl Contreras Martín" w:date="2026-07-07T15:39:00Z">
        <w:r w:rsidDel="00880265">
          <w:rPr>
            <w:lang w:val="en-US"/>
          </w:rPr>
          <w:delText xml:space="preserve">MacKenzie, D. I., Nichols, J. D., Hines, J. E., Knutson, M. G., &amp; Franklin, A. B. (2003). Estimating site occupancy, colonization, and local extinction when a species is detected imperfectly. </w:delText>
        </w:r>
        <w:r w:rsidRPr="00880265" w:rsidDel="00880265">
          <w:rPr>
            <w:lang w:val="en-US"/>
            <w:rPrChange w:id="876" w:author="Raúl Contreras Martín" w:date="2026-07-07T15:39:00Z">
              <w:rPr/>
            </w:rPrChange>
          </w:rPr>
          <w:delText>Ecology, 84(8), 2200–2207. https://doi.org/10.1890/02-3090</w:delText>
        </w:r>
      </w:del>
    </w:p>
    <w:p w14:paraId="3126AE25" w14:textId="79E5FD57" w:rsidR="00814A8F" w:rsidRPr="00ED07E5" w:rsidDel="00880265" w:rsidRDefault="00070F70">
      <w:pPr>
        <w:pStyle w:val="Bibliografa"/>
        <w:rPr>
          <w:del w:id="877" w:author="Raúl Contreras Martín" w:date="2026-07-07T15:39:00Z"/>
          <w:lang w:val="en-US"/>
        </w:rPr>
        <w:pPrChange w:id="878" w:author="Raúl Contreras Martín" w:date="2026-07-07T15:39:00Z">
          <w:pPr>
            <w:spacing w:line="360" w:lineRule="auto"/>
            <w:jc w:val="both"/>
          </w:pPr>
        </w:pPrChange>
      </w:pPr>
      <w:del w:id="879" w:author="Raúl Contreras Martín" w:date="2026-07-07T15:39:00Z">
        <w:r w:rsidRPr="00880265" w:rsidDel="00880265">
          <w:rPr>
            <w:lang w:val="en-US"/>
            <w:rPrChange w:id="880" w:author="Raúl Contreras Martín" w:date="2026-07-07T15:39:00Z">
              <w:rPr/>
            </w:rPrChange>
          </w:rPr>
          <w:delText xml:space="preserve">Marques, A. T., Moreira, F., Alcazar, R., Delgado, A., Godinho, C., Sampaio, H., Rocha, P., Sequeira, N., Palmeirim, J. M., &amp; Silva, J. P. (2020). </w:delText>
        </w:r>
        <w:r w:rsidDel="00880265">
          <w:rPr>
            <w:lang w:val="en-US"/>
          </w:rPr>
          <w:delText xml:space="preserve">Changes in grassland management and linear infrastructures associated to the decline of an endangered bird population. Scientific Reports, 10, 15150. </w:delText>
        </w:r>
        <w:r w:rsidDel="00880265">
          <w:fldChar w:fldCharType="begin"/>
        </w:r>
        <w:r w:rsidRPr="00880265" w:rsidDel="00880265">
          <w:rPr>
            <w:lang w:val="en-US"/>
            <w:rPrChange w:id="881" w:author="Raúl Contreras Martín" w:date="2026-07-07T15:39:00Z">
              <w:rPr/>
            </w:rPrChange>
          </w:rPr>
          <w:delInstrText>HYPERLINK "https://doi.org/10.1038/s41598-020-72154-9"</w:delInstrText>
        </w:r>
        <w:r w:rsidDel="00880265">
          <w:fldChar w:fldCharType="separate"/>
        </w:r>
        <w:r w:rsidDel="00880265">
          <w:rPr>
            <w:rStyle w:val="Hipervnculo"/>
            <w:lang w:val="en-US"/>
          </w:rPr>
          <w:delText>https://doi.org/10.1038/s41598-020-72154-9</w:delText>
        </w:r>
        <w:r w:rsidDel="00880265">
          <w:rPr>
            <w:rStyle w:val="Hipervnculo"/>
            <w:lang w:val="en-US"/>
          </w:rPr>
          <w:fldChar w:fldCharType="end"/>
        </w:r>
      </w:del>
    </w:p>
    <w:p w14:paraId="48455AE7" w14:textId="17BC0A34" w:rsidR="00257C08" w:rsidRPr="00ED07E5" w:rsidDel="00880265" w:rsidRDefault="00257C08">
      <w:pPr>
        <w:pStyle w:val="Bibliografa"/>
        <w:rPr>
          <w:del w:id="882" w:author="Raúl Contreras Martín" w:date="2026-07-07T15:39:00Z"/>
          <w:lang w:val="en-US"/>
        </w:rPr>
        <w:pPrChange w:id="883" w:author="Raúl Contreras Martín" w:date="2026-07-07T15:39:00Z">
          <w:pPr>
            <w:spacing w:line="360" w:lineRule="auto"/>
            <w:jc w:val="both"/>
          </w:pPr>
        </w:pPrChange>
      </w:pPr>
      <w:del w:id="884" w:author="Raúl Contreras Martín" w:date="2026-07-07T15:39:00Z">
        <w:r w:rsidDel="00880265">
          <w:rPr>
            <w:lang w:val="en-US"/>
          </w:rPr>
          <w:delText>Martín, B., Martín, C. A., Palacín, C., Sastre, P., Ponce, C., &amp; Bravo, C. (2014). Habitat preferences of sympatric sandgrouse during the breeding season in Spain: a multi-scale approach. European Journal of Wildlife Research, 60(4), 625–636. https://doi.org/10.1007/s10344-014-0826-z</w:delText>
        </w:r>
      </w:del>
    </w:p>
    <w:p w14:paraId="33F39BBB" w14:textId="6ABEEB5E" w:rsidR="00242B22" w:rsidRPr="00ED07E5" w:rsidDel="00880265" w:rsidRDefault="00070F70">
      <w:pPr>
        <w:pStyle w:val="Bibliografa"/>
        <w:rPr>
          <w:del w:id="885" w:author="Raúl Contreras Martín" w:date="2026-07-07T15:39:00Z"/>
          <w:lang w:val="en-US"/>
        </w:rPr>
        <w:pPrChange w:id="886" w:author="Raúl Contreras Martín" w:date="2026-07-07T15:39:00Z">
          <w:pPr>
            <w:spacing w:line="360" w:lineRule="auto"/>
            <w:jc w:val="both"/>
          </w:pPr>
        </w:pPrChange>
      </w:pPr>
      <w:del w:id="887" w:author="Raúl Contreras Martín" w:date="2026-07-07T15:39:00Z">
        <w:r w:rsidDel="00880265">
          <w:rPr>
            <w:lang w:val="en-US"/>
          </w:rPr>
          <w:delText>Martín, E., Alonso, J. C., Alonso, J. A., Palacín, C., Magaña, M., &amp; Martín, B. (2008). Natal dispersal in great bustards: the effect of sex, local population size and spatial isolation. Journal of Animal Ecology, 77(1), 159–167. https://doi.org/10.1111/j.1365-2656.2007.01349.x</w:delText>
        </w:r>
      </w:del>
    </w:p>
    <w:p w14:paraId="23AA2A0E" w14:textId="0DE63A0C" w:rsidR="002F0426" w:rsidRPr="00ED07E5" w:rsidDel="00880265" w:rsidRDefault="00070F70">
      <w:pPr>
        <w:pStyle w:val="Bibliografa"/>
        <w:rPr>
          <w:del w:id="888" w:author="Raúl Contreras Martín" w:date="2026-07-07T15:39:00Z"/>
          <w:lang w:val="en-US"/>
        </w:rPr>
        <w:pPrChange w:id="889" w:author="Raúl Contreras Martín" w:date="2026-07-07T15:39:00Z">
          <w:pPr>
            <w:spacing w:line="360" w:lineRule="auto"/>
            <w:jc w:val="both"/>
          </w:pPr>
        </w:pPrChange>
      </w:pPr>
      <w:del w:id="890" w:author="Raúl Contreras Martín" w:date="2026-07-07T15:39:00Z">
        <w:r w:rsidDel="00880265">
          <w:rPr>
            <w:lang w:val="en-US"/>
          </w:rPr>
          <w:lastRenderedPageBreak/>
          <w:delText>Nordén, J., Abrego, N., Boddy, L., Bässler, C., Dahlberg, A., Halme, P., Hällfors, M., Maurice, S., Menkis, A., Miettinen, O., Mäkipää, R., Ovaskainen, O., &amp; Penttilä, R. (2020). Occupancy versus colonization–extinction models for projecting population trends at different spatial scales. Ecology and Evolution, 10(9), 4260–4273. https://doi.org/10.1002/ece3.6124</w:delText>
        </w:r>
      </w:del>
    </w:p>
    <w:p w14:paraId="521C1BC0" w14:textId="41647372" w:rsidR="00242B22" w:rsidRPr="00ED07E5" w:rsidDel="00880265" w:rsidRDefault="00070F70">
      <w:pPr>
        <w:pStyle w:val="Bibliografa"/>
        <w:rPr>
          <w:del w:id="891" w:author="Raúl Contreras Martín" w:date="2026-07-07T15:39:00Z"/>
          <w:lang w:val="en-US"/>
        </w:rPr>
        <w:pPrChange w:id="892" w:author="Raúl Contreras Martín" w:date="2026-07-07T15:39:00Z">
          <w:pPr>
            <w:spacing w:line="360" w:lineRule="auto"/>
            <w:jc w:val="both"/>
          </w:pPr>
        </w:pPrChange>
      </w:pPr>
      <w:del w:id="893" w:author="Raúl Contreras Martín" w:date="2026-07-07T15:39:00Z">
        <w:r w:rsidDel="00880265">
          <w:rPr>
            <w:lang w:val="en-US"/>
          </w:rPr>
          <w:delText>Ovaskainen, O., &amp; Hanski, I. (2002). Transient dynamics in metapopulation response to perturbation. Theoretical Population Biology, 61(3), 285–295. https://doi.org/10.1006/tpbi.2002.1586</w:delText>
        </w:r>
      </w:del>
    </w:p>
    <w:p w14:paraId="1B61653A" w14:textId="33C87233" w:rsidR="002F0426" w:rsidRPr="00ED07E5" w:rsidDel="00880265" w:rsidRDefault="00070F70">
      <w:pPr>
        <w:pStyle w:val="Bibliografa"/>
        <w:rPr>
          <w:del w:id="894" w:author="Raúl Contreras Martín" w:date="2026-07-07T15:39:00Z"/>
          <w:lang w:val="en-US"/>
        </w:rPr>
        <w:pPrChange w:id="895" w:author="Raúl Contreras Martín" w:date="2026-07-07T15:39:00Z">
          <w:pPr>
            <w:spacing w:before="80" w:after="80" w:line="360" w:lineRule="auto"/>
            <w:jc w:val="both"/>
          </w:pPr>
        </w:pPrChange>
      </w:pPr>
      <w:del w:id="896" w:author="Raúl Contreras Martín" w:date="2026-07-07T15:39:00Z">
        <w:r w:rsidDel="00880265">
          <w:rPr>
            <w:lang w:val="en-US"/>
          </w:rPr>
          <w:delText>PECBMS (2023). Pan-European Common Bird Monitoring Scheme. State of common birds in Europe, 2023. European Bird Census Council, Prague.</w:delText>
        </w:r>
      </w:del>
    </w:p>
    <w:p w14:paraId="027518B2" w14:textId="2F33AB2A" w:rsidR="00242B22" w:rsidRPr="00ED07E5" w:rsidDel="00880265" w:rsidRDefault="00070F70">
      <w:pPr>
        <w:pStyle w:val="Bibliografa"/>
        <w:rPr>
          <w:del w:id="897" w:author="Raúl Contreras Martín" w:date="2026-07-07T15:39:00Z"/>
          <w:lang w:val="en-US"/>
        </w:rPr>
        <w:pPrChange w:id="898" w:author="Raúl Contreras Martín" w:date="2026-07-07T15:39:00Z">
          <w:pPr>
            <w:spacing w:line="360" w:lineRule="auto"/>
            <w:jc w:val="both"/>
          </w:pPr>
        </w:pPrChange>
      </w:pPr>
      <w:del w:id="899" w:author="Raúl Contreras Martín" w:date="2026-07-07T15:39:00Z">
        <w:r w:rsidDel="00880265">
          <w:rPr>
            <w:lang w:val="en-US"/>
          </w:rPr>
          <w:delText>Pe’er, G., Dicks, L. V., Visconti, P., Arlettaz, R., Báldi, A., Benton, T. G., Collins, S., Dieterich, M., Gregory, R. D., Hartig, F., Henle, K., Hobson, P. R., Kleijn, D., Neumann, R. K., Robijns, T., Schmidt, J., Shwartz, A., Sutherland, W. J., Turbé, A., Wulf, F., &amp; Scott, A. V. (2014). EU agricultural reform fails on biodiversity. Science, 344(6188), 1090–1092. https://doi.org/10.1126/science.1253425</w:delText>
        </w:r>
      </w:del>
    </w:p>
    <w:p w14:paraId="61412819" w14:textId="6FE01EFC" w:rsidR="00814A8F" w:rsidRPr="00880265" w:rsidDel="00880265" w:rsidRDefault="00070F70">
      <w:pPr>
        <w:pStyle w:val="Bibliografa"/>
        <w:rPr>
          <w:del w:id="900" w:author="Raúl Contreras Martín" w:date="2026-07-07T15:39:00Z"/>
          <w:lang w:val="en-US"/>
          <w:rPrChange w:id="901" w:author="Raúl Contreras Martín" w:date="2026-07-07T15:39:00Z">
            <w:rPr>
              <w:del w:id="902" w:author="Raúl Contreras Martín" w:date="2026-07-07T15:39:00Z"/>
            </w:rPr>
          </w:rPrChange>
        </w:rPr>
        <w:pPrChange w:id="903" w:author="Raúl Contreras Martín" w:date="2026-07-07T15:39:00Z">
          <w:pPr>
            <w:spacing w:line="360" w:lineRule="auto"/>
            <w:jc w:val="both"/>
          </w:pPr>
        </w:pPrChange>
      </w:pPr>
      <w:del w:id="904" w:author="Raúl Contreras Martín" w:date="2026-07-07T15:39:00Z">
        <w:r w:rsidRPr="00880265" w:rsidDel="00880265">
          <w:rPr>
            <w:lang w:val="en-US"/>
            <w:rPrChange w:id="905" w:author="Raúl Contreras Martín" w:date="2026-07-07T15:39:00Z">
              <w:rPr/>
            </w:rPrChange>
          </w:rPr>
          <w:delText xml:space="preserve">Pérez-Granados, C., Benítez-López, A., Díaz, M., Gameiro, J., Lenzner, B., Roura-Pascual, N., Gómez-Catasús, J., Tarjuelo, R., Barrero, A., Bolonio, L., Bota, G., Brambilla, M., Bravo, C., Brotons, L., Bustillo de la Rosa, D., Cabodevilla, X., Calvo Búrdalo, A., Carricondo, A., Casas, F., Concepción, E. D., Constán-Nava, S., Crispim-Mendes, T., Giralt, D., Golivets, M., Latombe, G., Leiva, A., López-Iborra, G. M., López-Poveda, G., Mañosa, S., Martín, C. A., Morales, M. B., Moreira, F., Mougeot, F., Nikolov, B., Olea, P. P., Onrubia, A., Reverter, M., Revilla-Martín, N., Rigal, S., Ruiz Jiménez, G., Sáez-Gómez, P., Šálek, M., Salgado, I., Santangeli, A., Santos, C., Sanz-Pérez, A., Serrano, D., Silva, J. P., Torrijo, A., Traba, J., Tryjanowski, P., Václav, R., Valera, F., Vögeli, M., Zurdo, J., &amp; Marques, A. T. (2025a). </w:delText>
        </w:r>
        <w:r w:rsidDel="00880265">
          <w:rPr>
            <w:lang w:val="en-US"/>
          </w:rPr>
          <w:delText xml:space="preserve">Key conservation actions for European steppes in the context </w:delText>
        </w:r>
        <w:r w:rsidDel="00880265">
          <w:rPr>
            <w:lang w:val="en-US"/>
          </w:rPr>
          <w:lastRenderedPageBreak/>
          <w:delText xml:space="preserve">of the Post-2020 Global Biodiversity Framework. </w:delText>
        </w:r>
        <w:r w:rsidRPr="00880265" w:rsidDel="00880265">
          <w:rPr>
            <w:lang w:val="en-US"/>
            <w:rPrChange w:id="906" w:author="Raúl Contreras Martín" w:date="2026-07-07T15:39:00Z">
              <w:rPr/>
            </w:rPrChange>
          </w:rPr>
          <w:delText>Sustainability Science, 20(2), 499–509. https://doi.org/10.1007/s11625-024-01602-6</w:delText>
        </w:r>
      </w:del>
    </w:p>
    <w:p w14:paraId="1BAC3335" w14:textId="4F1EB52B" w:rsidR="00814A8F" w:rsidDel="00880265" w:rsidRDefault="00070F70">
      <w:pPr>
        <w:pStyle w:val="Bibliografa"/>
        <w:rPr>
          <w:del w:id="907" w:author="Raúl Contreras Martín" w:date="2026-07-07T15:39:00Z"/>
          <w:lang w:val="en-US"/>
        </w:rPr>
        <w:pPrChange w:id="908" w:author="Raúl Contreras Martín" w:date="2026-07-07T15:39:00Z">
          <w:pPr>
            <w:spacing w:line="360" w:lineRule="auto"/>
            <w:jc w:val="both"/>
          </w:pPr>
        </w:pPrChange>
      </w:pPr>
      <w:del w:id="909" w:author="Raúl Contreras Martín" w:date="2026-07-07T15:39:00Z">
        <w:r w:rsidRPr="00880265" w:rsidDel="00880265">
          <w:rPr>
            <w:lang w:val="en-US"/>
            <w:rPrChange w:id="910" w:author="Raúl Contreras Martín" w:date="2026-07-07T15:39:00Z">
              <w:rPr/>
            </w:rPrChange>
          </w:rPr>
          <w:delText xml:space="preserve">Pérez-Granados, C., Lenzner, B., Díaz, M., Benítez-López, A., Marques, A. T., Tarjuelo, R., Gómez-Catasús, J., Roura-Pascual, N., Vögeli, M., Valera, F., Václav, R., Tryjanowski, P., Traba, J., Santangeli, A., Ruiz Jiménez, G., Revilla-Martín, N., Mougeot, F., Moreira, F., Morales, M. B., Mañosa, S., López-Iborra, G. M., Latombe, G., Golivets, M., Concepción, E. D., Cabodevilla, X., Brotons, L., Bravo, C., Brambilla, M., Bota, G., Bolonio, L., Arroyo, B., Zurdo, J., Silva, J. P., Serrano, D., Sanz-Pérez, A., Salgado, I., Šálek, M., Sáez-Gómez, P., Reverter, M., Onrubia, A., Olea, P. P., Nikolov, B., Martín, C. A., López-Poveda, G., Leiva, A., Giralt, D., Crispim-Mendes, T., Casas, F., Bustillo de la Rosa, D., Barrero, A., &amp; Gameiro, J. (2025b). </w:delText>
        </w:r>
        <w:r w:rsidDel="00880265">
          <w:rPr>
            <w:lang w:val="en-US"/>
          </w:rPr>
          <w:delText xml:space="preserve">Using scenarios for reducing uncertainties in biodiversity conservation: From global targets to European steppes. Conservation Letters, 18(5), e13138. </w:delText>
        </w:r>
        <w:r w:rsidDel="00880265">
          <w:fldChar w:fldCharType="begin"/>
        </w:r>
        <w:r w:rsidRPr="00880265" w:rsidDel="00880265">
          <w:rPr>
            <w:lang w:val="en-US"/>
            <w:rPrChange w:id="911" w:author="Raúl Contreras Martín" w:date="2026-07-07T15:39:00Z">
              <w:rPr/>
            </w:rPrChange>
          </w:rPr>
          <w:delInstrText>HYPERLINK "https://doi.org/10.1111/conl.13138"</w:delInstrText>
        </w:r>
        <w:r w:rsidDel="00880265">
          <w:fldChar w:fldCharType="separate"/>
        </w:r>
        <w:r w:rsidDel="00880265">
          <w:rPr>
            <w:rStyle w:val="Hipervnculo"/>
            <w:lang w:val="en-US"/>
          </w:rPr>
          <w:delText>https://doi.org/10.1111/conl.13138</w:delText>
        </w:r>
        <w:r w:rsidDel="00880265">
          <w:rPr>
            <w:rStyle w:val="Hipervnculo"/>
            <w:lang w:val="en-US"/>
          </w:rPr>
          <w:fldChar w:fldCharType="end"/>
        </w:r>
      </w:del>
    </w:p>
    <w:p w14:paraId="007F22C3" w14:textId="242DDA79" w:rsidR="00651C0C" w:rsidRPr="00ED07E5" w:rsidDel="00880265" w:rsidRDefault="00651C0C">
      <w:pPr>
        <w:pStyle w:val="Bibliografa"/>
        <w:rPr>
          <w:del w:id="912" w:author="Raúl Contreras Martín" w:date="2026-07-07T15:39:00Z"/>
          <w:lang w:val="en-US"/>
        </w:rPr>
        <w:pPrChange w:id="913" w:author="Raúl Contreras Martín" w:date="2026-07-07T15:39:00Z">
          <w:pPr>
            <w:spacing w:line="360" w:lineRule="auto"/>
            <w:jc w:val="both"/>
          </w:pPr>
        </w:pPrChange>
      </w:pPr>
      <w:del w:id="914" w:author="Raúl Contreras Martín" w:date="2026-07-07T15:39:00Z">
        <w:r w:rsidDel="00880265">
          <w:rPr>
            <w:lang w:val="en-US"/>
          </w:rPr>
          <w:delText>R Core Team (2024). R: A language and environment for statistical computing. R Foundation for Statistical Computing, Vienna, Austria. https://www.R-project.org/</w:delText>
        </w:r>
      </w:del>
    </w:p>
    <w:p w14:paraId="383546DB" w14:textId="726DAD25" w:rsidR="002F0426" w:rsidRPr="00ED07E5" w:rsidDel="00880265" w:rsidRDefault="00070F70">
      <w:pPr>
        <w:pStyle w:val="Bibliografa"/>
        <w:rPr>
          <w:del w:id="915" w:author="Raúl Contreras Martín" w:date="2026-07-07T15:39:00Z"/>
          <w:lang w:val="en-US"/>
        </w:rPr>
        <w:pPrChange w:id="916" w:author="Raúl Contreras Martín" w:date="2026-07-07T15:39:00Z">
          <w:pPr>
            <w:spacing w:before="80" w:after="80" w:line="360" w:lineRule="auto"/>
            <w:jc w:val="both"/>
          </w:pPr>
        </w:pPrChange>
      </w:pPr>
      <w:del w:id="917" w:author="Raúl Contreras Martín" w:date="2026-07-07T15:39:00Z">
        <w:r w:rsidDel="00880265">
          <w:rPr>
            <w:lang w:val="en-US"/>
          </w:rPr>
          <w:delText>Rigal, S., Dakos, V., Alonso, H., Auniņš, A., Benko, Z., Brotons, L., Chodkiewicz, T., Chylarecki, P., del Moral, J. C., Escandell, V., Fontaine, B., Foppen, R., Gregory, R., Herrando, S., Jiguet, F., Lehikoinen, A., Lindström, Å., Schmid, H., Szep, T., &amp; Devictor, V. (2023). Farmland practices are driving bird population decline across Europe. Proceedings of the National Academy of Sciences, 120(21), e2216573120. https://doi.org/10.1073/pnas.2216573120</w:delText>
        </w:r>
      </w:del>
    </w:p>
    <w:p w14:paraId="6FF3AE1E" w14:textId="164B54D4" w:rsidR="00242B22" w:rsidRPr="00ED07E5" w:rsidDel="00880265" w:rsidRDefault="00070F70">
      <w:pPr>
        <w:pStyle w:val="Bibliografa"/>
        <w:rPr>
          <w:del w:id="918" w:author="Raúl Contreras Martín" w:date="2026-07-07T15:39:00Z"/>
          <w:lang w:val="en-US"/>
        </w:rPr>
        <w:pPrChange w:id="919" w:author="Raúl Contreras Martín" w:date="2026-07-07T15:39:00Z">
          <w:pPr>
            <w:spacing w:line="360" w:lineRule="auto"/>
            <w:jc w:val="both"/>
          </w:pPr>
        </w:pPrChange>
      </w:pPr>
      <w:del w:id="920" w:author="Raúl Contreras Martín" w:date="2026-07-07T15:39:00Z">
        <w:r w:rsidDel="00880265">
          <w:rPr>
            <w:lang w:val="en-US"/>
          </w:rPr>
          <w:delText>Royle, J. A., &amp; Kéry, M. (2007). A Bayesian state-space formulation of dynamic occupancy models. Ecology, 88(7), 1813–1823. https://doi.org/10.1890/06-0669.1</w:delText>
        </w:r>
      </w:del>
    </w:p>
    <w:p w14:paraId="726B97BA" w14:textId="5F1AB59D" w:rsidR="002F0426" w:rsidRPr="00C2406F" w:rsidDel="00880265" w:rsidRDefault="00070F70">
      <w:pPr>
        <w:pStyle w:val="Bibliografa"/>
        <w:rPr>
          <w:del w:id="921" w:author="Raúl Contreras Martín" w:date="2026-07-07T15:39:00Z"/>
          <w:lang w:val="en-US"/>
        </w:rPr>
        <w:pPrChange w:id="922" w:author="Raúl Contreras Martín" w:date="2026-07-07T15:39:00Z">
          <w:pPr>
            <w:spacing w:line="360" w:lineRule="auto"/>
            <w:jc w:val="both"/>
          </w:pPr>
        </w:pPrChange>
      </w:pPr>
      <w:del w:id="923" w:author="Raúl Contreras Martín" w:date="2026-07-07T15:39:00Z">
        <w:r w:rsidDel="00880265">
          <w:rPr>
            <w:lang w:val="en-US"/>
          </w:rPr>
          <w:delText>Rushing, C. S., Royle, J. A., Ziolkowski, D. J., &amp; Pardieck, K. L. (2022). Widespread extinction debts and colonization credits in United States breeding bird communities. Nature Ecology &amp; Evolution, 6, 324–331. https://doi.org/10.1038/s41559-021-01653-3</w:delText>
        </w:r>
      </w:del>
    </w:p>
    <w:p w14:paraId="75B0AB17" w14:textId="1F2C2255" w:rsidR="002F0426" w:rsidRPr="00ED07E5" w:rsidDel="00880265" w:rsidRDefault="00070F70">
      <w:pPr>
        <w:pStyle w:val="Bibliografa"/>
        <w:rPr>
          <w:del w:id="924" w:author="Raúl Contreras Martín" w:date="2026-07-07T15:39:00Z"/>
          <w:lang w:val="en-US"/>
        </w:rPr>
        <w:pPrChange w:id="925" w:author="Raúl Contreras Martín" w:date="2026-07-07T15:39:00Z">
          <w:pPr>
            <w:spacing w:line="360" w:lineRule="auto"/>
            <w:jc w:val="both"/>
          </w:pPr>
        </w:pPrChange>
      </w:pPr>
      <w:del w:id="926" w:author="Raúl Contreras Martín" w:date="2026-07-07T15:39:00Z">
        <w:r w:rsidDel="00880265">
          <w:rPr>
            <w:lang w:val="en-US"/>
          </w:rPr>
          <w:lastRenderedPageBreak/>
          <w:delText xml:space="preserve">Santini, L., Antao, L. H., Jung, M., Benitez-Lopez, A., Rapacciuolo, G., Di Marco, M., Jones, F. A. M., &amp; Maiorano, L. (2023). Local colonisations and extinctions of European birds are poorly explained by changes in climate suitability. Nature Communications, 14, 4304. </w:delText>
        </w:r>
        <w:r w:rsidDel="00880265">
          <w:fldChar w:fldCharType="begin"/>
        </w:r>
        <w:r w:rsidRPr="00880265" w:rsidDel="00880265">
          <w:rPr>
            <w:lang w:val="en-US"/>
            <w:rPrChange w:id="927" w:author="Raúl Contreras Martín" w:date="2026-07-07T15:39:00Z">
              <w:rPr/>
            </w:rPrChange>
          </w:rPr>
          <w:delInstrText>HYPERLINK "https://doi.org/10.1038/s41467-023-39093-1"</w:delInstrText>
        </w:r>
        <w:r w:rsidDel="00880265">
          <w:fldChar w:fldCharType="separate"/>
        </w:r>
        <w:r w:rsidDel="00880265">
          <w:rPr>
            <w:rStyle w:val="Hipervnculo"/>
            <w:lang w:val="en-US"/>
          </w:rPr>
          <w:delText>https://doi.org/10.1038/s41467-023-39093-1</w:delText>
        </w:r>
        <w:r w:rsidDel="00880265">
          <w:rPr>
            <w:rStyle w:val="Hipervnculo"/>
            <w:lang w:val="en-US"/>
          </w:rPr>
          <w:fldChar w:fldCharType="end"/>
        </w:r>
      </w:del>
    </w:p>
    <w:p w14:paraId="378060A2" w14:textId="2A1CEFAD" w:rsidR="00257C08" w:rsidRPr="00C2406F" w:rsidDel="00880265" w:rsidRDefault="00257C08">
      <w:pPr>
        <w:pStyle w:val="Bibliografa"/>
        <w:rPr>
          <w:del w:id="928" w:author="Raúl Contreras Martín" w:date="2026-07-07T15:39:00Z"/>
          <w:lang w:val="en-US"/>
        </w:rPr>
        <w:pPrChange w:id="929" w:author="Raúl Contreras Martín" w:date="2026-07-07T15:39:00Z">
          <w:pPr>
            <w:spacing w:line="360" w:lineRule="auto"/>
            <w:jc w:val="both"/>
          </w:pPr>
        </w:pPrChange>
      </w:pPr>
      <w:del w:id="930" w:author="Raúl Contreras Martín" w:date="2026-07-07T15:39:00Z">
        <w:r w:rsidDel="00880265">
          <w:rPr>
            <w:lang w:val="en-US"/>
          </w:rPr>
          <w:delText>Sanz-Pérez, A., Giralt, D., Robleño, I., Bota, G., Milleret, C., Mañosa, S., &amp; Sardà-Palomera, F. (2019). Fallow management increases habitat suitability for endangered steppe bird species through changes in vegetation structure. Journal of Applied Ecology, 56(9), 2166–2175. https://doi.org/10.1111/1365-2664.13450</w:delText>
        </w:r>
      </w:del>
    </w:p>
    <w:p w14:paraId="7E7CD225" w14:textId="1A21C54B" w:rsidR="00257C08" w:rsidRPr="00907FCF" w:rsidDel="00880265" w:rsidRDefault="00651C0C">
      <w:pPr>
        <w:pStyle w:val="Bibliografa"/>
        <w:rPr>
          <w:del w:id="931" w:author="Raúl Contreras Martín" w:date="2026-07-07T15:39:00Z"/>
          <w:lang w:val="en-US"/>
        </w:rPr>
        <w:pPrChange w:id="932" w:author="Raúl Contreras Martín" w:date="2026-07-07T15:39:00Z">
          <w:pPr>
            <w:spacing w:line="360" w:lineRule="auto"/>
            <w:jc w:val="both"/>
          </w:pPr>
        </w:pPrChange>
      </w:pPr>
      <w:del w:id="933" w:author="Raúl Contreras Martín" w:date="2026-07-07T15:39:00Z">
        <w:r w:rsidDel="00880265">
          <w:rPr>
            <w:lang w:val="en-US"/>
          </w:rPr>
          <w:delText xml:space="preserve">Sanz-Pérez, A., Sardà-Palomera, F., Bota, G., Sollmann, R., Pou, N., &amp; Giralt, D. (2021). The potential of fallow management to promote steppe bird conservation within the next EU Common Agricultural Policy reform. Journal of Applied Ecology, 58(7), 1545–1556. </w:delText>
        </w:r>
        <w:r w:rsidDel="00880265">
          <w:fldChar w:fldCharType="begin"/>
        </w:r>
        <w:r w:rsidRPr="00880265" w:rsidDel="00880265">
          <w:rPr>
            <w:lang w:val="en-US"/>
            <w:rPrChange w:id="934" w:author="Raúl Contreras Martín" w:date="2026-07-07T15:39:00Z">
              <w:rPr/>
            </w:rPrChange>
          </w:rPr>
          <w:delInstrText>HYPERLINK "https://doi.org/10.1111/1365-2664.13902"</w:delInstrText>
        </w:r>
        <w:r w:rsidDel="00880265">
          <w:fldChar w:fldCharType="separate"/>
        </w:r>
        <w:r w:rsidDel="00880265">
          <w:rPr>
            <w:rStyle w:val="Hipervnculo"/>
            <w:lang w:val="en-US"/>
          </w:rPr>
          <w:delText>https://doi.org/10.1111/1365-2664.13902</w:delText>
        </w:r>
        <w:r w:rsidDel="00880265">
          <w:rPr>
            <w:rStyle w:val="Hipervnculo"/>
            <w:lang w:val="en-US"/>
          </w:rPr>
          <w:fldChar w:fldCharType="end"/>
        </w:r>
      </w:del>
    </w:p>
    <w:p w14:paraId="3AF0B0D8" w14:textId="713B27AD" w:rsidR="00257C08" w:rsidRPr="00641FFE" w:rsidDel="00880265" w:rsidRDefault="00257C08">
      <w:pPr>
        <w:pStyle w:val="Bibliografa"/>
        <w:rPr>
          <w:del w:id="935" w:author="Raúl Contreras Martín" w:date="2026-07-07T15:39:00Z"/>
          <w:lang w:val="en-US"/>
        </w:rPr>
        <w:pPrChange w:id="936" w:author="Raúl Contreras Martín" w:date="2026-07-07T15:39:00Z">
          <w:pPr>
            <w:spacing w:line="360" w:lineRule="auto"/>
            <w:jc w:val="both"/>
          </w:pPr>
        </w:pPrChange>
      </w:pPr>
      <w:del w:id="937" w:author="Raúl Contreras Martín" w:date="2026-07-07T15:39:00Z">
        <w:r w:rsidDel="00880265">
          <w:rPr>
            <w:lang w:val="en-US"/>
          </w:rPr>
          <w:delText>Sanz-Pérez, A., Tarjuelo, R., Giralt, D., Sardà-Palomera, F., Mougeot, F., Santisteban, C., Pérez, M., &amp; Bota, G. (2022). High-resolution tracking data highlight the importance of fallow land during a seasonal habitat bottleneck for a steppe-land specialist. Agriculture, Ecosystems &amp; Environment, 340, 108162. https://doi.org/10.1016/j.agee.2022.108162</w:delText>
        </w:r>
      </w:del>
    </w:p>
    <w:p w14:paraId="59C1FA84" w14:textId="056DFAE8" w:rsidR="00257C08" w:rsidDel="00880265" w:rsidRDefault="00257C08">
      <w:pPr>
        <w:pStyle w:val="Bibliografa"/>
        <w:rPr>
          <w:del w:id="938" w:author="Raúl Contreras Martín" w:date="2026-07-07T15:39:00Z"/>
          <w:lang w:val="en-US"/>
        </w:rPr>
        <w:pPrChange w:id="939" w:author="Raúl Contreras Martín" w:date="2026-07-07T15:39:00Z">
          <w:pPr>
            <w:spacing w:line="360" w:lineRule="auto"/>
            <w:jc w:val="both"/>
          </w:pPr>
        </w:pPrChange>
      </w:pPr>
    </w:p>
    <w:p w14:paraId="0C882478" w14:textId="673F4EB3" w:rsidR="00651C0C" w:rsidDel="00880265" w:rsidRDefault="00651C0C">
      <w:pPr>
        <w:pStyle w:val="Bibliografa"/>
        <w:rPr>
          <w:del w:id="940" w:author="Raúl Contreras Martín" w:date="2026-07-07T15:39:00Z"/>
          <w:lang w:val="en-US"/>
        </w:rPr>
        <w:pPrChange w:id="941" w:author="Raúl Contreras Martín" w:date="2026-07-07T15:39:00Z">
          <w:pPr>
            <w:spacing w:line="360" w:lineRule="auto"/>
            <w:jc w:val="both"/>
          </w:pPr>
        </w:pPrChange>
      </w:pPr>
    </w:p>
    <w:p w14:paraId="45FEFC32" w14:textId="5FDEFCFA" w:rsidR="00651C0C" w:rsidRPr="00ED07E5" w:rsidDel="00880265" w:rsidRDefault="00651C0C">
      <w:pPr>
        <w:pStyle w:val="Bibliografa"/>
        <w:rPr>
          <w:del w:id="942" w:author="Raúl Contreras Martín" w:date="2026-07-07T15:39:00Z"/>
          <w:lang w:val="en-US"/>
        </w:rPr>
        <w:pPrChange w:id="943" w:author="Raúl Contreras Martín" w:date="2026-07-07T15:39:00Z">
          <w:pPr>
            <w:spacing w:line="360" w:lineRule="auto"/>
            <w:jc w:val="both"/>
          </w:pPr>
        </w:pPrChange>
      </w:pPr>
      <w:del w:id="944" w:author="Raúl Contreras Martín" w:date="2026-07-07T15:39:00Z">
        <w:r w:rsidDel="00880265">
          <w:rPr>
            <w:lang w:val="en-US"/>
          </w:rPr>
          <w:delText>Schlaepfer, M. A., Runge, M. C., &amp; Sherman, P. W. (2002). Ecological and evolutionary traps. Trends in Ecology and Evolution, 17(10), 474–480. https://doi.org/10.1016/S0169-5347(02)02580-6</w:delText>
        </w:r>
      </w:del>
    </w:p>
    <w:p w14:paraId="15A08F63" w14:textId="60643170" w:rsidR="002F0426" w:rsidRPr="00880265" w:rsidDel="00880265" w:rsidRDefault="00070F70">
      <w:pPr>
        <w:pStyle w:val="Bibliografa"/>
        <w:rPr>
          <w:del w:id="945" w:author="Raúl Contreras Martín" w:date="2026-07-07T15:39:00Z"/>
          <w:lang w:val="en-US"/>
          <w:rPrChange w:id="946" w:author="Raúl Contreras Martín" w:date="2026-07-07T15:39:00Z">
            <w:rPr>
              <w:del w:id="947" w:author="Raúl Contreras Martín" w:date="2026-07-07T15:39:00Z"/>
            </w:rPr>
          </w:rPrChange>
        </w:rPr>
        <w:pPrChange w:id="948" w:author="Raúl Contreras Martín" w:date="2026-07-07T15:39:00Z">
          <w:pPr>
            <w:spacing w:before="80" w:after="80" w:line="360" w:lineRule="auto"/>
            <w:jc w:val="both"/>
          </w:pPr>
        </w:pPrChange>
      </w:pPr>
      <w:del w:id="949" w:author="Raúl Contreras Martín" w:date="2026-07-07T15:39:00Z">
        <w:r w:rsidRPr="00880265" w:rsidDel="00880265">
          <w:rPr>
            <w:lang w:val="en-US"/>
            <w:rPrChange w:id="950" w:author="Raúl Contreras Martín" w:date="2026-07-07T15:39:00Z">
              <w:rPr/>
            </w:rPrChange>
          </w:rPr>
          <w:delText>SEO/BirdLife (2021). Tendencias de las aves reproductoras en España 1996–2020. SEO/BirdLife, Madrid.</w:delText>
        </w:r>
      </w:del>
    </w:p>
    <w:p w14:paraId="4BA9905F" w14:textId="108362D2" w:rsidR="002F0426" w:rsidRPr="00880265" w:rsidDel="00880265" w:rsidRDefault="00070F70">
      <w:pPr>
        <w:pStyle w:val="Bibliografa"/>
        <w:rPr>
          <w:del w:id="951" w:author="Raúl Contreras Martín" w:date="2026-07-07T15:39:00Z"/>
          <w:lang w:val="en-US"/>
          <w:rPrChange w:id="952" w:author="Raúl Contreras Martín" w:date="2026-07-07T15:39:00Z">
            <w:rPr>
              <w:del w:id="953" w:author="Raúl Contreras Martín" w:date="2026-07-07T15:39:00Z"/>
            </w:rPr>
          </w:rPrChange>
        </w:rPr>
        <w:pPrChange w:id="954" w:author="Raúl Contreras Martín" w:date="2026-07-07T15:39:00Z">
          <w:pPr>
            <w:spacing w:before="80" w:after="80" w:line="360" w:lineRule="auto"/>
            <w:jc w:val="both"/>
          </w:pPr>
        </w:pPrChange>
      </w:pPr>
      <w:del w:id="955" w:author="Raúl Contreras Martín" w:date="2026-07-07T15:39:00Z">
        <w:r w:rsidRPr="00880265" w:rsidDel="00880265">
          <w:rPr>
            <w:lang w:val="en-US"/>
            <w:rPrChange w:id="956" w:author="Raúl Contreras Martín" w:date="2026-07-07T15:39:00Z">
              <w:rPr/>
            </w:rPrChange>
          </w:rPr>
          <w:delText>SEO/BirdLife (2022). III Atlas de las aves en época reproductora en España. SEO/BirdLife, Madrid.</w:delText>
        </w:r>
      </w:del>
    </w:p>
    <w:p w14:paraId="6CF9FC6E" w14:textId="6BF37C0E" w:rsidR="00651C0C" w:rsidRPr="00ED07E5" w:rsidDel="00880265" w:rsidRDefault="00651C0C">
      <w:pPr>
        <w:pStyle w:val="Bibliografa"/>
        <w:rPr>
          <w:del w:id="957" w:author="Raúl Contreras Martín" w:date="2026-07-07T15:39:00Z"/>
          <w:lang w:val="en-US"/>
        </w:rPr>
        <w:pPrChange w:id="958" w:author="Raúl Contreras Martín" w:date="2026-07-07T15:39:00Z">
          <w:pPr>
            <w:spacing w:line="360" w:lineRule="auto"/>
            <w:jc w:val="both"/>
          </w:pPr>
        </w:pPrChange>
      </w:pPr>
      <w:del w:id="959" w:author="Raúl Contreras Martín" w:date="2026-07-07T15:39:00Z">
        <w:r w:rsidRPr="00880265" w:rsidDel="00880265">
          <w:rPr>
            <w:lang w:val="en-US"/>
            <w:rPrChange w:id="960" w:author="Raúl Contreras Martín" w:date="2026-07-07T15:39:00Z">
              <w:rPr/>
            </w:rPrChange>
          </w:rPr>
          <w:lastRenderedPageBreak/>
          <w:delText xml:space="preserve">Serrano, D., Margalida, A., Pérez-García, J. M., Juste, J., Traba, J., Valera, F., Carrete, M., Aihartza, J. R., Real, J., Mañosa, S., Flaquer, C., Garin, I., Morales, M. B., Alonso, J. C., Arroyo, B., Sánchez-Zapata, J. A., Blanco, G., Negro, J. J., Tella, J. L., ... </w:delText>
        </w:r>
        <w:r w:rsidDel="00880265">
          <w:rPr>
            <w:lang w:val="en-US"/>
          </w:rPr>
          <w:delText>Donázar, J. A. (2020). Renewables in Spain threaten biodiversity. Science, 370(6522), 1282–1283. https://doi.org/10.1126/science.abf6509</w:delText>
        </w:r>
      </w:del>
    </w:p>
    <w:p w14:paraId="28CEC479" w14:textId="42E8C667" w:rsidR="00651C0C" w:rsidRPr="00C2406F" w:rsidDel="00880265" w:rsidRDefault="00651C0C">
      <w:pPr>
        <w:pStyle w:val="Bibliografa"/>
        <w:rPr>
          <w:del w:id="961" w:author="Raúl Contreras Martín" w:date="2026-07-07T15:39:00Z"/>
          <w:lang w:val="en-US"/>
        </w:rPr>
        <w:pPrChange w:id="962" w:author="Raúl Contreras Martín" w:date="2026-07-07T15:39:00Z">
          <w:pPr>
            <w:spacing w:line="360" w:lineRule="auto"/>
            <w:jc w:val="both"/>
          </w:pPr>
        </w:pPrChange>
      </w:pPr>
      <w:del w:id="963" w:author="Raúl Contreras Martín" w:date="2026-07-07T15:39:00Z">
        <w:r w:rsidRPr="00880265" w:rsidDel="00880265">
          <w:rPr>
            <w:lang w:val="en-US"/>
            <w:rPrChange w:id="964" w:author="Raúl Contreras Martín" w:date="2026-07-07T15:39:00Z">
              <w:rPr/>
            </w:rPrChange>
          </w:rPr>
          <w:delText xml:space="preserve">Silva, J. P., Marques, A. T., Carrapato, C., Machado, R., Alcazar, R., Delgado, A., Godinho, C., Elias, G., &amp; Gameiro, J. (2023). </w:delText>
        </w:r>
        <w:r w:rsidDel="00880265">
          <w:rPr>
            <w:lang w:val="en-US"/>
          </w:rPr>
          <w:delText>A nationwide collapse of a priority grassland bird related to livestock conversion and intensification. Scientific Reports, 13, 10005. https://doi.org/10.1038/s41598-023-36751-8</w:delText>
        </w:r>
      </w:del>
    </w:p>
    <w:p w14:paraId="5884261B" w14:textId="21C32657" w:rsidR="002F0426" w:rsidRPr="00ED07E5" w:rsidDel="00880265" w:rsidRDefault="00070F70">
      <w:pPr>
        <w:pStyle w:val="Bibliografa"/>
        <w:rPr>
          <w:del w:id="965" w:author="Raúl Contreras Martín" w:date="2026-07-07T15:39:00Z"/>
          <w:lang w:val="en-US"/>
        </w:rPr>
        <w:pPrChange w:id="966" w:author="Raúl Contreras Martín" w:date="2026-07-07T15:39:00Z">
          <w:pPr>
            <w:spacing w:before="80" w:after="80" w:line="360" w:lineRule="auto"/>
            <w:jc w:val="both"/>
          </w:pPr>
        </w:pPrChange>
      </w:pPr>
      <w:del w:id="967" w:author="Raúl Contreras Martín" w:date="2026-07-07T15:39:00Z">
        <w:r w:rsidDel="00880265">
          <w:rPr>
            <w:lang w:val="en-US"/>
          </w:rPr>
          <w:delText>Sullivan, B. L., Wood, C. L., Iliff, M. J., Bonney, R. E., Fink, D., &amp; Kelling, S. (2009). eBird: A citizen-based bird observation network in the biological sciences. Biological Conservation, 142(10), 2282–2292. https://doi.org/10.1016/j.biocon.2009.05.006</w:delText>
        </w:r>
      </w:del>
    </w:p>
    <w:p w14:paraId="60B6B63B" w14:textId="768D0436" w:rsidR="002F0426" w:rsidRPr="00ED07E5" w:rsidDel="00880265" w:rsidRDefault="00070F70">
      <w:pPr>
        <w:pStyle w:val="Bibliografa"/>
        <w:rPr>
          <w:del w:id="968" w:author="Raúl Contreras Martín" w:date="2026-07-07T15:39:00Z"/>
          <w:lang w:val="en-US"/>
        </w:rPr>
        <w:pPrChange w:id="969" w:author="Raúl Contreras Martín" w:date="2026-07-07T15:39:00Z">
          <w:pPr>
            <w:spacing w:before="80" w:after="80" w:line="360" w:lineRule="auto"/>
            <w:jc w:val="both"/>
          </w:pPr>
        </w:pPrChange>
      </w:pPr>
      <w:del w:id="970" w:author="Raúl Contreras Martín" w:date="2026-07-07T15:39:00Z">
        <w:r w:rsidDel="00880265">
          <w:rPr>
            <w:lang w:val="en-US"/>
          </w:rPr>
          <w:delText xml:space="preserve">Tilman, D., May, R. M., Lehman, C. L., &amp; Nowak, M. A. (1994). Habitat destruction and the extinction debt. Nature, 371(6492), 65–66. </w:delText>
        </w:r>
        <w:r w:rsidDel="00880265">
          <w:fldChar w:fldCharType="begin"/>
        </w:r>
        <w:r w:rsidRPr="00880265" w:rsidDel="00880265">
          <w:rPr>
            <w:lang w:val="en-US"/>
            <w:rPrChange w:id="971" w:author="Raúl Contreras Martín" w:date="2026-07-07T15:39:00Z">
              <w:rPr/>
            </w:rPrChange>
          </w:rPr>
          <w:delInstrText>HYPERLINK "https://doi.org/10.1038/371065a0"</w:delInstrText>
        </w:r>
        <w:r w:rsidDel="00880265">
          <w:fldChar w:fldCharType="separate"/>
        </w:r>
        <w:r w:rsidDel="00880265">
          <w:rPr>
            <w:rStyle w:val="Hipervnculo"/>
            <w:lang w:val="en-US"/>
          </w:rPr>
          <w:delText>https://doi.org/10.1038/371065a0</w:delText>
        </w:r>
        <w:r w:rsidDel="00880265">
          <w:rPr>
            <w:rStyle w:val="Hipervnculo"/>
            <w:lang w:val="en-US"/>
          </w:rPr>
          <w:fldChar w:fldCharType="end"/>
        </w:r>
      </w:del>
    </w:p>
    <w:p w14:paraId="29F35F15" w14:textId="3C179510" w:rsidR="00475A50" w:rsidRPr="00ED07E5" w:rsidDel="00880265" w:rsidRDefault="00475A50">
      <w:pPr>
        <w:pStyle w:val="Bibliografa"/>
        <w:rPr>
          <w:del w:id="972" w:author="Raúl Contreras Martín" w:date="2026-07-07T15:39:00Z"/>
          <w:lang w:val="en-US"/>
        </w:rPr>
        <w:pPrChange w:id="973" w:author="Raúl Contreras Martín" w:date="2026-07-07T15:39:00Z">
          <w:pPr>
            <w:spacing w:line="360" w:lineRule="auto"/>
            <w:jc w:val="both"/>
          </w:pPr>
        </w:pPrChange>
      </w:pPr>
      <w:del w:id="974" w:author="Raúl Contreras Martín" w:date="2026-07-07T15:39:00Z">
        <w:r w:rsidDel="00880265">
          <w:rPr>
            <w:lang w:val="en-US"/>
          </w:rPr>
          <w:delText>Traba, J., &amp; Morales, M. B. (2019). The decline of farmland birds in Spain is strongly associated to the loss of fallowland. Scientific Reports, 9, 9473. https://doi.org/10.1038/s41598-019-45854-0</w:delText>
        </w:r>
      </w:del>
    </w:p>
    <w:p w14:paraId="5C79E48D" w14:textId="735E318E" w:rsidR="002F0426" w:rsidRPr="00C2406F" w:rsidDel="00880265" w:rsidRDefault="00070F70">
      <w:pPr>
        <w:pStyle w:val="Bibliografa"/>
        <w:rPr>
          <w:del w:id="975" w:author="Raúl Contreras Martín" w:date="2026-07-07T15:39:00Z"/>
          <w:lang w:val="en-US"/>
        </w:rPr>
        <w:pPrChange w:id="976" w:author="Raúl Contreras Martín" w:date="2026-07-07T15:39:00Z">
          <w:pPr>
            <w:spacing w:line="360" w:lineRule="auto"/>
            <w:jc w:val="both"/>
          </w:pPr>
        </w:pPrChange>
      </w:pPr>
      <w:del w:id="977" w:author="Raúl Contreras Martín" w:date="2026-07-07T15:39:00Z">
        <w:r w:rsidDel="00880265">
          <w:rPr>
            <w:lang w:val="en-US"/>
          </w:rPr>
          <w:delText>Traba, J., &amp; Pérez-Granados, C. (2022). Extensive sheep grazing is associated with trends in steppe birds in Spain: recommendations for the Common Agricultural Policy. PeerJ, 10, e12870. https://doi.org/10.7717/peerj.12870</w:delText>
        </w:r>
      </w:del>
    </w:p>
    <w:p w14:paraId="38D671C9" w14:textId="65C9A4EB" w:rsidR="002F0426" w:rsidRPr="00ED07E5" w:rsidDel="00880265" w:rsidRDefault="00070F70">
      <w:pPr>
        <w:pStyle w:val="Bibliografa"/>
        <w:rPr>
          <w:del w:id="978" w:author="Raúl Contreras Martín" w:date="2026-07-07T15:39:00Z"/>
          <w:lang w:val="en-US"/>
        </w:rPr>
        <w:pPrChange w:id="979" w:author="Raúl Contreras Martín" w:date="2026-07-07T15:39:00Z">
          <w:pPr>
            <w:spacing w:before="80" w:after="80" w:line="360" w:lineRule="auto"/>
            <w:jc w:val="both"/>
          </w:pPr>
        </w:pPrChange>
      </w:pPr>
      <w:del w:id="980" w:author="Raúl Contreras Martín" w:date="2026-07-07T15:39:00Z">
        <w:r w:rsidDel="00880265">
          <w:rPr>
            <w:lang w:val="en-US"/>
          </w:rPr>
          <w:delText>Valavi, R., Elith, J., Lahoz-Monfort, J. J., &amp; Guillera-Arroita, G. (2019). blockCV: An R package for generating spatially or environmentally separated folds for k-fold cross-validation of species distribution models. Methods in Ecology and Evolution, 10(2), 225–232. https://doi.org/10.1111/2041-210X.13107</w:delText>
        </w:r>
      </w:del>
    </w:p>
    <w:p w14:paraId="15D7F18E" w14:textId="461A5BE6" w:rsidR="00570FAE" w:rsidRPr="00ED07E5" w:rsidDel="00880265" w:rsidRDefault="00070F70">
      <w:pPr>
        <w:pStyle w:val="Bibliografa"/>
        <w:rPr>
          <w:del w:id="981" w:author="Raúl Contreras Martín" w:date="2026-07-07T15:39:00Z"/>
          <w:lang w:val="en-US"/>
        </w:rPr>
        <w:pPrChange w:id="982" w:author="Raúl Contreras Martín" w:date="2026-07-07T15:39:00Z">
          <w:pPr>
            <w:spacing w:line="360" w:lineRule="auto"/>
            <w:jc w:val="both"/>
          </w:pPr>
        </w:pPrChange>
      </w:pPr>
      <w:del w:id="983" w:author="Raúl Contreras Martín" w:date="2026-07-07T15:39:00Z">
        <w:r w:rsidDel="00880265">
          <w:rPr>
            <w:lang w:val="en-US"/>
          </w:rPr>
          <w:delText xml:space="preserve">Zurell, D., Franklin, J., König, C., Bouchet, P. J., Dormann, C. F., Elith, J., Fandos, G., Feng, X., Guillera-Arroita, G., Guisan, A., Lahoz-Monfort, J. J., Leitão, P. J., Park, D. S., Peterson, </w:delText>
        </w:r>
        <w:r w:rsidDel="00880265">
          <w:rPr>
            <w:lang w:val="en-US"/>
          </w:rPr>
          <w:lastRenderedPageBreak/>
          <w:delText>A. T., Rapacciuolo, G., Schmatz, D. R., Schröder, B., Serra-Diaz, J. M., Thuiller, W., ... Merow, C. (2020). A standard protocol for reporting species distribution models. Ecography, 43(9), 1261–1277. https://doi.org/10.1111/ecog.04960</w:delText>
        </w:r>
      </w:del>
    </w:p>
    <w:p w14:paraId="54E462DA" w14:textId="784E053E" w:rsidR="00257C08" w:rsidRPr="00ED07E5" w:rsidRDefault="00070F70">
      <w:pPr>
        <w:pStyle w:val="Bibliografa"/>
        <w:rPr>
          <w:lang w:val="en-US"/>
        </w:rPr>
        <w:pPrChange w:id="984" w:author="Raúl Contreras Martín" w:date="2026-07-07T15:39:00Z">
          <w:pPr>
            <w:spacing w:line="360" w:lineRule="auto"/>
            <w:jc w:val="both"/>
          </w:pPr>
        </w:pPrChange>
      </w:pPr>
      <w:del w:id="985" w:author="Raúl Contreras Martín" w:date="2026-07-07T15:39:00Z">
        <w:r w:rsidDel="00880265">
          <w:rPr>
            <w:lang w:val="en-US"/>
          </w:rPr>
          <w:delText xml:space="preserve">Zurell, D., König, C., Malchow, A.-K., Kapitza, S., Bocedi, G., Travis, J., &amp; Fandos, G. (2022). Spatially explicit models for decision-making in animal conservation and restoration. Ecography, 2022(4), e05787. </w:delText>
        </w:r>
        <w:r w:rsidDel="00880265">
          <w:fldChar w:fldCharType="begin"/>
        </w:r>
        <w:r w:rsidRPr="00880265" w:rsidDel="00880265">
          <w:rPr>
            <w:lang w:val="en-US"/>
            <w:rPrChange w:id="986" w:author="Raúl Contreras Martín" w:date="2026-07-07T15:39:00Z">
              <w:rPr/>
            </w:rPrChange>
          </w:rPr>
          <w:delInstrText>HYPERLINK "https://doi.org/10.1111/ecog.05787"</w:delInstrText>
        </w:r>
        <w:r w:rsidDel="00880265">
          <w:fldChar w:fldCharType="separate"/>
        </w:r>
        <w:r w:rsidDel="00880265">
          <w:rPr>
            <w:rStyle w:val="Hipervnculo"/>
            <w:lang w:val="en-US"/>
          </w:rPr>
          <w:delText>https://doi.org/10.1111/ecog.05787</w:delText>
        </w:r>
        <w:r w:rsidDel="00880265">
          <w:rPr>
            <w:rStyle w:val="Hipervnculo"/>
            <w:lang w:val="en-US"/>
          </w:rPr>
          <w:fldChar w:fldCharType="end"/>
        </w:r>
      </w:del>
    </w:p>
    <w:p w14:paraId="46FD2578" w14:textId="77777777" w:rsidR="002F0426" w:rsidRPr="00ED07E5" w:rsidRDefault="002F0426" w:rsidP="00672FC6">
      <w:pPr>
        <w:spacing w:line="360" w:lineRule="auto"/>
        <w:jc w:val="both"/>
        <w:rPr>
          <w:lang w:val="en-US"/>
        </w:rPr>
      </w:pPr>
    </w:p>
    <w:p w14:paraId="7893533E" w14:textId="77777777" w:rsidR="002F0426" w:rsidRPr="00ED07E5" w:rsidRDefault="00070F70" w:rsidP="00672FC6">
      <w:pPr>
        <w:pStyle w:val="Ttulo1"/>
        <w:spacing w:line="360" w:lineRule="auto"/>
        <w:jc w:val="both"/>
        <w:rPr>
          <w:lang w:val="en-US"/>
        </w:rPr>
      </w:pPr>
      <w:r>
        <w:rPr>
          <w:sz w:val="26"/>
          <w:szCs w:val="26"/>
          <w:lang w:val="en-US"/>
        </w:rPr>
        <w:t>Figure Legends</w:t>
      </w:r>
    </w:p>
    <w:p w14:paraId="7B329A6A" w14:textId="77777777" w:rsidR="00EE7ECD" w:rsidRPr="00EE7ECD" w:rsidRDefault="00EE7ECD" w:rsidP="00EE7ECD">
      <w:pPr>
        <w:spacing w:line="360" w:lineRule="auto"/>
        <w:jc w:val="both"/>
        <w:rPr>
          <w:ins w:id="987" w:author="Raúl Contreras Martín" w:date="2026-07-08T12:37:00Z"/>
          <w:lang w:val="en-US"/>
        </w:rPr>
      </w:pPr>
      <w:ins w:id="988" w:author="Raúl Contreras Martín" w:date="2026-07-08T12:37:00Z">
        <w:r w:rsidRPr="00EE7ECD">
          <w:rPr>
            <w:lang w:val="en-US"/>
          </w:rPr>
          <w:t xml:space="preserve">Figure 1. Conceptual framework of metapopulation dynamics under contrasting colonisation–extinction regimes. Starting from the same initial occupancy (A), three outcomes emerge depending on the balance between colonisation (gamma) and extinction (epsilon). (B) Metapopulation equilibrium (gamma ≈ epsilon): extinctions (pink) are offset by new colonisations (green). (C) Declining but recoverable dynamics (epsilon &gt; gamma): occupancy contracts but colonisation persists. (D) Demographic trap (epsilon </w:t>
        </w:r>
        <w:r w:rsidRPr="00EE7ECD">
          <w:rPr>
            <w:rFonts w:ascii="Cambria Math" w:hAnsi="Cambria Math" w:cs="Cambria Math"/>
            <w:lang w:val="en-US"/>
          </w:rPr>
          <w:t>≫</w:t>
        </w:r>
        <w:r w:rsidRPr="00EE7ECD">
          <w:rPr>
            <w:lang w:val="en-US"/>
          </w:rPr>
          <w:t xml:space="preserve"> gamma): colonisation collapses and suitable patches remain empty. Filled silhouettes denote occupied patches, outline silhouettes suitable but unoccupied patches, and blank cells unsuitable habitat.</w:t>
        </w:r>
      </w:ins>
    </w:p>
    <w:p w14:paraId="5F5AD17D" w14:textId="77777777" w:rsidR="00EE7ECD" w:rsidRPr="00EE7ECD" w:rsidRDefault="00EE7ECD" w:rsidP="00EE7ECD">
      <w:pPr>
        <w:spacing w:line="360" w:lineRule="auto"/>
        <w:jc w:val="both"/>
        <w:rPr>
          <w:ins w:id="989" w:author="Raúl Contreras Martín" w:date="2026-07-08T12:37:00Z"/>
          <w:lang w:val="en-US"/>
        </w:rPr>
      </w:pPr>
      <w:ins w:id="990" w:author="Raúl Contreras Martín" w:date="2026-07-08T12:37:00Z">
        <w:r w:rsidRPr="00EE7ECD">
          <w:rPr>
            <w:lang w:val="en-US"/>
          </w:rPr>
          <w:t>Figure 2. Detection correction reverses the qualitative assessment of demographic balance. Naive (crosses) versus detection-corrected (filled circles, bootstrap median with 95% CI) colonisation (γ, left) and extinction (ε, right) rates on a log</w:t>
        </w:r>
        <w:r w:rsidRPr="00EE7ECD">
          <w:rPr>
            <w:rFonts w:ascii="Cambria Math" w:hAnsi="Cambria Math" w:cs="Cambria Math"/>
            <w:lang w:val="en-US"/>
          </w:rPr>
          <w:t>₁₀</w:t>
        </w:r>
        <w:r w:rsidRPr="00EE7ECD">
          <w:rPr>
            <w:lang w:val="en-US"/>
          </w:rPr>
          <w:t xml:space="preserve"> scale. Species distinguished by colour. </w:t>
        </w:r>
        <w:r w:rsidRPr="00EE7ECD">
          <w:rPr>
            <w:rFonts w:ascii="Cambria Math" w:hAnsi="Cambria Math" w:cs="Cambria Math"/>
            <w:lang w:val="en-US"/>
          </w:rPr>
          <w:t>⁺</w:t>
        </w:r>
        <w:r w:rsidRPr="00EE7ECD">
          <w:rPr>
            <w:lang w:val="en-US"/>
          </w:rPr>
          <w:t xml:space="preserve"> </w:t>
        </w:r>
        <w:r w:rsidRPr="004C3FA4">
          <w:rPr>
            <w:i/>
            <w:iCs/>
            <w:lang w:val="en-US"/>
            <w:rPrChange w:id="991" w:author="Raúl Contreras Martín" w:date="2026-07-08T14:14:00Z">
              <w:rPr>
                <w:lang w:val="en-US"/>
              </w:rPr>
            </w:rPrChange>
          </w:rPr>
          <w:t>P. alchata</w:t>
        </w:r>
        <w:r w:rsidRPr="00EE7ECD">
          <w:rPr>
            <w:lang w:val="en-US"/>
          </w:rPr>
          <w:t xml:space="preserve"> corrected ε exceeds naive ε due to near-separation instability (18 events; SE &gt; 11); interpret with caution.</w:t>
        </w:r>
      </w:ins>
    </w:p>
    <w:p w14:paraId="3A23815A" w14:textId="77777777" w:rsidR="00EE7ECD" w:rsidRPr="00EE7ECD" w:rsidRDefault="00EE7ECD" w:rsidP="00EE7ECD">
      <w:pPr>
        <w:spacing w:line="360" w:lineRule="auto"/>
        <w:jc w:val="both"/>
        <w:rPr>
          <w:ins w:id="992" w:author="Raúl Contreras Martín" w:date="2026-07-08T12:37:00Z"/>
          <w:lang w:val="en-US"/>
        </w:rPr>
      </w:pPr>
      <w:ins w:id="993" w:author="Raúl Contreras Martín" w:date="2026-07-08T12:37:00Z">
        <w:r w:rsidRPr="00EE7ECD">
          <w:rPr>
            <w:lang w:val="en-US"/>
          </w:rPr>
          <w:t>Figure 3. All four species occupy the decline zone of demographic state space. (a) Detection-corrected colonisation (γ) versus extinction (ε) on log</w:t>
        </w:r>
        <w:r w:rsidRPr="00EE7ECD">
          <w:rPr>
            <w:rFonts w:ascii="Cambria Math" w:hAnsi="Cambria Math" w:cs="Cambria Math"/>
            <w:lang w:val="en-US"/>
          </w:rPr>
          <w:t>₁₀</w:t>
        </w:r>
        <w:r w:rsidRPr="00EE7ECD">
          <w:rPr>
            <w:lang w:val="en-US"/>
          </w:rPr>
          <w:t xml:space="preserve"> axes, with equilibrium occupancy isoclines (ψ* contours) and the γ = ε diagonal. 95% bootstrap CI crosshairs (n = 5,000). (b) Extinction debt: green = equilibrium occupancy (ψ*), pink = transient fraction of current occupancy (Table S26).</w:t>
        </w:r>
      </w:ins>
    </w:p>
    <w:p w14:paraId="7F262478" w14:textId="77777777" w:rsidR="00EE7ECD" w:rsidRPr="00EE7ECD" w:rsidRDefault="00EE7ECD" w:rsidP="00EE7ECD">
      <w:pPr>
        <w:spacing w:line="360" w:lineRule="auto"/>
        <w:jc w:val="both"/>
        <w:rPr>
          <w:ins w:id="994" w:author="Raúl Contreras Martín" w:date="2026-07-08T12:37:00Z"/>
          <w:lang w:val="en-US"/>
        </w:rPr>
      </w:pPr>
      <w:ins w:id="995" w:author="Raúl Contreras Martín" w:date="2026-07-08T12:37:00Z">
        <w:r w:rsidRPr="00EE7ECD">
          <w:rPr>
            <w:lang w:val="en-US"/>
          </w:rPr>
          <w:t>Figure 4. Bivariate map of conservation priority. Each cell is classified by initial occupancy (ψ</w:t>
        </w:r>
        <w:r w:rsidRPr="00EE7ECD">
          <w:rPr>
            <w:rFonts w:ascii="Cambria Math" w:hAnsi="Cambria Math" w:cs="Cambria Math"/>
            <w:lang w:val="en-US"/>
          </w:rPr>
          <w:t>₁</w:t>
        </w:r>
        <w:r w:rsidRPr="00EE7ECD">
          <w:rPr>
            <w:lang w:val="en-US"/>
          </w:rPr>
          <w:t>, teal axis) and extinction probability (ε, red axis) using quantile breaks (3 × 3). Dark cells (high ψ</w:t>
        </w:r>
        <w:r w:rsidRPr="00EE7ECD">
          <w:rPr>
            <w:rFonts w:ascii="Cambria Math" w:hAnsi="Cambria Math" w:cs="Cambria Math"/>
            <w:lang w:val="en-US"/>
          </w:rPr>
          <w:t>₁</w:t>
        </w:r>
        <w:r w:rsidRPr="00EE7ECD">
          <w:rPr>
            <w:lang w:val="en-US"/>
          </w:rPr>
          <w:t xml:space="preserve"> + high ε) identify areas where species currently persist but face the highest extinction risk, representing the most urgent conservation priorities. Green/teal cells indicate safe strongholds </w:t>
        </w:r>
        <w:r w:rsidRPr="00EE7ECD">
          <w:rPr>
            <w:lang w:val="en-US"/>
          </w:rPr>
          <w:lastRenderedPageBreak/>
          <w:t>(high occupancy, low extinction); red cells indicate marginal populations (low occupancy, high extinction).</w:t>
        </w:r>
      </w:ins>
    </w:p>
    <w:p w14:paraId="46ED6BE2" w14:textId="1BF265F1" w:rsidR="00570FAE" w:rsidRPr="00ED07E5" w:rsidDel="00EE7ECD" w:rsidRDefault="004C3FA4">
      <w:pPr>
        <w:spacing w:line="360" w:lineRule="auto"/>
        <w:jc w:val="both"/>
        <w:rPr>
          <w:del w:id="996" w:author="Raúl Contreras Martín" w:date="2026-07-08T12:37:00Z"/>
          <w:lang w:val="en-US"/>
        </w:rPr>
      </w:pPr>
      <w:ins w:id="997" w:author="Raúl Contreras Martín" w:date="2026-07-08T14:14:00Z">
        <w:r w:rsidRPr="004C3FA4">
          <w:rPr>
            <w:lang w:val="en-US"/>
          </w:rPr>
          <w:t>Figure 5. Environmental drivers of occupancy dynamics. Three-panel forest plot of standardised coefficients for (A) initial occupancy ψ</w:t>
        </w:r>
        <w:r w:rsidRPr="004C3FA4">
          <w:rPr>
            <w:rFonts w:ascii="Cambria Math" w:hAnsi="Cambria Math" w:cs="Cambria Math"/>
            <w:lang w:val="en-US"/>
          </w:rPr>
          <w:t>₁</w:t>
        </w:r>
        <w:r w:rsidRPr="004C3FA4">
          <w:rPr>
            <w:lang w:val="en-US"/>
          </w:rPr>
          <w:t xml:space="preserve">, (B) colonisation γ, and (C) extinction ε. Species distinguished by shape and colour. </w:t>
        </w:r>
        <w:r w:rsidRPr="004C3FA4">
          <w:rPr>
            <w:i/>
            <w:iCs/>
            <w:lang w:val="en-US"/>
            <w:rPrChange w:id="998" w:author="Raúl Contreras Martín" w:date="2026-07-08T14:15:00Z">
              <w:rPr>
                <w:lang w:val="en-US"/>
              </w:rPr>
            </w:rPrChange>
          </w:rPr>
          <w:t>P. alchata</w:t>
        </w:r>
        <w:r w:rsidRPr="004C3FA4">
          <w:rPr>
            <w:lang w:val="en-US"/>
          </w:rPr>
          <w:t xml:space="preserve"> γ excluded (complete separation, n = 16 events). NDVI marked with </w:t>
        </w:r>
        <w:r w:rsidRPr="004C3FA4">
          <w:rPr>
            <w:rFonts w:ascii="Cambria Math" w:hAnsi="Cambria Math" w:cs="Cambria Math"/>
            <w:lang w:val="en-US"/>
          </w:rPr>
          <w:t>⁺</w:t>
        </w:r>
        <w:r w:rsidRPr="004C3FA4">
          <w:rPr>
            <w:lang w:val="en-US"/>
          </w:rPr>
          <w:t xml:space="preserve"> denotes 'climate-adjacent' classification. LC6 being closed shrublands, LC7 open shrublands, LC12 croplands and LC13 urban and built-up lands.</w:t>
        </w:r>
      </w:ins>
      <w:ins w:id="999" w:author="Raúl Contreras Martín" w:date="2026-07-08T14:15:00Z">
        <w:r w:rsidDel="00EE7ECD">
          <w:rPr>
            <w:lang w:val="en-US"/>
          </w:rPr>
          <w:t xml:space="preserve"> </w:t>
        </w:r>
      </w:ins>
      <w:del w:id="1000" w:author="Raúl Contreras Martín" w:date="2026-07-08T12:37:00Z">
        <w:r w:rsidR="00070F70" w:rsidDel="00EE7ECD">
          <w:rPr>
            <w:lang w:val="en-US"/>
          </w:rPr>
          <w:delText>Figure 1. Conceptual framework: three metapopulation regimes. (A) Metapopulation equilibrium: colonisation approximately balances extinction (</w:delText>
        </w:r>
        <w:r w:rsidR="00070F70" w:rsidDel="00EE7ECD">
          <w:delText>γ</w:delText>
        </w:r>
        <w:r w:rsidR="00070F70" w:rsidDel="00EE7ECD">
          <w:rPr>
            <w:lang w:val="en-US"/>
          </w:rPr>
          <w:delText xml:space="preserve"> ≈ </w:delText>
        </w:r>
        <w:r w:rsidR="00070F70" w:rsidDel="00EE7ECD">
          <w:delText>ε</w:delText>
        </w:r>
        <w:r w:rsidR="00070F70" w:rsidDel="00EE7ECD">
          <w:rPr>
            <w:lang w:val="en-US"/>
          </w:rPr>
          <w:delText>), maintaining stable occupancy. (B) Declining but recoverable: extinction exceeds colonisation (</w:delText>
        </w:r>
        <w:r w:rsidR="00070F70" w:rsidDel="00EE7ECD">
          <w:delText>ε</w:delText>
        </w:r>
        <w:r w:rsidR="00070F70" w:rsidDel="00EE7ECD">
          <w:rPr>
            <w:lang w:val="en-US"/>
          </w:rPr>
          <w:delText xml:space="preserve"> &gt; </w:delText>
        </w:r>
        <w:r w:rsidR="00070F70" w:rsidDel="00EE7ECD">
          <w:delText>γ</w:delText>
        </w:r>
        <w:r w:rsidR="00070F70" w:rsidDel="00EE7ECD">
          <w:rPr>
            <w:lang w:val="en-US"/>
          </w:rPr>
          <w:delText>), but recolonisation remains possible. (C) Demographic trap: extinction vastly exceeds colonisation (</w:delText>
        </w:r>
        <w:r w:rsidR="00070F70" w:rsidDel="00EE7ECD">
          <w:delText>ε</w:delText>
        </w:r>
        <w:r w:rsidR="00070F70" w:rsidDel="00EE7ECD">
          <w:rPr>
            <w:lang w:val="en-US"/>
          </w:rPr>
          <w:delText xml:space="preserve"> &gt;&gt;&gt; </w:delText>
        </w:r>
        <w:r w:rsidR="00070F70" w:rsidDel="00EE7ECD">
          <w:delText>γ</w:delText>
        </w:r>
        <w:r w:rsidR="00070F70" w:rsidDel="00EE7ECD">
          <w:rPr>
            <w:lang w:val="en-US"/>
          </w:rPr>
          <w:delText>); suitable habitat persists but is functionally inaccessible, and recolonisation has effectively ceased.</w:delText>
        </w:r>
      </w:del>
    </w:p>
    <w:p w14:paraId="1D508868" w14:textId="417FFA49" w:rsidR="00570FAE" w:rsidRPr="00ED07E5" w:rsidDel="00EE7ECD" w:rsidRDefault="00070F70">
      <w:pPr>
        <w:spacing w:line="360" w:lineRule="auto"/>
        <w:jc w:val="both"/>
        <w:rPr>
          <w:del w:id="1001" w:author="Raúl Contreras Martín" w:date="2026-07-08T12:37:00Z"/>
          <w:lang w:val="en-US"/>
        </w:rPr>
      </w:pPr>
      <w:del w:id="1002" w:author="Raúl Contreras Martín" w:date="2026-07-08T12:37:00Z">
        <w:r w:rsidDel="00EE7ECD">
          <w:rPr>
            <w:lang w:val="en-US"/>
          </w:rPr>
          <w:delText>Figure 2. Detection correction reverses the qualitative assessment of demographic balance. Naive (crosses) versus detection-corrected (filled circles, bootstrap median with 95% CI) colonisation (</w:delText>
        </w:r>
        <w:r w:rsidDel="00EE7ECD">
          <w:delText>γ</w:delText>
        </w:r>
        <w:r w:rsidDel="00EE7ECD">
          <w:rPr>
            <w:lang w:val="en-US"/>
          </w:rPr>
          <w:delText>, left) and extinction (</w:delText>
        </w:r>
        <w:r w:rsidDel="00EE7ECD">
          <w:delText>ε</w:delText>
        </w:r>
        <w:r w:rsidDel="00EE7ECD">
          <w:rPr>
            <w:lang w:val="en-US"/>
          </w:rPr>
          <w:delText>, right) rates on a log</w:delText>
        </w:r>
        <w:r w:rsidDel="00EE7ECD">
          <w:rPr>
            <w:rFonts w:ascii="Cambria Math" w:hAnsi="Cambria Math" w:cs="Cambria Math"/>
            <w:lang w:val="en-US"/>
          </w:rPr>
          <w:delText>₁₀</w:delText>
        </w:r>
        <w:r w:rsidDel="00EE7ECD">
          <w:rPr>
            <w:lang w:val="en-US"/>
          </w:rPr>
          <w:delText xml:space="preserve"> scale. Species distinguished by colour.</w:delText>
        </w:r>
      </w:del>
    </w:p>
    <w:p w14:paraId="358DC650" w14:textId="71C07A47" w:rsidR="00570FAE" w:rsidRPr="00ED07E5" w:rsidDel="00EE7ECD" w:rsidRDefault="00070F70">
      <w:pPr>
        <w:spacing w:line="360" w:lineRule="auto"/>
        <w:jc w:val="both"/>
        <w:rPr>
          <w:del w:id="1003" w:author="Raúl Contreras Martín" w:date="2026-07-08T12:37:00Z"/>
          <w:lang w:val="en-US"/>
        </w:rPr>
      </w:pPr>
      <w:del w:id="1004" w:author="Raúl Contreras Martín" w:date="2026-07-08T12:37:00Z">
        <w:r w:rsidDel="00EE7ECD">
          <w:rPr>
            <w:lang w:val="en-US"/>
          </w:rPr>
          <w:delText>Figure 3. All four species occupy the decline zone of demographic state space, confirming a structural demographic trap. (a) Scatter plot of mean detection-corrected colonisation (</w:delText>
        </w:r>
        <w:r w:rsidDel="00EE7ECD">
          <w:delText>γ</w:delText>
        </w:r>
        <w:r w:rsidDel="00EE7ECD">
          <w:rPr>
            <w:lang w:val="en-US"/>
          </w:rPr>
          <w:delText>) versus extinction (</w:delText>
        </w:r>
        <w:r w:rsidDel="00EE7ECD">
          <w:delText>ε</w:delText>
        </w:r>
        <w:r w:rsidDel="00EE7ECD">
          <w:rPr>
            <w:lang w:val="en-US"/>
          </w:rPr>
          <w:delText>) on log</w:delText>
        </w:r>
        <w:r w:rsidDel="00EE7ECD">
          <w:rPr>
            <w:rFonts w:ascii="Cambria Math" w:hAnsi="Cambria Math" w:cs="Cambria Math"/>
            <w:lang w:val="en-US"/>
          </w:rPr>
          <w:delText>₁₀</w:delText>
        </w:r>
        <w:r w:rsidDel="00EE7ECD">
          <w:rPr>
            <w:lang w:val="en-US"/>
          </w:rPr>
          <w:delText xml:space="preserve"> axes, with equilibrium occupancy isoclines (</w:delText>
        </w:r>
        <w:r w:rsidDel="00EE7ECD">
          <w:delText>ψ</w:delText>
        </w:r>
        <w:r w:rsidDel="00EE7ECD">
          <w:rPr>
            <w:lang w:val="en-US"/>
          </w:rPr>
          <w:delText xml:space="preserve">* contours) and the </w:delText>
        </w:r>
        <w:r w:rsidDel="00EE7ECD">
          <w:delText>γ</w:delText>
        </w:r>
        <w:r w:rsidDel="00EE7ECD">
          <w:rPr>
            <w:lang w:val="en-US"/>
          </w:rPr>
          <w:delText xml:space="preserve"> = </w:delText>
        </w:r>
        <w:r w:rsidDel="00EE7ECD">
          <w:delText>ε</w:delText>
        </w:r>
        <w:r w:rsidDel="00EE7ECD">
          <w:rPr>
            <w:lang w:val="en-US"/>
          </w:rPr>
          <w:delText xml:space="preserve"> diagonal. 95% bootstrap CI crosshairs (n = 5,000). (b) Extinction debt as horizontal stacked bars: green = equilibrium occupancy (</w:delText>
        </w:r>
        <w:r w:rsidDel="00EE7ECD">
          <w:delText>ψ</w:delText>
        </w:r>
        <w:r w:rsidDel="00EE7ECD">
          <w:rPr>
            <w:lang w:val="en-US"/>
          </w:rPr>
          <w:delText>*), pink = transient fraction.</w:delText>
        </w:r>
      </w:del>
    </w:p>
    <w:p w14:paraId="1AFDBE4F" w14:textId="4768DF6A" w:rsidR="00570FAE" w:rsidRPr="00ED07E5" w:rsidDel="00EE7ECD" w:rsidRDefault="00070F70">
      <w:pPr>
        <w:spacing w:line="360" w:lineRule="auto"/>
        <w:jc w:val="both"/>
        <w:rPr>
          <w:del w:id="1005" w:author="Raúl Contreras Martín" w:date="2026-07-08T12:37:00Z"/>
          <w:lang w:val="en-US"/>
        </w:rPr>
      </w:pPr>
      <w:del w:id="1006" w:author="Raúl Contreras Martín" w:date="2026-07-08T12:37:00Z">
        <w:r w:rsidDel="00EE7ECD">
          <w:rPr>
            <w:lang w:val="en-US"/>
          </w:rPr>
          <w:delText>Figure 4. Bivariate map of conservation priority. Each cell is classified by initial occupancy (</w:delText>
        </w:r>
        <w:r w:rsidDel="00EE7ECD">
          <w:delText>ψ</w:delText>
        </w:r>
        <w:r w:rsidDel="00EE7ECD">
          <w:rPr>
            <w:rFonts w:ascii="Cambria Math" w:hAnsi="Cambria Math" w:cs="Cambria Math"/>
            <w:lang w:val="en-US"/>
          </w:rPr>
          <w:delText>₁</w:delText>
        </w:r>
        <w:r w:rsidDel="00EE7ECD">
          <w:rPr>
            <w:lang w:val="en-US"/>
          </w:rPr>
          <w:delText>, teal axis) and extinction probability (</w:delText>
        </w:r>
        <w:r w:rsidDel="00EE7ECD">
          <w:delText>ε</w:delText>
        </w:r>
        <w:r w:rsidDel="00EE7ECD">
          <w:rPr>
            <w:lang w:val="en-US"/>
          </w:rPr>
          <w:delText xml:space="preserve">, red axis) using quantile breaks (3 × 3). Dark cells (high </w:delText>
        </w:r>
        <w:r w:rsidDel="00EE7ECD">
          <w:delText>ψ</w:delText>
        </w:r>
        <w:r w:rsidDel="00EE7ECD">
          <w:rPr>
            <w:rFonts w:ascii="Cambria Math" w:hAnsi="Cambria Math" w:cs="Cambria Math"/>
            <w:lang w:val="en-US"/>
          </w:rPr>
          <w:delText>₁</w:delText>
        </w:r>
        <w:r w:rsidDel="00EE7ECD">
          <w:rPr>
            <w:lang w:val="en-US"/>
          </w:rPr>
          <w:delText xml:space="preserve"> + high </w:delText>
        </w:r>
        <w:r w:rsidDel="00EE7ECD">
          <w:delText>ε</w:delText>
        </w:r>
        <w:r w:rsidDel="00EE7ECD">
          <w:rPr>
            <w:lang w:val="en-US"/>
          </w:rPr>
          <w:delText>) identify areas where species currently persist but face the highest extinction risk, representing the most urgent conservation priorities. Green/teal cells indicate safe strongholds (high occupancy, low extinction); red cells indicate marginal populations (low occupancy, high extinction).</w:delText>
        </w:r>
      </w:del>
    </w:p>
    <w:p w14:paraId="137AAEF9" w14:textId="77F71C52" w:rsidR="00570FAE" w:rsidRPr="00ED07E5" w:rsidDel="007F6102" w:rsidRDefault="00070F70">
      <w:pPr>
        <w:spacing w:line="360" w:lineRule="auto"/>
        <w:jc w:val="both"/>
        <w:rPr>
          <w:del w:id="1007" w:author="Raúl Contreras Martín" w:date="2026-07-07T16:27:00Z"/>
          <w:lang w:val="en-US"/>
        </w:rPr>
      </w:pPr>
      <w:del w:id="1008" w:author="Raúl Contreras Martín" w:date="2026-07-08T12:37:00Z">
        <w:r w:rsidDel="00EE7ECD">
          <w:rPr>
            <w:lang w:val="en-US"/>
          </w:rPr>
          <w:delText xml:space="preserve">Figure 5. Environmental drivers of occupancy dynamics. Three-panel forest plot of standardised coefficients for (A) initial occupancy </w:delText>
        </w:r>
        <w:r w:rsidDel="00EE7ECD">
          <w:delText>ψ</w:delText>
        </w:r>
        <w:r w:rsidDel="00EE7ECD">
          <w:rPr>
            <w:rFonts w:ascii="Cambria Math" w:hAnsi="Cambria Math" w:cs="Cambria Math"/>
            <w:lang w:val="en-US"/>
          </w:rPr>
          <w:delText>₁</w:delText>
        </w:r>
        <w:r w:rsidDel="00EE7ECD">
          <w:rPr>
            <w:lang w:val="en-US"/>
          </w:rPr>
          <w:delText xml:space="preserve">, (B) colonisation </w:delText>
        </w:r>
        <w:r w:rsidDel="00EE7ECD">
          <w:delText>γ</w:delText>
        </w:r>
        <w:r w:rsidDel="00EE7ECD">
          <w:rPr>
            <w:lang w:val="en-US"/>
          </w:rPr>
          <w:delText xml:space="preserve">, and (C) extinction </w:delText>
        </w:r>
        <w:r w:rsidDel="00EE7ECD">
          <w:delText>ε</w:delText>
        </w:r>
        <w:r w:rsidDel="00EE7ECD">
          <w:rPr>
            <w:lang w:val="en-US"/>
          </w:rPr>
          <w:delText xml:space="preserve">. Species distinguished by shape and colour. </w:delText>
        </w:r>
        <w:r w:rsidDel="00EE7ECD">
          <w:rPr>
            <w:i/>
            <w:iCs/>
            <w:lang w:val="en-US"/>
          </w:rPr>
          <w:delText>P. alchata</w:delText>
        </w:r>
        <w:r w:rsidDel="00EE7ECD">
          <w:rPr>
            <w:lang w:val="en-US"/>
          </w:rPr>
          <w:delText xml:space="preserve"> </w:delText>
        </w:r>
        <w:r w:rsidDel="00EE7ECD">
          <w:delText>γ</w:delText>
        </w:r>
        <w:r w:rsidDel="00EE7ECD">
          <w:rPr>
            <w:lang w:val="en-US"/>
          </w:rPr>
          <w:delText xml:space="preserve"> excluded (complete separation, n = 16 events). NDVI marked with </w:delText>
        </w:r>
        <w:r w:rsidDel="00EE7ECD">
          <w:rPr>
            <w:rFonts w:ascii="Cambria Math" w:hAnsi="Cambria Math" w:cs="Cambria Math"/>
            <w:lang w:val="en-US"/>
          </w:rPr>
          <w:delText>⁺</w:delText>
        </w:r>
        <w:r w:rsidDel="00EE7ECD">
          <w:rPr>
            <w:lang w:val="en-US"/>
          </w:rPr>
          <w:delText xml:space="preserve"> denotes 'climate-adjacent' classification (R² ≈ 0.51 with climate variables).</w:delText>
        </w:r>
      </w:del>
    </w:p>
    <w:p w14:paraId="64974ADD" w14:textId="4E10AF4A" w:rsidR="002F0426" w:rsidRPr="00ED07E5" w:rsidDel="007F6102" w:rsidRDefault="002F0426">
      <w:pPr>
        <w:spacing w:line="360" w:lineRule="auto"/>
        <w:jc w:val="both"/>
        <w:rPr>
          <w:del w:id="1009" w:author="Raúl Contreras Martín" w:date="2026-07-07T16:27:00Z"/>
          <w:lang w:val="en-US"/>
        </w:rPr>
        <w:pPrChange w:id="1010" w:author="Raúl Contreras Martín" w:date="2026-07-08T12:37:00Z">
          <w:pPr>
            <w:spacing w:before="40" w:after="40" w:line="360" w:lineRule="auto"/>
            <w:jc w:val="both"/>
          </w:pPr>
        </w:pPrChange>
      </w:pPr>
    </w:p>
    <w:p w14:paraId="1B1FFA45" w14:textId="712185AB" w:rsidR="002F0426" w:rsidRPr="00ED07E5" w:rsidDel="007F6102" w:rsidRDefault="002F0426">
      <w:pPr>
        <w:spacing w:line="360" w:lineRule="auto"/>
        <w:jc w:val="both"/>
        <w:rPr>
          <w:del w:id="1011" w:author="Raúl Contreras Martín" w:date="2026-07-07T16:27:00Z"/>
          <w:lang w:val="en-US"/>
        </w:rPr>
        <w:pPrChange w:id="1012" w:author="Raúl Contreras Martín" w:date="2026-07-08T12:37:00Z">
          <w:pPr>
            <w:spacing w:before="40" w:after="40" w:line="360" w:lineRule="auto"/>
            <w:jc w:val="both"/>
          </w:pPr>
        </w:pPrChange>
      </w:pPr>
    </w:p>
    <w:p w14:paraId="34D0F7D1" w14:textId="2E11DE85" w:rsidR="002F0426" w:rsidRPr="00ED07E5" w:rsidDel="007F6102" w:rsidRDefault="002F0426">
      <w:pPr>
        <w:spacing w:line="360" w:lineRule="auto"/>
        <w:jc w:val="both"/>
        <w:rPr>
          <w:del w:id="1013" w:author="Raúl Contreras Martín" w:date="2026-07-07T16:27:00Z"/>
          <w:lang w:val="en-US"/>
        </w:rPr>
        <w:pPrChange w:id="1014" w:author="Raúl Contreras Martín" w:date="2026-07-08T12:37:00Z">
          <w:pPr>
            <w:spacing w:before="40" w:after="40" w:line="360" w:lineRule="auto"/>
            <w:jc w:val="both"/>
          </w:pPr>
        </w:pPrChange>
      </w:pPr>
    </w:p>
    <w:p w14:paraId="4FBFE318" w14:textId="7E924F48" w:rsidR="002F0426" w:rsidRPr="00ED07E5" w:rsidDel="007F6102" w:rsidRDefault="002F0426">
      <w:pPr>
        <w:spacing w:line="360" w:lineRule="auto"/>
        <w:jc w:val="both"/>
        <w:rPr>
          <w:del w:id="1015" w:author="Raúl Contreras Martín" w:date="2026-07-07T16:27:00Z"/>
          <w:lang w:val="en-US"/>
        </w:rPr>
        <w:pPrChange w:id="1016" w:author="Raúl Contreras Martín" w:date="2026-07-08T12:37:00Z">
          <w:pPr>
            <w:spacing w:before="40" w:after="40" w:line="360" w:lineRule="auto"/>
            <w:jc w:val="both"/>
          </w:pPr>
        </w:pPrChange>
      </w:pPr>
    </w:p>
    <w:p w14:paraId="0F77E537" w14:textId="4DF87B7C" w:rsidR="00570FAE" w:rsidRPr="00ED07E5" w:rsidDel="007F6102" w:rsidRDefault="00570FAE">
      <w:pPr>
        <w:spacing w:line="360" w:lineRule="auto"/>
        <w:jc w:val="both"/>
        <w:rPr>
          <w:del w:id="1017" w:author="Raúl Contreras Martín" w:date="2026-07-07T16:27:00Z"/>
          <w:lang w:val="en-US"/>
        </w:rPr>
      </w:pPr>
    </w:p>
    <w:p w14:paraId="05A12C20" w14:textId="50A62753" w:rsidR="00570FAE" w:rsidRPr="00ED07E5" w:rsidDel="007F6102" w:rsidRDefault="00570FAE">
      <w:pPr>
        <w:spacing w:line="360" w:lineRule="auto"/>
        <w:jc w:val="both"/>
        <w:rPr>
          <w:del w:id="1018" w:author="Raúl Contreras Martín" w:date="2026-07-07T16:27:00Z"/>
          <w:lang w:val="en-US"/>
        </w:rPr>
      </w:pPr>
    </w:p>
    <w:p w14:paraId="1326837F" w14:textId="113F8ED8" w:rsidR="00570FAE" w:rsidRPr="00ED07E5" w:rsidDel="007F6102" w:rsidRDefault="00570FAE">
      <w:pPr>
        <w:spacing w:line="360" w:lineRule="auto"/>
        <w:jc w:val="both"/>
        <w:rPr>
          <w:del w:id="1019" w:author="Raúl Contreras Martín" w:date="2026-07-07T16:27:00Z"/>
          <w:lang w:val="en-US"/>
        </w:rPr>
      </w:pPr>
    </w:p>
    <w:p w14:paraId="478F57A2" w14:textId="4E57B954" w:rsidR="00570FAE" w:rsidRPr="00ED07E5" w:rsidDel="007F6102" w:rsidRDefault="00570FAE">
      <w:pPr>
        <w:spacing w:line="360" w:lineRule="auto"/>
        <w:jc w:val="both"/>
        <w:rPr>
          <w:del w:id="1020" w:author="Raúl Contreras Martín" w:date="2026-07-07T16:27:00Z"/>
          <w:lang w:val="en-US"/>
        </w:rPr>
      </w:pPr>
    </w:p>
    <w:p w14:paraId="6121BA0A" w14:textId="166DA296" w:rsidR="00570FAE" w:rsidRPr="00ED07E5" w:rsidDel="007F6102" w:rsidRDefault="00570FAE">
      <w:pPr>
        <w:spacing w:line="360" w:lineRule="auto"/>
        <w:jc w:val="both"/>
        <w:rPr>
          <w:del w:id="1021" w:author="Raúl Contreras Martín" w:date="2026-07-07T16:27:00Z"/>
          <w:lang w:val="en-US"/>
        </w:rPr>
      </w:pPr>
    </w:p>
    <w:p w14:paraId="65EB09D1" w14:textId="07030A85" w:rsidR="00570FAE" w:rsidRPr="00ED07E5" w:rsidDel="007F6102" w:rsidRDefault="00570FAE">
      <w:pPr>
        <w:spacing w:line="360" w:lineRule="auto"/>
        <w:jc w:val="both"/>
        <w:rPr>
          <w:del w:id="1022" w:author="Raúl Contreras Martín" w:date="2026-07-07T16:27:00Z"/>
          <w:lang w:val="en-US"/>
        </w:rPr>
      </w:pPr>
    </w:p>
    <w:p w14:paraId="1FEF5DEF" w14:textId="77777777" w:rsidR="00672FC6" w:rsidRPr="00ED07E5" w:rsidRDefault="00672FC6" w:rsidP="00EE7ECD">
      <w:pPr>
        <w:spacing w:line="360" w:lineRule="auto"/>
        <w:jc w:val="both"/>
        <w:rPr>
          <w:lang w:val="en-US"/>
        </w:rPr>
      </w:pPr>
    </w:p>
    <w:sectPr w:rsidR="00672FC6" w:rsidRPr="00ED07E5" w:rsidSect="00672FC6">
      <w:footerReference w:type="default" r:id="rId17"/>
      <w:pgSz w:w="12240" w:h="15840"/>
      <w:pgMar w:top="1440" w:right="1440" w:bottom="1440" w:left="1440" w:header="708" w:footer="708"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RLOS ALFONSO MARTIN DE LA CALLE" w:date="2026-05-05T11:51:00Z" w:initials="CM">
    <w:p w14:paraId="3D09CA93" w14:textId="77777777" w:rsidR="00966B66" w:rsidRPr="00880265" w:rsidRDefault="003E71C1" w:rsidP="00966B66">
      <w:pPr>
        <w:pStyle w:val="Textocomentario"/>
        <w:rPr>
          <w:lang w:val="en-US"/>
        </w:rPr>
      </w:pPr>
      <w:r>
        <w:rPr>
          <w:rStyle w:val="Refdecomentario"/>
        </w:rPr>
        <w:annotationRef/>
      </w:r>
      <w:r w:rsidR="00966B66" w:rsidRPr="00880265">
        <w:rPr>
          <w:lang w:val="en-US"/>
        </w:rPr>
        <w:t>Una alternativa:</w:t>
      </w:r>
    </w:p>
    <w:p w14:paraId="6F1533FC" w14:textId="77777777" w:rsidR="00966B66" w:rsidRPr="00880265" w:rsidRDefault="00966B66" w:rsidP="00966B66">
      <w:pPr>
        <w:pStyle w:val="Textocomentario"/>
        <w:rPr>
          <w:lang w:val="en-US"/>
        </w:rPr>
      </w:pPr>
      <w:r w:rsidRPr="00880265">
        <w:rPr>
          <w:lang w:val="en-US"/>
        </w:rPr>
        <w:t>High imbalance between colonization and extinction rates reveals a demographic trap in Iberian steppe birds</w:t>
      </w:r>
    </w:p>
  </w:comment>
  <w:comment w:id="0" w:author="Guillermo Fandos" w:date="2026-07-06T18:07:00Z" w:initials="GF">
    <w:p w14:paraId="5531C7C5" w14:textId="77777777" w:rsidR="0064719C" w:rsidRDefault="00530DF6">
      <w:r>
        <w:annotationRef/>
      </w:r>
      <w:r>
        <w:rPr>
          <w:color w:val="000000"/>
          <w:sz w:val="20"/>
          <w:szCs w:val="20"/>
        </w:rPr>
        <w:t>Cambiado el título; creo que así recoge bien tu idea de la asimetría.</w:t>
      </w:r>
    </w:p>
  </w:comment>
  <w:comment w:id="1" w:author="CARLOS ALFONSO MARTIN DE LA CALLE" w:date="2026-07-13T11:52:00Z" w:initials="CM">
    <w:p w14:paraId="792CF330" w14:textId="77777777" w:rsidR="00D75BFA" w:rsidRDefault="00263330" w:rsidP="00D75BFA">
      <w:pPr>
        <w:pStyle w:val="Textocomentario"/>
      </w:pPr>
      <w:r>
        <w:rPr>
          <w:rStyle w:val="Refdecomentario"/>
        </w:rPr>
        <w:annotationRef/>
      </w:r>
      <w:r w:rsidR="00D75BFA">
        <w:t>La verdad es que no me convence… que en el título se exculpe a la pérdida de hábitat como causante de la contracción en la distribución de las esteparias me parece, como poco, muy controvertido… Existen muchos casos de pérdida de poblaciones de esteparias por pérdida de hábitat (urbanización, construcción de infraestructuras, regadíos, etc…) , además de por degradación del hábitat (cambios agrícolas, concentración parcelaria, etc…), aunque esto último no quede reconocido como “pérdida de hábitat” en las capas GIS… pero de hecho son pérdida de hábitat por degradación del mismo, aunque no implique un cambio de uso.</w:t>
      </w:r>
    </w:p>
    <w:p w14:paraId="0FF50B6B" w14:textId="77777777" w:rsidR="00D75BFA" w:rsidRDefault="00D75BFA" w:rsidP="00D75BFA">
      <w:pPr>
        <w:pStyle w:val="Textocomentario"/>
      </w:pPr>
      <w:r>
        <w:t>Yo quitaría lo de “not habitat loss” del título y lo centraría en el desequilibrio entre colonización y extinción...</w:t>
      </w:r>
    </w:p>
  </w:comment>
  <w:comment w:id="4" w:author="CARLOS ALFONSO MARTIN DE LA CALLE" w:date="2026-05-05T11:17:00Z" w:initials="CM">
    <w:p w14:paraId="59C32CC2" w14:textId="01F387F3" w:rsidR="00245D67" w:rsidRDefault="00245D67" w:rsidP="00245D67">
      <w:pPr>
        <w:pStyle w:val="Textocomentario"/>
      </w:pPr>
      <w:r>
        <w:rPr>
          <w:rStyle w:val="Refdecomentario"/>
        </w:rPr>
        <w:annotationRef/>
      </w:r>
      <w:r>
        <w:t>Creo que el Abstarct mejor en un solo párrafo.</w:t>
      </w:r>
    </w:p>
  </w:comment>
  <w:comment w:id="5" w:author="Guillermo Fandos" w:date="2026-07-06T18:07:00Z" w:initials="GF">
    <w:p w14:paraId="1AF616BD" w14:textId="77777777" w:rsidR="0064719C" w:rsidRDefault="00530DF6">
      <w:r>
        <w:annotationRef/>
      </w:r>
      <w:r>
        <w:rPr>
          <w:color w:val="000000"/>
          <w:sz w:val="20"/>
          <w:szCs w:val="20"/>
        </w:rPr>
        <w:t>Lo dejo pendiente, uno el abstract en un párrafo en Word.</w:t>
      </w:r>
    </w:p>
  </w:comment>
  <w:comment w:id="9" w:author="CARLOS ALFONSO MARTIN DE LA CALLE" w:date="2026-05-05T11:16:00Z" w:initials="CM">
    <w:p w14:paraId="401337EC" w14:textId="77777777" w:rsidR="00245D67" w:rsidRDefault="00245D67" w:rsidP="00245D67">
      <w:pPr>
        <w:pStyle w:val="Textocomentario"/>
      </w:pPr>
      <w:r>
        <w:rPr>
          <w:rStyle w:val="Refdecomentario"/>
        </w:rPr>
        <w:annotationRef/>
      </w:r>
      <w:r>
        <w:t>Mejor “5</w:t>
      </w:r>
      <w:r w:rsidRPr="00880265">
        <w:t>×</w:t>
      </w:r>
      <w:r>
        <w:t>5 km grid cells”?</w:t>
      </w:r>
    </w:p>
  </w:comment>
  <w:comment w:id="10" w:author="Guillermo Fandos" w:date="2026-07-06T18:07:00Z" w:initials="GF">
    <w:p w14:paraId="7E92679F" w14:textId="77777777" w:rsidR="0064719C" w:rsidRDefault="00530DF6">
      <w:r>
        <w:annotationRef/>
      </w:r>
      <w:r>
        <w:rPr>
          <w:color w:val="000000"/>
          <w:sz w:val="20"/>
          <w:szCs w:val="20"/>
        </w:rPr>
        <w:t>Hecho, ahora pone 5 × 5 km.</w:t>
      </w:r>
    </w:p>
  </w:comment>
  <w:comment w:id="11" w:author="Raúl Contreras Martín" w:date="2026-04-01T18:49:00Z" w:initials="RCM">
    <w:p w14:paraId="62C6B34E" w14:textId="00D086C5" w:rsidR="000C3B30" w:rsidRDefault="000C3B30">
      <w:pPr>
        <w:pStyle w:val="Textocomentario"/>
      </w:pPr>
      <w:r>
        <w:rPr>
          <w:rStyle w:val="Refdecomentario"/>
        </w:rPr>
        <w:annotationRef/>
      </w:r>
      <w:r>
        <w:t>He puesto varias veces mainland Spain porque me parece más específico, aunque también valdría continental Spain</w:t>
      </w:r>
    </w:p>
  </w:comment>
  <w:comment w:id="12" w:author="CARLOS ALFONSO MARTIN DE LA CALLE" w:date="2026-07-13T11:55:00Z" w:initials="CM">
    <w:p w14:paraId="14F1D905" w14:textId="77777777" w:rsidR="00D279FF" w:rsidRDefault="00263330" w:rsidP="00D279FF">
      <w:pPr>
        <w:pStyle w:val="Textocomentario"/>
      </w:pPr>
      <w:r>
        <w:rPr>
          <w:rStyle w:val="Refdecomentario"/>
        </w:rPr>
        <w:annotationRef/>
      </w:r>
      <w:r w:rsidR="00D279FF">
        <w:t>Creo que deberían ir también los nombres científicos</w:t>
      </w:r>
    </w:p>
  </w:comment>
  <w:comment w:id="15" w:author="CARLOS ALFONSO MARTIN DE LA CALLE" w:date="2026-05-05T11:37:00Z" w:initials="CM">
    <w:p w14:paraId="0C5F9DDB" w14:textId="45C942FA" w:rsidR="00562A5E" w:rsidRDefault="00562A5E" w:rsidP="00562A5E">
      <w:pPr>
        <w:pStyle w:val="Textocomentario"/>
      </w:pPr>
      <w:r>
        <w:rPr>
          <w:rStyle w:val="Refdecomentario"/>
        </w:rPr>
        <w:annotationRef/>
      </w:r>
      <w:r>
        <w:t>Aquí me pierdo… No sé si se tendría que explicar un poco más...</w:t>
      </w:r>
    </w:p>
  </w:comment>
  <w:comment w:id="16" w:author="Guillermo Fandos" w:date="2026-07-06T18:07:00Z" w:initials="GF">
    <w:p w14:paraId="7A31F26D" w14:textId="77777777" w:rsidR="0064719C" w:rsidRDefault="00530DF6">
      <w:r>
        <w:annotationRef/>
      </w:r>
      <w:r>
        <w:rPr>
          <w:color w:val="000000"/>
          <w:sz w:val="20"/>
          <w:szCs w:val="20"/>
        </w:rPr>
        <w:t>Reescrito, a ver si así queda más claro y menos defensivo.</w:t>
      </w:r>
    </w:p>
  </w:comment>
  <w:comment w:id="21" w:author="CARLOS ALFONSO MARTIN DE LA CALLE" w:date="2026-05-05T11:32:00Z" w:initials="CM">
    <w:p w14:paraId="15D6B9D2" w14:textId="77777777" w:rsidR="001141E9" w:rsidRPr="00880265" w:rsidRDefault="001141E9" w:rsidP="001141E9">
      <w:pPr>
        <w:pStyle w:val="Textocomentario"/>
        <w:rPr>
          <w:lang w:val="en-US"/>
        </w:rPr>
      </w:pPr>
      <w:r>
        <w:rPr>
          <w:rStyle w:val="Refdecomentario"/>
        </w:rPr>
        <w:annotationRef/>
      </w:r>
      <w:r w:rsidRPr="00880265">
        <w:rPr>
          <w:lang w:val="en-US"/>
        </w:rPr>
        <w:t>...even under slow or moderate environmental changes.</w:t>
      </w:r>
    </w:p>
  </w:comment>
  <w:comment w:id="22" w:author="Guillermo Fandos" w:date="2026-07-06T18:07:00Z" w:initials="GF">
    <w:p w14:paraId="3226C4E4" w14:textId="77777777" w:rsidR="0064719C" w:rsidRPr="00880265" w:rsidRDefault="00530DF6">
      <w:pPr>
        <w:rPr>
          <w:lang w:val="en-US"/>
        </w:rPr>
      </w:pPr>
      <w:r>
        <w:annotationRef/>
      </w:r>
      <w:r w:rsidRPr="00880265">
        <w:rPr>
          <w:color w:val="000000"/>
          <w:sz w:val="20"/>
          <w:szCs w:val="20"/>
          <w:lang w:val="en-US"/>
        </w:rPr>
        <w:t>Cambiado a 'even under slow or moderate environmental change', tienes razón.</w:t>
      </w:r>
    </w:p>
  </w:comment>
  <w:comment w:id="23" w:author="CARLOS ALFONSO MARTIN DE LA CALLE" w:date="2026-05-05T11:56:00Z" w:initials="CM">
    <w:p w14:paraId="14810BE3" w14:textId="77777777" w:rsidR="003E71C1" w:rsidRPr="00880265" w:rsidRDefault="003E71C1" w:rsidP="003E71C1">
      <w:pPr>
        <w:pStyle w:val="Textocomentario"/>
        <w:rPr>
          <w:lang w:val="en-US"/>
        </w:rPr>
      </w:pPr>
      <w:r>
        <w:rPr>
          <w:rStyle w:val="Refdecomentario"/>
        </w:rPr>
        <w:annotationRef/>
      </w:r>
      <w:r w:rsidRPr="00880265">
        <w:rPr>
          <w:lang w:val="en-US"/>
        </w:rPr>
        <w:t>recovered?</w:t>
      </w:r>
    </w:p>
  </w:comment>
  <w:comment w:id="24" w:author="Guillermo Fandos" w:date="2026-07-06T18:07:00Z" w:initials="GF">
    <w:p w14:paraId="11ADDB0F" w14:textId="77777777" w:rsidR="0064719C" w:rsidRPr="00880265" w:rsidRDefault="00530DF6">
      <w:pPr>
        <w:rPr>
          <w:lang w:val="en-US"/>
        </w:rPr>
      </w:pPr>
      <w:r>
        <w:annotationRef/>
      </w:r>
      <w:r w:rsidRPr="00880265">
        <w:rPr>
          <w:color w:val="000000"/>
          <w:sz w:val="20"/>
          <w:szCs w:val="20"/>
          <w:lang w:val="en-US"/>
        </w:rPr>
        <w:t>Cambiado a 'recovered'.</w:t>
      </w:r>
    </w:p>
  </w:comment>
  <w:comment w:id="25" w:author="CARLOS ALFONSO MARTIN DE LA CALLE" w:date="2026-05-05T11:59:00Z" w:initials="CM">
    <w:p w14:paraId="511DA24C" w14:textId="77777777" w:rsidR="003E71C1" w:rsidRPr="00880265" w:rsidRDefault="003E71C1" w:rsidP="003E71C1">
      <w:pPr>
        <w:pStyle w:val="Textocomentario"/>
        <w:rPr>
          <w:lang w:val="en-US"/>
        </w:rPr>
      </w:pPr>
      <w:r>
        <w:rPr>
          <w:rStyle w:val="Refdecomentario"/>
        </w:rPr>
        <w:annotationRef/>
      </w:r>
      <w:r w:rsidRPr="00880265">
        <w:rPr>
          <w:lang w:val="en-US"/>
        </w:rPr>
        <w:t>approaches?</w:t>
      </w:r>
    </w:p>
  </w:comment>
  <w:comment w:id="26" w:author="Guillermo Fandos" w:date="2026-07-06T18:07:00Z" w:initials="GF">
    <w:p w14:paraId="7122128C" w14:textId="77777777" w:rsidR="0064719C" w:rsidRDefault="00530DF6">
      <w:r>
        <w:annotationRef/>
      </w:r>
      <w:r>
        <w:rPr>
          <w:color w:val="000000"/>
          <w:sz w:val="20"/>
          <w:szCs w:val="20"/>
        </w:rPr>
        <w:t>Puesto 'approaches'.</w:t>
      </w:r>
    </w:p>
  </w:comment>
  <w:comment w:id="28" w:author="CARLOS ALFONSO MARTIN DE LA CALLE" w:date="2026-05-05T12:11:00Z" w:initials="CM">
    <w:p w14:paraId="32288815" w14:textId="77777777" w:rsidR="00292037" w:rsidRDefault="00156706" w:rsidP="00292037">
      <w:pPr>
        <w:pStyle w:val="Textocomentario"/>
      </w:pPr>
      <w:r>
        <w:rPr>
          <w:rStyle w:val="Refdecomentario"/>
        </w:rPr>
        <w:annotationRef/>
      </w:r>
      <w:r w:rsidR="00292037">
        <w:t>También se podrían citar:</w:t>
      </w:r>
    </w:p>
    <w:p w14:paraId="57F969B7" w14:textId="77777777" w:rsidR="00292037" w:rsidRDefault="00292037" w:rsidP="00292037">
      <w:pPr>
        <w:pStyle w:val="Textocomentario"/>
      </w:pPr>
    </w:p>
    <w:p w14:paraId="16597464" w14:textId="77777777" w:rsidR="00292037" w:rsidRPr="00880265" w:rsidRDefault="00292037" w:rsidP="00292037">
      <w:pPr>
        <w:pStyle w:val="Textocomentario"/>
        <w:rPr>
          <w:lang w:val="en-US"/>
        </w:rPr>
      </w:pPr>
      <w:r w:rsidRPr="00880265">
        <w:rPr>
          <w:lang w:val="en-US"/>
        </w:rPr>
        <w:t>Herrando et al 2026 Providing regular and frequent maps of losses and gains of farmland birds based on European monitoring data. Conservation Biology, Early View e70268.</w:t>
      </w:r>
    </w:p>
    <w:p w14:paraId="00D2CAD1" w14:textId="77777777" w:rsidR="00292037" w:rsidRPr="00880265" w:rsidRDefault="00292037" w:rsidP="00292037">
      <w:pPr>
        <w:pStyle w:val="Textocomentario"/>
        <w:rPr>
          <w:lang w:val="en-US"/>
        </w:rPr>
      </w:pPr>
      <w:hyperlink r:id="rId1" w:history="1">
        <w:r w:rsidRPr="00880265">
          <w:rPr>
            <w:rStyle w:val="Hipervnculo"/>
            <w:lang w:val="en-US"/>
          </w:rPr>
          <w:t>https://doi.org/10.1111/cobi.70268</w:t>
        </w:r>
      </w:hyperlink>
    </w:p>
    <w:p w14:paraId="31BB6707" w14:textId="77777777" w:rsidR="00292037" w:rsidRPr="00880265" w:rsidRDefault="00292037" w:rsidP="00292037">
      <w:pPr>
        <w:pStyle w:val="Textocomentario"/>
        <w:rPr>
          <w:lang w:val="en-US"/>
        </w:rPr>
      </w:pPr>
    </w:p>
    <w:p w14:paraId="7D6C4CBC" w14:textId="77777777" w:rsidR="00292037" w:rsidRPr="00880265" w:rsidRDefault="00292037" w:rsidP="00292037">
      <w:pPr>
        <w:pStyle w:val="Textocomentario"/>
        <w:rPr>
          <w:lang w:val="en-US"/>
        </w:rPr>
      </w:pPr>
      <w:r w:rsidRPr="00880265">
        <w:rPr>
          <w:lang w:val="en-US"/>
        </w:rPr>
        <w:t xml:space="preserve">Chamizo et al 2025. Range contractions of farmland and steppe birds over two decades in relation to agricultural management in Spain. Biological Conservation, Volume 311, 111437 </w:t>
      </w:r>
      <w:hyperlink r:id="rId2" w:history="1">
        <w:r w:rsidRPr="00880265">
          <w:rPr>
            <w:rStyle w:val="Hipervnculo"/>
            <w:lang w:val="en-US"/>
          </w:rPr>
          <w:t>https://doi.org/10.1016/j.biocon.2025.111437</w:t>
        </w:r>
      </w:hyperlink>
    </w:p>
    <w:p w14:paraId="3EC8C1CB" w14:textId="77777777" w:rsidR="00292037" w:rsidRPr="00880265" w:rsidRDefault="00292037" w:rsidP="00292037">
      <w:pPr>
        <w:pStyle w:val="Textocomentario"/>
        <w:rPr>
          <w:lang w:val="en-US"/>
        </w:rPr>
      </w:pPr>
    </w:p>
    <w:p w14:paraId="62F4C337" w14:textId="77777777" w:rsidR="00292037" w:rsidRDefault="00292037" w:rsidP="00292037">
      <w:pPr>
        <w:pStyle w:val="Textocomentario"/>
      </w:pPr>
      <w:r w:rsidRPr="00880265">
        <w:rPr>
          <w:lang w:val="en-US"/>
        </w:rPr>
        <w:t xml:space="preserve">Gregory  et al 2019 An analysis of trends, uncertainty and species selection shows contrasting trends of widespread forest and farmland birds in Europe. </w:t>
      </w:r>
      <w:r>
        <w:t xml:space="preserve">Ecological Indicators, Volume 103: 676-687 </w:t>
      </w:r>
      <w:hyperlink r:id="rId3" w:history="1">
        <w:r w:rsidRPr="003A3454">
          <w:rPr>
            <w:rStyle w:val="Hipervnculo"/>
          </w:rPr>
          <w:t>https://doi.org/10.1016/j.ecolind.2019.04.064</w:t>
        </w:r>
      </w:hyperlink>
    </w:p>
  </w:comment>
  <w:comment w:id="27" w:author="Guillermo Fandos" w:date="2026-07-06T18:07:00Z" w:initials="GF">
    <w:p w14:paraId="516208DF" w14:textId="77777777" w:rsidR="0064719C" w:rsidRDefault="00530DF6">
      <w:r>
        <w:annotationRef/>
      </w:r>
      <w:r>
        <w:rPr>
          <w:color w:val="000000"/>
          <w:sz w:val="20"/>
          <w:szCs w:val="20"/>
        </w:rPr>
        <w:t>Raúl, ¿puedes añadir estas referencias en Zotero?</w:t>
      </w:r>
    </w:p>
  </w:comment>
  <w:comment w:id="30" w:author="CARLOS ALFONSO MARTIN DE LA CALLE" w:date="2026-05-06T13:34:00Z" w:initials="CM">
    <w:p w14:paraId="3E3EC88C" w14:textId="77777777" w:rsidR="00C55D00" w:rsidRDefault="00C55D00" w:rsidP="00C55D00">
      <w:pPr>
        <w:pStyle w:val="Textocomentario"/>
      </w:pPr>
      <w:r>
        <w:rPr>
          <w:rStyle w:val="Refdecomentario"/>
        </w:rPr>
        <w:annotationRef/>
      </w:r>
      <w:r>
        <w:t xml:space="preserve">Ver tabla S1 </w:t>
      </w:r>
    </w:p>
  </w:comment>
  <w:comment w:id="31" w:author="Guillermo Fandos" w:date="2026-07-06T18:07:00Z" w:initials="GF">
    <w:p w14:paraId="30672ADC" w14:textId="77777777" w:rsidR="0064719C" w:rsidRDefault="00530DF6">
      <w:r>
        <w:annotationRef/>
      </w:r>
      <w:r>
        <w:rPr>
          <w:color w:val="000000"/>
          <w:sz w:val="20"/>
          <w:szCs w:val="20"/>
        </w:rPr>
        <w:t>Corregido el rango a 19–97%.</w:t>
      </w:r>
    </w:p>
  </w:comment>
  <w:comment w:id="37" w:author="CARLOS ALFONSO MARTIN DE LA CALLE" w:date="2026-05-05T12:14:00Z" w:initials="CM">
    <w:p w14:paraId="7A68A01A" w14:textId="6763E418" w:rsidR="00156706" w:rsidRDefault="00156706" w:rsidP="00156706">
      <w:pPr>
        <w:pStyle w:val="Textocomentario"/>
      </w:pPr>
      <w:r>
        <w:rPr>
          <w:rStyle w:val="Refdecomentario"/>
        </w:rPr>
        <w:annotationRef/>
      </w:r>
      <w:r>
        <w:t>species?</w:t>
      </w:r>
    </w:p>
  </w:comment>
  <w:comment w:id="38" w:author="Guillermo Fandos" w:date="2026-07-06T18:07:00Z" w:initials="GF">
    <w:p w14:paraId="5CC13B9D" w14:textId="77777777" w:rsidR="0064719C" w:rsidRDefault="00530DF6">
      <w:r>
        <w:annotationRef/>
      </w:r>
      <w:r>
        <w:rPr>
          <w:color w:val="000000"/>
          <w:sz w:val="20"/>
          <w:szCs w:val="20"/>
        </w:rPr>
        <w:t>Cambiado a 'species'.</w:t>
      </w:r>
    </w:p>
  </w:comment>
  <w:comment w:id="40" w:author="CARLOS ALFONSO MARTIN DE LA CALLE" w:date="2026-05-06T13:50:00Z" w:initials="CM">
    <w:p w14:paraId="4DFB94B7" w14:textId="77777777" w:rsidR="008F2331" w:rsidRDefault="008F2331" w:rsidP="008F2331">
      <w:pPr>
        <w:pStyle w:val="Textocomentario"/>
      </w:pPr>
      <w:r>
        <w:rPr>
          <w:rStyle w:val="Refdecomentario"/>
        </w:rPr>
        <w:annotationRef/>
      </w:r>
      <w:r>
        <w:t>Quedaría mejor incluir:</w:t>
      </w:r>
    </w:p>
    <w:p w14:paraId="47851D5A" w14:textId="77777777" w:rsidR="008F2331" w:rsidRPr="00880265" w:rsidRDefault="008F2331" w:rsidP="008F2331">
      <w:pPr>
        <w:pStyle w:val="Textocomentario"/>
        <w:rPr>
          <w:lang w:val="en-US"/>
        </w:rPr>
      </w:pPr>
      <w:r w:rsidRPr="00880265">
        <w:rPr>
          <w:lang w:val="en-US"/>
        </w:rPr>
        <w:t xml:space="preserve">Gómez-Catasús etal 2025 Alarming conservation status of Western European steppe birds and their habitats BioCon 311 </w:t>
      </w:r>
      <w:hyperlink r:id="rId4" w:history="1">
        <w:r w:rsidRPr="00880265">
          <w:rPr>
            <w:rStyle w:val="Hipervnculo"/>
            <w:lang w:val="en-US"/>
          </w:rPr>
          <w:t>https://doi.org/10.1016/j.biocon.2025.111414</w:t>
        </w:r>
      </w:hyperlink>
    </w:p>
    <w:p w14:paraId="58C3DC9C" w14:textId="77777777" w:rsidR="008F2331" w:rsidRDefault="008F2331" w:rsidP="008F2331">
      <w:pPr>
        <w:pStyle w:val="Textocomentario"/>
      </w:pPr>
      <w:r>
        <w:rPr>
          <w:b/>
          <w:bCs/>
        </w:rPr>
        <w:t>Aquí dice cambios de -5% a -25% para los rangos de estas cuatro especies en Europa entre EBBA1 (monitoring period between 1972</w:t>
      </w:r>
    </w:p>
    <w:p w14:paraId="6CF3417C" w14:textId="77777777" w:rsidR="008F2331" w:rsidRPr="00880265" w:rsidRDefault="008F2331" w:rsidP="008F2331">
      <w:pPr>
        <w:pStyle w:val="Textocomentario"/>
        <w:rPr>
          <w:lang w:val="en-US"/>
        </w:rPr>
      </w:pPr>
      <w:r w:rsidRPr="00880265">
        <w:rPr>
          <w:b/>
          <w:bCs/>
          <w:lang w:val="en-US"/>
        </w:rPr>
        <w:t>and 1995) and EBBA2 (monitoring period between 2013 and 2017)</w:t>
      </w:r>
    </w:p>
    <w:p w14:paraId="4B2412B4" w14:textId="77777777" w:rsidR="008F2331" w:rsidRPr="00880265" w:rsidRDefault="008F2331" w:rsidP="008F2331">
      <w:pPr>
        <w:pStyle w:val="Textocomentario"/>
        <w:rPr>
          <w:lang w:val="en-US"/>
        </w:rPr>
      </w:pPr>
    </w:p>
    <w:p w14:paraId="41EE6985" w14:textId="77777777" w:rsidR="008F2331" w:rsidRDefault="008F2331" w:rsidP="008F2331">
      <w:pPr>
        <w:pStyle w:val="Textocomentario"/>
      </w:pPr>
      <w:r w:rsidRPr="00880265">
        <w:rPr>
          <w:lang w:val="en-US"/>
        </w:rPr>
        <w:t xml:space="preserve">Herrando et al 2026 Providing regular and frequent maps of losses and gains of farmland birds based on European monitoring data. </w:t>
      </w:r>
      <w:r>
        <w:t>Conservation Biology, Early View e70268.</w:t>
      </w:r>
    </w:p>
    <w:p w14:paraId="4B9BA826" w14:textId="77777777" w:rsidR="008F2331" w:rsidRDefault="008F2331" w:rsidP="008F2331">
      <w:pPr>
        <w:pStyle w:val="Textocomentario"/>
      </w:pPr>
      <w:hyperlink r:id="rId5" w:history="1">
        <w:r w:rsidRPr="00ED186E">
          <w:rPr>
            <w:rStyle w:val="Hipervnculo"/>
          </w:rPr>
          <w:t>https://doi.org/10.1111/cobi.70268</w:t>
        </w:r>
      </w:hyperlink>
    </w:p>
  </w:comment>
  <w:comment w:id="39" w:author="Guillermo Fandos" w:date="2026-07-06T18:07:00Z" w:initials="GF">
    <w:p w14:paraId="263B796A" w14:textId="77777777" w:rsidR="0064719C" w:rsidRDefault="00530DF6">
      <w:r>
        <w:annotationRef/>
      </w:r>
      <w:r>
        <w:rPr>
          <w:color w:val="000000"/>
          <w:sz w:val="20"/>
          <w:szCs w:val="20"/>
        </w:rPr>
        <w:t>Raúl, esto para Zotero (Gómez-Catasús 2025 ya está).</w:t>
      </w:r>
    </w:p>
  </w:comment>
  <w:comment w:id="42" w:author="CARLOS ALFONSO MARTIN DE LA CALLE" w:date="2026-05-06T13:43:00Z" w:initials="CM">
    <w:p w14:paraId="2B188BD1" w14:textId="77777777" w:rsidR="009B2FE7" w:rsidRDefault="009B2FE7" w:rsidP="009B2FE7">
      <w:pPr>
        <w:pStyle w:val="Textocomentario"/>
      </w:pPr>
      <w:r>
        <w:rPr>
          <w:rStyle w:val="Refdecomentario"/>
        </w:rPr>
        <w:annotationRef/>
      </w:r>
      <w:r>
        <w:t xml:space="preserve">Ya que el trabajo es sobre España, mejor indicar: </w:t>
      </w:r>
    </w:p>
    <w:p w14:paraId="67B88A2B" w14:textId="77777777" w:rsidR="009B2FE7" w:rsidRDefault="009B2FE7" w:rsidP="009B2FE7">
      <w:pPr>
        <w:pStyle w:val="Textocomentario"/>
      </w:pPr>
      <w:r>
        <w:t>...para el sisón se ha producido</w:t>
      </w:r>
    </w:p>
    <w:p w14:paraId="2D998B22" w14:textId="77777777" w:rsidR="009B2FE7" w:rsidRDefault="009B2FE7" w:rsidP="009B2FE7">
      <w:pPr>
        <w:pStyle w:val="Textocomentario"/>
      </w:pPr>
      <w:r>
        <w:t>un declive de la población española del 59 % entre 2005 y 2016 (García de la Morena et al., 2018)</w:t>
      </w:r>
    </w:p>
    <w:p w14:paraId="1E55AE71" w14:textId="77777777" w:rsidR="009B2FE7" w:rsidRDefault="009B2FE7" w:rsidP="009B2FE7">
      <w:pPr>
        <w:pStyle w:val="Textocomentario"/>
      </w:pPr>
      <w:r>
        <w:t>...</w:t>
      </w:r>
    </w:p>
  </w:comment>
  <w:comment w:id="41" w:author="Guillermo Fandos" w:date="2026-07-06T18:07:00Z" w:initials="GF">
    <w:p w14:paraId="3FB0E506" w14:textId="77777777" w:rsidR="0064719C" w:rsidRDefault="00530DF6">
      <w:r>
        <w:annotationRef/>
      </w:r>
      <w:r>
        <w:rPr>
          <w:color w:val="000000"/>
          <w:sz w:val="20"/>
          <w:szCs w:val="20"/>
        </w:rPr>
        <w:t>Añadido el declive español con García de la Morena 2018.</w:t>
      </w:r>
    </w:p>
  </w:comment>
  <w:comment w:id="47" w:author="CARLOS ALFONSO MARTIN DE LA CALLE" w:date="2026-05-05T12:27:00Z" w:initials="CM">
    <w:p w14:paraId="77560EE4" w14:textId="77777777" w:rsidR="009B2FE7" w:rsidRDefault="00196E91" w:rsidP="009B2FE7">
      <w:pPr>
        <w:pStyle w:val="Textocomentario"/>
      </w:pPr>
      <w:r>
        <w:rPr>
          <w:rStyle w:val="Refdecomentario"/>
        </w:rPr>
        <w:annotationRef/>
      </w:r>
      <w:r w:rsidR="009B2FE7">
        <w:t>Incluir esta referencia y quizás eliminar las otras dos:</w:t>
      </w:r>
    </w:p>
    <w:p w14:paraId="3B86362B" w14:textId="77777777" w:rsidR="009B2FE7" w:rsidRPr="00880265" w:rsidRDefault="009B2FE7" w:rsidP="009B2FE7">
      <w:pPr>
        <w:pStyle w:val="Textocomentario"/>
        <w:rPr>
          <w:lang w:val="en-US"/>
        </w:rPr>
      </w:pPr>
      <w:r w:rsidRPr="00880265">
        <w:rPr>
          <w:lang w:val="en-US"/>
        </w:rPr>
        <w:t xml:space="preserve">Mougeot et al  (2024). Population decline of the Black-bellied Sandgrouse Pterocles orientalis in continental Spain, a main western Palearctic stronghold. Bird Conservation International, 34, e11, 1–10. </w:t>
      </w:r>
      <w:hyperlink r:id="rId6" w:history="1">
        <w:r w:rsidRPr="00880265">
          <w:rPr>
            <w:rStyle w:val="Hipervnculo"/>
            <w:lang w:val="en-US"/>
          </w:rPr>
          <w:t>https://doi.org/10.1017/S0959270924000066</w:t>
        </w:r>
      </w:hyperlink>
    </w:p>
    <w:p w14:paraId="26D8D47B" w14:textId="77777777" w:rsidR="009B2FE7" w:rsidRPr="00880265" w:rsidRDefault="009B2FE7" w:rsidP="009B2FE7">
      <w:pPr>
        <w:pStyle w:val="Textocomentario"/>
        <w:rPr>
          <w:lang w:val="en-US"/>
        </w:rPr>
      </w:pPr>
      <w:r w:rsidRPr="00880265">
        <w:rPr>
          <w:lang w:val="en-US"/>
        </w:rPr>
        <w:t>Aquí dice:</w:t>
      </w:r>
    </w:p>
    <w:p w14:paraId="1C0148DD" w14:textId="77777777" w:rsidR="009B2FE7" w:rsidRPr="00880265" w:rsidRDefault="009B2FE7" w:rsidP="009B2FE7">
      <w:pPr>
        <w:pStyle w:val="Textocomentario"/>
        <w:rPr>
          <w:lang w:val="en-US"/>
        </w:rPr>
      </w:pPr>
      <w:r w:rsidRPr="00880265">
        <w:rPr>
          <w:b/>
          <w:bCs/>
          <w:lang w:val="en-US"/>
        </w:rPr>
        <w:t>...abundance declined by 63% between 2005 and 2019 in continental Spain...</w:t>
      </w:r>
    </w:p>
  </w:comment>
  <w:comment w:id="46" w:author="Guillermo Fandos" w:date="2026-07-06T18:07:00Z" w:initials="GF">
    <w:p w14:paraId="58A73417" w14:textId="77777777" w:rsidR="0064719C" w:rsidRDefault="00530DF6">
      <w:r>
        <w:annotationRef/>
      </w:r>
      <w:r>
        <w:rPr>
          <w:color w:val="000000"/>
          <w:sz w:val="20"/>
          <w:szCs w:val="20"/>
        </w:rPr>
        <w:t>Metido Mougeot 2024. Las otras dos las dejo, que dan contexto.</w:t>
      </w:r>
    </w:p>
  </w:comment>
  <w:comment w:id="54" w:author="CARLOS ALFONSO MARTIN DE LA CALLE" w:date="2026-05-05T17:16:00Z" w:initials="CM">
    <w:p w14:paraId="4689F601" w14:textId="5A862723" w:rsidR="00244E6C" w:rsidRDefault="00244E6C" w:rsidP="00244E6C">
      <w:pPr>
        <w:pStyle w:val="Textocomentario"/>
      </w:pPr>
      <w:r>
        <w:rPr>
          <w:rStyle w:val="Refdecomentario"/>
        </w:rPr>
        <w:annotationRef/>
      </w:r>
      <w:r>
        <w:t>Eso esta completo?</w:t>
      </w:r>
    </w:p>
  </w:comment>
  <w:comment w:id="55" w:author="Guillermo Fandos" w:date="2026-07-06T18:07:00Z" w:initials="GF">
    <w:p w14:paraId="6980DF9A" w14:textId="77777777" w:rsidR="0064719C" w:rsidRDefault="00530DF6">
      <w:r>
        <w:annotationRef/>
      </w:r>
      <w:r>
        <w:rPr>
          <w:color w:val="000000"/>
          <w:sz w:val="20"/>
          <w:szCs w:val="20"/>
        </w:rPr>
        <w:t>Completada la fórmula: ahora es occupancy ψ* = γ/(γ+ε).</w:t>
      </w:r>
    </w:p>
  </w:comment>
  <w:comment w:id="70" w:author="CARLOS ALFONSO MARTIN DE LA CALLE" w:date="2026-05-13T10:06:00Z" w:initials="CM">
    <w:p w14:paraId="0763883F" w14:textId="77777777" w:rsidR="00254DCB" w:rsidRDefault="00254DCB" w:rsidP="00254DCB">
      <w:pPr>
        <w:pStyle w:val="Textocomentario"/>
      </w:pPr>
      <w:r>
        <w:rPr>
          <w:rStyle w:val="Refdecomentario"/>
        </w:rPr>
        <w:annotationRef/>
      </w:r>
      <w:r>
        <w:t>Aunque normalmente se dice que las gangas son seminomádicas, en España, los individuos marcados muestran bastante fidelidad a las zona de cría , invernada y veraneo.</w:t>
      </w:r>
    </w:p>
  </w:comment>
  <w:comment w:id="71" w:author="Guillermo Fandos" w:date="2026-07-06T18:07:00Z" w:initials="GF">
    <w:p w14:paraId="35E7B3EE" w14:textId="77777777" w:rsidR="0064719C" w:rsidRDefault="00530DF6">
      <w:r>
        <w:annotationRef/>
      </w:r>
      <w:r>
        <w:rPr>
          <w:color w:val="000000"/>
          <w:sz w:val="20"/>
          <w:szCs w:val="20"/>
        </w:rPr>
        <w:t>Lo he recogido en la Discusión.</w:t>
      </w:r>
    </w:p>
  </w:comment>
  <w:comment w:id="68" w:author="CARLOS ALFONSO MARTIN DE LA CALLE" w:date="2026-05-05T19:47:00Z" w:initials="CM">
    <w:p w14:paraId="5C96722C" w14:textId="77777777" w:rsidR="0042604A" w:rsidRDefault="00CB7DA8" w:rsidP="0042604A">
      <w:pPr>
        <w:pStyle w:val="Textocomentario"/>
      </w:pPr>
      <w:r>
        <w:rPr>
          <w:rStyle w:val="Refdecomentario"/>
        </w:rPr>
        <w:annotationRef/>
      </w:r>
      <w:r w:rsidR="0042604A">
        <w:t>Las mencionaría en este orden (taxonómico): avutarda (GB), sisón (LB), ganga ibérica (PTS) y ganga ortega (BBS). Considerar esas abreviaturas.</w:t>
      </w:r>
    </w:p>
    <w:p w14:paraId="12A6EF62" w14:textId="77777777" w:rsidR="0042604A" w:rsidRDefault="0042604A" w:rsidP="0042604A">
      <w:pPr>
        <w:pStyle w:val="Textocomentario"/>
      </w:pPr>
    </w:p>
    <w:p w14:paraId="293A3D92" w14:textId="77777777" w:rsidR="0042604A" w:rsidRDefault="0042604A" w:rsidP="0042604A">
      <w:pPr>
        <w:pStyle w:val="Textocomentario"/>
      </w:pPr>
      <w:r>
        <w:t>Los % dependerán de lo que se considere “población europea”. Dar las referencias. Yo he usado la web de la Red List de la UICN.</w:t>
      </w:r>
    </w:p>
    <w:p w14:paraId="3A58E201" w14:textId="77777777" w:rsidR="0042604A" w:rsidRDefault="0042604A" w:rsidP="0042604A">
      <w:pPr>
        <w:pStyle w:val="Textocomentario"/>
      </w:pPr>
    </w:p>
    <w:p w14:paraId="7EE323A4" w14:textId="77777777" w:rsidR="0042604A" w:rsidRDefault="0042604A" w:rsidP="0042604A">
      <w:pPr>
        <w:pStyle w:val="Textocomentario"/>
      </w:pPr>
      <w:r>
        <w:t>Por cierto, tanto avutarda como sisón presentan movimientos estacionales en ocasiones de cientos de km… Suelen ser fieles  a los lugares de cría (exhibición en machos y nidificación en hembras).</w:t>
      </w:r>
    </w:p>
    <w:p w14:paraId="59CCF124" w14:textId="77777777" w:rsidR="0042604A" w:rsidRDefault="0042604A" w:rsidP="0042604A">
      <w:pPr>
        <w:pStyle w:val="Textocomentario"/>
      </w:pPr>
      <w:r>
        <w:t>De las gangas se sabe menos, pero parece que también tienen movimientos estacionales o nomádicos… y también suelen ser bastante fieles a los lugares de cría, aunque esto último no es tan seguro...</w:t>
      </w:r>
    </w:p>
  </w:comment>
  <w:comment w:id="67" w:author="Guillermo Fandos" w:date="2026-07-06T18:07:00Z" w:initials="GF">
    <w:p w14:paraId="096A9FD5" w14:textId="77777777" w:rsidR="00456A08" w:rsidRDefault="00530DF6" w:rsidP="00456A08">
      <w:r>
        <w:annotationRef/>
      </w:r>
      <w:r w:rsidR="00456A08">
        <w:rPr>
          <w:color w:val="000000"/>
          <w:sz w:val="20"/>
          <w:szCs w:val="20"/>
        </w:rPr>
        <w:t>Raúl hay que decidir el orden taxonómico y las abreviaturas.</w:t>
      </w:r>
    </w:p>
  </w:comment>
  <w:comment w:id="62" w:author="Raúl Contreras Martín" w:date="2026-03-30T12:23:00Z" w:initials="RCM">
    <w:p w14:paraId="41DEC689" w14:textId="4CC8982F" w:rsidR="00A7348F" w:rsidRDefault="00A7348F">
      <w:pPr>
        <w:pStyle w:val="Textocomentario"/>
      </w:pPr>
      <w:r>
        <w:rPr>
          <w:rStyle w:val="Refdecomentario"/>
        </w:rPr>
        <w:annotationRef/>
      </w:r>
      <w:r>
        <w:t>Es necesario decir el nombre científico de nuevo?</w:t>
      </w:r>
    </w:p>
    <w:p w14:paraId="452360AA" w14:textId="430B9855" w:rsidR="00A7348F" w:rsidRDefault="00A7348F">
      <w:pPr>
        <w:pStyle w:val="Textocomentario"/>
      </w:pPr>
    </w:p>
  </w:comment>
  <w:comment w:id="63" w:author="CARLOS ALFONSO MARTIN DE LA CALLE" w:date="2026-05-05T19:40:00Z" w:initials="CM">
    <w:p w14:paraId="642A5E4E" w14:textId="77777777" w:rsidR="00966B66" w:rsidRDefault="00966B66" w:rsidP="00966B66">
      <w:pPr>
        <w:pStyle w:val="Textocomentario"/>
      </w:pPr>
      <w:r>
        <w:rPr>
          <w:rStyle w:val="Refdecomentario"/>
        </w:rPr>
        <w:annotationRef/>
      </w:r>
      <w:r>
        <w:t>Con que aparezca la primera vez es suficiente</w:t>
      </w:r>
    </w:p>
  </w:comment>
  <w:comment w:id="64" w:author="Guillermo Fandos" w:date="2026-07-06T18:07:00Z" w:initials="GF">
    <w:p w14:paraId="19C61597" w14:textId="77777777" w:rsidR="0064719C" w:rsidRDefault="00530DF6">
      <w:r>
        <w:annotationRef/>
      </w:r>
      <w:r>
        <w:rPr>
          <w:color w:val="000000"/>
          <w:sz w:val="20"/>
          <w:szCs w:val="20"/>
        </w:rPr>
        <w:t>Lo hago junto con el orden de especies.</w:t>
      </w:r>
    </w:p>
  </w:comment>
  <w:comment w:id="75" w:author="CARLOS ALFONSO MARTIN DE LA CALLE" w:date="2026-05-05T20:20:00Z" w:initials="CM">
    <w:p w14:paraId="5226B0D5" w14:textId="77777777" w:rsidR="00882D32" w:rsidRPr="00880265" w:rsidRDefault="00882D32" w:rsidP="00882D32">
      <w:pPr>
        <w:pStyle w:val="Textocomentario"/>
        <w:rPr>
          <w:lang w:val="en-US"/>
        </w:rPr>
      </w:pPr>
      <w:r>
        <w:rPr>
          <w:rStyle w:val="Refdecomentario"/>
        </w:rPr>
        <w:annotationRef/>
      </w:r>
      <w:r w:rsidRPr="00880265">
        <w:rPr>
          <w:lang w:val="en-US"/>
        </w:rPr>
        <w:t>Indicar que “only grids with a minimum of three checklists across the study period were retained”?</w:t>
      </w:r>
    </w:p>
  </w:comment>
  <w:comment w:id="76" w:author="Guillermo Fandos" w:date="2026-07-06T18:07:00Z" w:initials="GF">
    <w:p w14:paraId="644410EC" w14:textId="77777777" w:rsidR="0064719C" w:rsidRDefault="00530DF6">
      <w:r>
        <w:annotationRef/>
      </w:r>
      <w:r>
        <w:rPr>
          <w:color w:val="000000"/>
          <w:sz w:val="20"/>
          <w:szCs w:val="20"/>
        </w:rPr>
        <w:t>Raúl, ¿confirmas si el filtro de 3 checklists mínimo está en el pipeline?</w:t>
      </w:r>
    </w:p>
  </w:comment>
  <w:comment w:id="97" w:author="Raúl Contreras Martín" w:date="2026-03-30T12:27:00Z" w:initials="RCM">
    <w:p w14:paraId="06DFC98E" w14:textId="7803C03F" w:rsidR="00625263" w:rsidRDefault="00625263">
      <w:pPr>
        <w:pStyle w:val="Textocomentario"/>
      </w:pPr>
      <w:r>
        <w:rPr>
          <w:rStyle w:val="Refdecomentario"/>
        </w:rPr>
        <w:annotationRef/>
      </w:r>
      <w:r>
        <w:t>Deberíamos añadir el dendrograma?</w:t>
      </w:r>
    </w:p>
  </w:comment>
  <w:comment w:id="98" w:author="Guillermo Fandos" w:date="2026-04-06T17:27:00Z" w:initials="GF">
    <w:p w14:paraId="11CB2EC7" w14:textId="77777777" w:rsidR="00ED07E5" w:rsidRDefault="00ED07E5" w:rsidP="00ED07E5">
      <w:r>
        <w:rPr>
          <w:rStyle w:val="Refdecomentario"/>
        </w:rPr>
        <w:annotationRef/>
      </w:r>
      <w:r>
        <w:rPr>
          <w:sz w:val="20"/>
          <w:szCs w:val="20"/>
        </w:rPr>
        <w:t>Puede ir a material suplementario</w:t>
      </w:r>
    </w:p>
  </w:comment>
  <w:comment w:id="107" w:author="CARLOS ALFONSO MARTIN DE LA CALLE" w:date="2026-05-11T12:24:00Z" w:initials="CM">
    <w:p w14:paraId="5B55136B" w14:textId="77777777" w:rsidR="0009581B" w:rsidRDefault="0009581B" w:rsidP="0009581B">
      <w:pPr>
        <w:pStyle w:val="Textocomentario"/>
      </w:pPr>
      <w:r>
        <w:rPr>
          <w:rStyle w:val="Refdecomentario"/>
        </w:rPr>
        <w:annotationRef/>
      </w:r>
      <w:r>
        <w:t>De algunos meses en concreto?</w:t>
      </w:r>
    </w:p>
  </w:comment>
  <w:comment w:id="108" w:author="Guillermo Fandos" w:date="2026-07-06T18:07:00Z" w:initials="GF">
    <w:p w14:paraId="41A8C688" w14:textId="77777777" w:rsidR="0064719C" w:rsidRDefault="00530DF6">
      <w:r>
        <w:annotationRef/>
      </w:r>
      <w:r>
        <w:rPr>
          <w:color w:val="000000"/>
          <w:sz w:val="20"/>
          <w:szCs w:val="20"/>
        </w:rPr>
        <w:t>Sí, es el NDVI de la época de cría; ya se dice en Métodos.</w:t>
      </w:r>
    </w:p>
  </w:comment>
  <w:comment w:id="134" w:author="Guillermo Fandos" w:date="2026-04-15T15:32:00Z" w:initials="GF">
    <w:p w14:paraId="5B82DA4A" w14:textId="77777777" w:rsidR="008D4B5A" w:rsidRDefault="008D4B5A" w:rsidP="008D4B5A">
      <w:r>
        <w:rPr>
          <w:rStyle w:val="Refdecomentario"/>
        </w:rPr>
        <w:annotationRef/>
      </w:r>
      <w:r>
        <w:rPr>
          <w:sz w:val="20"/>
          <w:szCs w:val="20"/>
        </w:rPr>
        <w:t xml:space="preserve">Actualizar (R Core Team, 2024) </w:t>
      </w:r>
    </w:p>
    <w:p w14:paraId="317E8C4F" w14:textId="77777777" w:rsidR="008D4B5A" w:rsidRDefault="008D4B5A" w:rsidP="008D4B5A"/>
  </w:comment>
  <w:comment w:id="138" w:author="CARLOS ALFONSO MARTIN DE LA CALLE" w:date="2026-05-11T12:31:00Z" w:initials="CM">
    <w:p w14:paraId="75A4206D" w14:textId="77777777" w:rsidR="0009581B" w:rsidRDefault="0009581B" w:rsidP="0009581B">
      <w:pPr>
        <w:pStyle w:val="Textocomentario"/>
      </w:pPr>
      <w:r>
        <w:rPr>
          <w:rStyle w:val="Refdecomentario"/>
        </w:rPr>
        <w:annotationRef/>
      </w:r>
      <w:r>
        <w:t>No se podría incluir el tipo de hábitat en las coordenadas de inicio del muestreo? Lo digo para al menos tener un indicio de si se ha muestreado el hábitat adecuado (agrícola/estepario) dentro de cada cuadrícula….</w:t>
      </w:r>
    </w:p>
  </w:comment>
  <w:comment w:id="139" w:author="Guillermo Fandos" w:date="2026-07-06T18:07:00Z" w:initials="GF">
    <w:p w14:paraId="1F0FFC4C" w14:textId="77777777" w:rsidR="0064719C" w:rsidRDefault="00530DF6">
      <w:r>
        <w:annotationRef/>
      </w:r>
      <w:r>
        <w:rPr>
          <w:color w:val="000000"/>
          <w:sz w:val="20"/>
          <w:szCs w:val="20"/>
        </w:rPr>
        <w:t>Añadida la covariable de representatividad esteparia (stepRep) en la detección, con el Apéndice S29.</w:t>
      </w:r>
    </w:p>
  </w:comment>
  <w:comment w:id="142" w:author="CARLOS ALFONSO MARTIN DE LA CALLE" w:date="2026-05-11T12:37:00Z" w:initials="CM">
    <w:p w14:paraId="13BB60B1" w14:textId="77777777" w:rsidR="00B86E84" w:rsidRPr="00880265" w:rsidRDefault="00B86E84" w:rsidP="00B86E84">
      <w:pPr>
        <w:pStyle w:val="Textocomentario"/>
        <w:rPr>
          <w:lang w:val="en-US"/>
        </w:rPr>
      </w:pPr>
      <w:r>
        <w:rPr>
          <w:rStyle w:val="Refdecomentario"/>
        </w:rPr>
        <w:annotationRef/>
      </w:r>
      <w:r w:rsidRPr="00880265">
        <w:rPr>
          <w:lang w:val="en-US"/>
        </w:rPr>
        <w:t>under current steady-state conditions</w:t>
      </w:r>
    </w:p>
  </w:comment>
  <w:comment w:id="143" w:author="Guillermo Fandos" w:date="2026-07-06T18:07:00Z" w:initials="GF">
    <w:p w14:paraId="0FC81C53" w14:textId="77777777" w:rsidR="0064719C" w:rsidRPr="00880265" w:rsidRDefault="00530DF6">
      <w:pPr>
        <w:rPr>
          <w:lang w:val="en-US"/>
        </w:rPr>
      </w:pPr>
      <w:r>
        <w:annotationRef/>
      </w:r>
      <w:r w:rsidRPr="00880265">
        <w:rPr>
          <w:color w:val="000000"/>
          <w:sz w:val="20"/>
          <w:szCs w:val="20"/>
          <w:lang w:val="en-US"/>
        </w:rPr>
        <w:t>Cambiado a 'current steady-state conditions'.</w:t>
      </w:r>
    </w:p>
  </w:comment>
  <w:comment w:id="144" w:author="CARLOS ALFONSO MARTIN DE LA CALLE" w:date="2026-05-11T12:40:00Z" w:initials="CM">
    <w:p w14:paraId="3D14A447" w14:textId="77777777" w:rsidR="00B86E84" w:rsidRDefault="00B86E84" w:rsidP="00B86E84">
      <w:pPr>
        <w:pStyle w:val="Textocomentario"/>
      </w:pPr>
      <w:r>
        <w:rPr>
          <w:rStyle w:val="Refdecomentario"/>
        </w:rPr>
        <w:annotationRef/>
      </w:r>
      <w:r>
        <w:t>Reconozco que aquí me pierdo...</w:t>
      </w:r>
    </w:p>
  </w:comment>
  <w:comment w:id="145" w:author="Guillermo Fandos" w:date="2026-07-06T18:07:00Z" w:initials="GF">
    <w:p w14:paraId="3872A334" w14:textId="77777777" w:rsidR="00461D03" w:rsidRDefault="00530DF6" w:rsidP="00461D03">
      <w:r>
        <w:annotationRef/>
      </w:r>
      <w:r w:rsidR="00461D03">
        <w:rPr>
          <w:color w:val="000000"/>
          <w:sz w:val="20"/>
          <w:szCs w:val="20"/>
        </w:rPr>
        <w:t>Añadí una frase explicando γ_needed.</w:t>
      </w:r>
    </w:p>
  </w:comment>
  <w:comment w:id="147" w:author="CARLOS ALFONSO MARTIN DE LA CALLE" w:date="2026-05-11T12:49:00Z" w:initials="CM">
    <w:p w14:paraId="00B8B9D4" w14:textId="7BDB56BF" w:rsidR="00C55FB7" w:rsidRDefault="00C55FB7" w:rsidP="00C55FB7">
      <w:pPr>
        <w:pStyle w:val="Textocomentario"/>
      </w:pPr>
      <w:r>
        <w:rPr>
          <w:rStyle w:val="Refdecomentario"/>
        </w:rPr>
        <w:annotationRef/>
      </w:r>
      <w:r>
        <w:t>Eso se comenta en un párrafo anterior para P. orientalis (L176) pero no para Otis tarda</w:t>
      </w:r>
    </w:p>
  </w:comment>
  <w:comment w:id="148" w:author="Guillermo Fandos" w:date="2026-07-07T14:07:00Z" w:initials="GF">
    <w:p w14:paraId="4EEE0694" w14:textId="77777777" w:rsidR="003B0EBF" w:rsidRDefault="003B0EBF" w:rsidP="003B0EBF">
      <w:r>
        <w:rPr>
          <w:rStyle w:val="Refdecomentario"/>
        </w:rPr>
        <w:annotationRef/>
      </w:r>
      <w:r>
        <w:rPr>
          <w:sz w:val="20"/>
          <w:szCs w:val="20"/>
        </w:rPr>
        <w:t>Añadido</w:t>
      </w:r>
    </w:p>
  </w:comment>
  <w:comment w:id="159" w:author="Raúl Contreras Martín" w:date="2026-07-09T12:39:00Z" w:initials="RCM">
    <w:p w14:paraId="14D93935" w14:textId="77777777" w:rsidR="00BC56FB" w:rsidRDefault="00BC56FB">
      <w:pPr>
        <w:pStyle w:val="Textocomentario"/>
      </w:pPr>
      <w:r>
        <w:rPr>
          <w:rStyle w:val="Refdecomentario"/>
        </w:rPr>
        <w:annotationRef/>
      </w:r>
      <w:r>
        <w:t>No sé a qué te refieres con el all but xx, Guille, si puedes completarlo porfa</w:t>
      </w:r>
    </w:p>
    <w:p w14:paraId="5CDFD6F7" w14:textId="5EF738C7" w:rsidR="00BC56FB" w:rsidRDefault="00BC56FB">
      <w:pPr>
        <w:pStyle w:val="Textocomentario"/>
      </w:pPr>
    </w:p>
  </w:comment>
  <w:comment w:id="151" w:author="CARLOS ALFONSO MARTIN DE LA CALLE" w:date="2026-05-11T13:08:00Z" w:initials="CM">
    <w:p w14:paraId="444205D9" w14:textId="117A9822" w:rsidR="001239F9" w:rsidRDefault="001239F9" w:rsidP="001239F9">
      <w:pPr>
        <w:pStyle w:val="Textocomentario"/>
      </w:pPr>
      <w:r>
        <w:rPr>
          <w:rStyle w:val="Refdecomentario"/>
        </w:rPr>
        <w:annotationRef/>
      </w:r>
      <w:r>
        <w:t>¿No se podría analizar el efecto del tipo de hábitat en las coordenadas de inicio del muestreo sobre la probabilidad de detección? Me imagino que la detección de las 4 especies será mucho mayor cuando se visitan los hábitats adecuados dentro de la cuadrícula...</w:t>
      </w:r>
    </w:p>
  </w:comment>
  <w:comment w:id="152" w:author="Guillermo Fandos" w:date="2026-07-06T18:07:00Z" w:initials="GF">
    <w:p w14:paraId="4CD78A76" w14:textId="77777777" w:rsidR="0064719C" w:rsidRDefault="00530DF6">
      <w:r>
        <w:annotationRef/>
      </w:r>
      <w:r>
        <w:rPr>
          <w:color w:val="000000"/>
          <w:sz w:val="20"/>
          <w:szCs w:val="20"/>
        </w:rPr>
        <w:t>Analizado; sale en el efecto del hábitat sobre la detección (stepRep, S29).</w:t>
      </w:r>
    </w:p>
  </w:comment>
  <w:comment w:id="163" w:author="CARLOS ALFONSO MARTIN DE LA CALLE" w:date="2026-05-11T13:12:00Z" w:initials="CM">
    <w:p w14:paraId="3D4C1EF2" w14:textId="77777777" w:rsidR="001239F9" w:rsidRDefault="001239F9" w:rsidP="001239F9">
      <w:pPr>
        <w:pStyle w:val="Textocomentario"/>
      </w:pPr>
      <w:r>
        <w:rPr>
          <w:rStyle w:val="Refdecomentario"/>
        </w:rPr>
        <w:annotationRef/>
      </w:r>
      <w:r>
        <w:t>En la Fig 2 parece que son solo dos especies?</w:t>
      </w:r>
    </w:p>
  </w:comment>
  <w:comment w:id="164" w:author="Guillermo Fandos" w:date="2026-07-06T18:07:00Z" w:initials="GF">
    <w:p w14:paraId="284599E5" w14:textId="77777777" w:rsidR="0064719C" w:rsidRDefault="00530DF6">
      <w:r>
        <w:annotationRef/>
      </w:r>
      <w:r>
        <w:rPr>
          <w:color w:val="000000"/>
          <w:sz w:val="20"/>
          <w:szCs w:val="20"/>
        </w:rPr>
        <w:t>Son las cuatro, lo que pasa es que se agrupan visualmente y parecen dos.</w:t>
      </w:r>
    </w:p>
  </w:comment>
  <w:comment w:id="165" w:author="CARLOS ALFONSO MARTIN DE LA CALLE" w:date="2026-07-13T13:22:00Z" w:initials="CM">
    <w:p w14:paraId="00ACA1F8" w14:textId="77777777" w:rsidR="00D86DDE" w:rsidRDefault="00D86DDE" w:rsidP="00D86DDE">
      <w:pPr>
        <w:pStyle w:val="Textocomentario"/>
      </w:pPr>
      <w:r>
        <w:rPr>
          <w:rStyle w:val="Refdecomentario"/>
        </w:rPr>
        <w:annotationRef/>
      </w:r>
      <w:r>
        <w:t>Para la ganga y ortega las “corrected extinction” son mayores que las “naive”</w:t>
      </w:r>
    </w:p>
  </w:comment>
  <w:comment w:id="167" w:author="CARLOS ALFONSO MARTIN DE LA CALLE" w:date="2026-05-11T13:24:00Z" w:initials="CM">
    <w:p w14:paraId="7D13412B" w14:textId="77777777" w:rsidR="000B53DE" w:rsidRDefault="000B53DE" w:rsidP="000B53DE">
      <w:pPr>
        <w:pStyle w:val="Textocomentario"/>
      </w:pPr>
      <w:r>
        <w:rPr>
          <w:rStyle w:val="Refdecomentario"/>
        </w:rPr>
        <w:annotationRef/>
      </w:r>
      <w:r>
        <w:t xml:space="preserve">De dónde salen los valores de las barras en rosa? </w:t>
      </w:r>
    </w:p>
    <w:p w14:paraId="7E4718D0" w14:textId="77777777" w:rsidR="000B53DE" w:rsidRDefault="000B53DE" w:rsidP="000B53DE">
      <w:pPr>
        <w:pStyle w:val="Textocomentario"/>
      </w:pPr>
      <w:r>
        <w:t>Quizás añadir que salen de la Table S26</w:t>
      </w:r>
    </w:p>
  </w:comment>
  <w:comment w:id="166" w:author="Guillermo Fandos" w:date="2026-07-06T18:07:00Z" w:initials="GF">
    <w:p w14:paraId="0DD19D59" w14:textId="77777777" w:rsidR="0064719C" w:rsidRDefault="00530DF6">
      <w:r>
        <w:annotationRef/>
      </w:r>
      <w:r>
        <w:rPr>
          <w:color w:val="000000"/>
          <w:sz w:val="20"/>
          <w:szCs w:val="20"/>
        </w:rPr>
        <w:t>Añadida la referencia a la Table S26.</w:t>
      </w:r>
    </w:p>
  </w:comment>
  <w:comment w:id="171" w:author="CARLOS ALFONSO MARTIN DE LA CALLE" w:date="2026-05-11T13:37:00Z" w:initials="CM">
    <w:p w14:paraId="1CA53168" w14:textId="77777777" w:rsidR="000B4B60" w:rsidRDefault="00B63BCF" w:rsidP="000B4B60">
      <w:pPr>
        <w:pStyle w:val="Textocomentario"/>
      </w:pPr>
      <w:r>
        <w:rPr>
          <w:rStyle w:val="Refdecomentario"/>
        </w:rPr>
        <w:annotationRef/>
      </w:r>
      <w:r w:rsidR="000B4B60">
        <w:t>¿No habría que indicar algo sobre los modelos a partir de los cuales se obtienen estas estimas?</w:t>
      </w:r>
    </w:p>
    <w:p w14:paraId="63AFBCC7" w14:textId="77777777" w:rsidR="000B4B60" w:rsidRDefault="000B4B60" w:rsidP="000B4B60">
      <w:pPr>
        <w:pStyle w:val="Textocomentario"/>
      </w:pPr>
      <w:r>
        <w:t>Quizás este apartado debería ir después del siguiente...</w:t>
      </w:r>
    </w:p>
  </w:comment>
  <w:comment w:id="170" w:author="Guillermo Fandos" w:date="2026-07-06T18:07:00Z" w:initials="GF">
    <w:p w14:paraId="10565EA9" w14:textId="77777777" w:rsidR="0064719C" w:rsidRDefault="00530DF6">
      <w:r>
        <w:annotationRef/>
      </w:r>
      <w:r>
        <w:rPr>
          <w:color w:val="000000"/>
          <w:sz w:val="20"/>
          <w:szCs w:val="20"/>
        </w:rPr>
        <w:t>Indicado que salen del mejor modelo de cada especie.</w:t>
      </w:r>
    </w:p>
  </w:comment>
  <w:comment w:id="178" w:author="Guillermo Fandos" w:date="2026-07-07T12:58:00Z" w:initials="GF">
    <w:p w14:paraId="372777A9" w14:textId="77777777" w:rsidR="00461D03" w:rsidRDefault="00461D03" w:rsidP="00461D03">
      <w:r>
        <w:rPr>
          <w:rStyle w:val="Refdecomentario"/>
        </w:rPr>
        <w:annotationRef/>
      </w:r>
      <w:r>
        <w:rPr>
          <w:sz w:val="20"/>
          <w:szCs w:val="20"/>
        </w:rPr>
        <w:t xml:space="preserve">Raúl, podrías explicar que son los LC en el pie de la figura y así queda claro </w:t>
      </w:r>
    </w:p>
  </w:comment>
  <w:comment w:id="197" w:author="Raúl Contreras Martín" w:date="2026-03-31T12:28:00Z" w:initials="RCM">
    <w:p w14:paraId="47D4C4BD" w14:textId="6A609680" w:rsidR="00526299" w:rsidRDefault="00526299">
      <w:pPr>
        <w:pStyle w:val="Textocomentario"/>
      </w:pPr>
      <w:r>
        <w:rPr>
          <w:rStyle w:val="Refdecomentario"/>
        </w:rPr>
        <w:annotationRef/>
      </w:r>
      <w:r>
        <w:t>Cuando en la discusión decimos sandgrouse a secas significa gangas en plural, no?</w:t>
      </w:r>
    </w:p>
    <w:p w14:paraId="244B1B2E" w14:textId="0F4A00FE" w:rsidR="00526299" w:rsidRDefault="00526299">
      <w:pPr>
        <w:pStyle w:val="Textocomentario"/>
      </w:pPr>
    </w:p>
  </w:comment>
  <w:comment w:id="198" w:author="CARLOS ALFONSO MARTIN DE LA CALLE" w:date="2026-05-12T17:46:00Z" w:initials="CM">
    <w:p w14:paraId="38310D89" w14:textId="77777777" w:rsidR="0091353B" w:rsidRDefault="0091353B" w:rsidP="0091353B">
      <w:pPr>
        <w:pStyle w:val="Textocomentario"/>
      </w:pPr>
      <w:r>
        <w:rPr>
          <w:rStyle w:val="Refdecomentario"/>
        </w:rPr>
        <w:annotationRef/>
      </w:r>
      <w:r>
        <w:t xml:space="preserve">Sí, “sandgrouse” puede ser singular o plural. </w:t>
      </w:r>
    </w:p>
    <w:p w14:paraId="07BDC2C5" w14:textId="77777777" w:rsidR="0091353B" w:rsidRDefault="0091353B" w:rsidP="0091353B">
      <w:pPr>
        <w:pStyle w:val="Textocomentario"/>
      </w:pPr>
      <w:r>
        <w:t>Aunque creo que tb se admite “sandgrouses” como plural.</w:t>
      </w:r>
    </w:p>
  </w:comment>
  <w:comment w:id="196" w:author="Guillermo Fandos" w:date="2026-07-06T18:07:00Z" w:initials="GF">
    <w:p w14:paraId="6507FF9B" w14:textId="77777777" w:rsidR="0064719C" w:rsidRPr="00880265" w:rsidRDefault="00530DF6">
      <w:pPr>
        <w:rPr>
          <w:lang w:val="en-US"/>
        </w:rPr>
      </w:pPr>
      <w:r>
        <w:annotationRef/>
      </w:r>
      <w:r w:rsidRPr="00880265">
        <w:rPr>
          <w:color w:val="000000"/>
          <w:sz w:val="20"/>
          <w:szCs w:val="20"/>
          <w:lang w:val="en-US"/>
        </w:rPr>
        <w:t>Ok.</w:t>
      </w:r>
    </w:p>
  </w:comment>
  <w:comment w:id="200" w:author="CARLOS ALFONSO MARTIN DE LA CALLE" w:date="2026-05-11T16:27:00Z" w:initials="CM">
    <w:p w14:paraId="5C9148B6" w14:textId="77777777" w:rsidR="0054545B" w:rsidRPr="00880265" w:rsidRDefault="0054545B" w:rsidP="0054545B">
      <w:pPr>
        <w:pStyle w:val="Textocomentario"/>
        <w:rPr>
          <w:lang w:val="en-US"/>
        </w:rPr>
      </w:pPr>
      <w:r>
        <w:rPr>
          <w:rStyle w:val="Refdecomentario"/>
        </w:rPr>
        <w:annotationRef/>
      </w:r>
      <w:r w:rsidRPr="00880265">
        <w:rPr>
          <w:lang w:val="en-US"/>
        </w:rPr>
        <w:t xml:space="preserve">Gómez-Catasús etal 2025 Alarming conservation status of Western European steppe birds and their habitats BioCon 311 </w:t>
      </w:r>
      <w:hyperlink r:id="rId7" w:history="1">
        <w:r w:rsidRPr="00880265">
          <w:rPr>
            <w:rStyle w:val="Hipervnculo"/>
            <w:lang w:val="en-US"/>
          </w:rPr>
          <w:t>https://doi.org/10.1016/j.biocon.2025.111414</w:t>
        </w:r>
      </w:hyperlink>
    </w:p>
    <w:p w14:paraId="4C9F5033" w14:textId="77777777" w:rsidR="0054545B" w:rsidRDefault="0054545B" w:rsidP="0054545B">
      <w:pPr>
        <w:pStyle w:val="Textocomentario"/>
      </w:pPr>
      <w:r>
        <w:t>Aquí dice cambios de -5% a -25% para los rangos de estas cuatro especies en Europa entre EBBA1 (monitoring period between 1972</w:t>
      </w:r>
    </w:p>
    <w:p w14:paraId="16D48574" w14:textId="77777777" w:rsidR="0054545B" w:rsidRPr="00880265" w:rsidRDefault="0054545B" w:rsidP="0054545B">
      <w:pPr>
        <w:pStyle w:val="Textocomentario"/>
        <w:rPr>
          <w:lang w:val="en-US"/>
        </w:rPr>
      </w:pPr>
      <w:r w:rsidRPr="00880265">
        <w:rPr>
          <w:lang w:val="en-US"/>
        </w:rPr>
        <w:t>and 1995) and EBBA2 (monitoring period between 2013 and 2017)</w:t>
      </w:r>
    </w:p>
    <w:p w14:paraId="72106D35" w14:textId="77777777" w:rsidR="0054545B" w:rsidRPr="00880265" w:rsidRDefault="0054545B" w:rsidP="0054545B">
      <w:pPr>
        <w:pStyle w:val="Textocomentario"/>
        <w:rPr>
          <w:lang w:val="en-US"/>
        </w:rPr>
      </w:pPr>
    </w:p>
    <w:p w14:paraId="7B3A81B0" w14:textId="77777777" w:rsidR="0054545B" w:rsidRDefault="0054545B" w:rsidP="0054545B">
      <w:pPr>
        <w:pStyle w:val="Textocomentario"/>
      </w:pPr>
      <w:r w:rsidRPr="00880265">
        <w:rPr>
          <w:lang w:val="en-US"/>
        </w:rPr>
        <w:t xml:space="preserve">Herrando et al 2026 Providing regular and frequent maps of losses and gains of farmland birds based on European monitoring data. </w:t>
      </w:r>
      <w:r>
        <w:t>Conservation Biology, Early View e70268.</w:t>
      </w:r>
    </w:p>
    <w:p w14:paraId="2373E9AD" w14:textId="77777777" w:rsidR="0054545B" w:rsidRDefault="0054545B" w:rsidP="0054545B">
      <w:pPr>
        <w:pStyle w:val="Textocomentario"/>
      </w:pPr>
      <w:hyperlink r:id="rId8" w:history="1">
        <w:r w:rsidRPr="00822F0A">
          <w:rPr>
            <w:rStyle w:val="Hipervnculo"/>
          </w:rPr>
          <w:t>https://doi.org/10.1111/cobi.70268</w:t>
        </w:r>
      </w:hyperlink>
    </w:p>
  </w:comment>
  <w:comment w:id="199" w:author="Guillermo Fandos" w:date="2026-07-06T18:07:00Z" w:initials="GF">
    <w:p w14:paraId="566F3130" w14:textId="77777777" w:rsidR="0064719C" w:rsidRDefault="00530DF6">
      <w:r>
        <w:annotationRef/>
      </w:r>
      <w:r>
        <w:rPr>
          <w:color w:val="000000"/>
          <w:sz w:val="20"/>
          <w:szCs w:val="20"/>
        </w:rPr>
        <w:t>Raúl, para Zotero (Gómez-Catasús 2025 ya está).</w:t>
      </w:r>
    </w:p>
  </w:comment>
  <w:comment w:id="203" w:author="CARLOS ALFONSO MARTIN DE LA CALLE" w:date="2026-07-13T13:51:00Z" w:initials="CM">
    <w:p w14:paraId="1433E59F" w14:textId="77777777" w:rsidR="004651E1" w:rsidRDefault="00B274CF" w:rsidP="004651E1">
      <w:pPr>
        <w:pStyle w:val="Textocomentario"/>
      </w:pPr>
      <w:r>
        <w:rPr>
          <w:rStyle w:val="Refdecomentario"/>
        </w:rPr>
        <w:annotationRef/>
      </w:r>
      <w:r w:rsidR="004651E1">
        <w:t>O quizás sí pueda explicarlo, si además de “habitat loss” incluimos “habitat degradation”, que es algo que no se analiza en este estudio.</w:t>
      </w:r>
    </w:p>
    <w:p w14:paraId="7E0CBDE4" w14:textId="77777777" w:rsidR="004651E1" w:rsidRDefault="004651E1" w:rsidP="004651E1">
      <w:pPr>
        <w:pStyle w:val="Textocomentario"/>
      </w:pPr>
      <w:r>
        <w:t>De echo quizás deberíamos explicitar esto en algún lugar: no analizamos la “calidad del hábitat”(gestión agrícola, uso de herbicidas e insecticidas, disponibilidad de barbechos y bordes, etc....y aunque puede seguir existiendo hábitat disponible (available), este no es de suficiente calidad para albergar poblaciones de aves esteparias (suitable)...</w:t>
      </w:r>
    </w:p>
  </w:comment>
  <w:comment w:id="235" w:author="CARLOS ALFONSO MARTIN DE LA CALLE" w:date="2026-07-14T09:16:00Z" w:initials="CM">
    <w:p w14:paraId="1D73CFEE" w14:textId="77777777" w:rsidR="00E540E4" w:rsidRDefault="00E540E4" w:rsidP="00E540E4">
      <w:pPr>
        <w:pStyle w:val="Textocomentario"/>
      </w:pPr>
      <w:r>
        <w:rPr>
          <w:rStyle w:val="Refdecomentario"/>
        </w:rPr>
        <w:annotationRef/>
      </w:r>
      <w:r>
        <w:t>Además, aunque puede seguir habiendo hábitat disponible, esto no es de suficiente calidad para mantener poblaciones estables de aves esteparias.</w:t>
      </w:r>
    </w:p>
  </w:comment>
  <w:comment w:id="237" w:author="CARLOS ALFONSO MARTIN DE LA CALLE" w:date="2026-05-11T16:37:00Z" w:initials="CM">
    <w:p w14:paraId="0DAE30D0" w14:textId="6B99694E" w:rsidR="00A8150F" w:rsidRDefault="00FE4009" w:rsidP="00A8150F">
      <w:pPr>
        <w:pStyle w:val="Textocomentario"/>
      </w:pPr>
      <w:r>
        <w:rPr>
          <w:rStyle w:val="Refdecomentario"/>
        </w:rPr>
        <w:annotationRef/>
      </w:r>
      <w:r w:rsidR="00A8150F">
        <w:t xml:space="preserve">Bueno, puede ser que los hábitat que quedan disponibles tras las extinciones locales, estén cada vez más desconectados y aislados, pero también es posible que la propia biología de estas especies haga que sean pobres colonizadoras. Al menos sisón y avutarda son muy fieles a sus lugares tradicionales de exhibición y cría….por lo que una vez que desaparecen de una zona, es difícil que vuelva a colonizarla. Su </w:t>
      </w:r>
      <w:r w:rsidR="00A8150F">
        <w:rPr>
          <w:b/>
          <w:bCs/>
        </w:rPr>
        <w:t>sistema de apareamiento de tipo lek</w:t>
      </w:r>
      <w:r w:rsidR="00A8150F">
        <w:t xml:space="preserve"> hace que la colonización de lugares vacíos sea un proceso difícil y muy lento.</w:t>
      </w:r>
    </w:p>
    <w:p w14:paraId="6E935E3F" w14:textId="77777777" w:rsidR="00A8150F" w:rsidRDefault="00A8150F" w:rsidP="00A8150F">
      <w:pPr>
        <w:pStyle w:val="Textocomentario"/>
      </w:pPr>
    </w:p>
    <w:p w14:paraId="26938A0E" w14:textId="77777777" w:rsidR="00A8150F" w:rsidRPr="00880265" w:rsidRDefault="00A8150F" w:rsidP="00A8150F">
      <w:pPr>
        <w:pStyle w:val="Textocomentario"/>
        <w:rPr>
          <w:lang w:val="en-US"/>
        </w:rPr>
      </w:pPr>
      <w:r>
        <w:t xml:space="preserve">Además las 4 especies son </w:t>
      </w:r>
      <w:r>
        <w:rPr>
          <w:b/>
          <w:bCs/>
        </w:rPr>
        <w:t xml:space="preserve">gregarias </w:t>
      </w:r>
      <w:r>
        <w:t xml:space="preserve">durante la mayor parte del año, y eso hace difícil que se establezcan en zonas donde la especie no está presente, a pesar de poder presentar un hábitat adecuado. </w:t>
      </w:r>
      <w:r w:rsidRPr="00880265">
        <w:rPr>
          <w:lang w:val="en-US"/>
        </w:rPr>
        <w:t>Se puede citar:</w:t>
      </w:r>
    </w:p>
    <w:p w14:paraId="0523F59C" w14:textId="77777777" w:rsidR="00A8150F" w:rsidRPr="00880265" w:rsidRDefault="00A8150F" w:rsidP="00A8150F">
      <w:pPr>
        <w:pStyle w:val="Textocomentario"/>
        <w:rPr>
          <w:lang w:val="en-US"/>
        </w:rPr>
      </w:pPr>
      <w:r w:rsidRPr="00880265">
        <w:rPr>
          <w:lang w:val="en-US"/>
        </w:rPr>
        <w:t xml:space="preserve"> </w:t>
      </w:r>
    </w:p>
    <w:p w14:paraId="4F920FD4" w14:textId="77777777" w:rsidR="00A8150F" w:rsidRPr="00880265" w:rsidRDefault="00A8150F" w:rsidP="00A8150F">
      <w:pPr>
        <w:pStyle w:val="Textocomentario"/>
        <w:rPr>
          <w:lang w:val="en-US"/>
        </w:rPr>
      </w:pPr>
      <w:bookmarkStart w:id="240" w:name="_Hlk234332468"/>
      <w:r w:rsidRPr="00880265">
        <w:rPr>
          <w:lang w:val="en-US"/>
        </w:rPr>
        <w:t>Martín et al 2010 Positive interactions between vulnerable species in agrarian pseudo-steppes: habitat use by pin-tailed sandgrouse depends on its association with the little bustard. Animal Conservation, 13: 383-389</w:t>
      </w:r>
    </w:p>
    <w:bookmarkEnd w:id="240"/>
    <w:p w14:paraId="31760DA9" w14:textId="77777777" w:rsidR="00A8150F" w:rsidRPr="00880265" w:rsidRDefault="00A8150F" w:rsidP="00A8150F">
      <w:pPr>
        <w:pStyle w:val="Textocomentario"/>
        <w:rPr>
          <w:lang w:val="en-US"/>
        </w:rPr>
      </w:pPr>
      <w:r w:rsidRPr="00880265">
        <w:rPr>
          <w:lang w:val="en-US"/>
        </w:rPr>
        <w:t>Allí dice:</w:t>
      </w:r>
    </w:p>
    <w:p w14:paraId="6BBE0BD6" w14:textId="77777777" w:rsidR="00A8150F" w:rsidRPr="00880265" w:rsidRDefault="00A8150F" w:rsidP="00A8150F">
      <w:pPr>
        <w:pStyle w:val="Textocomentario"/>
        <w:rPr>
          <w:lang w:val="en-US"/>
        </w:rPr>
      </w:pPr>
      <w:r w:rsidRPr="00880265">
        <w:rPr>
          <w:lang w:val="en-US"/>
        </w:rPr>
        <w:t>Mixed-species flocks, which were larger than sandgrouse-only flocks, might procure both anti-predator and foraging benefits. Animals in larger groups benefit from the safety in numbers effect (Terborgh, 1990; Jullien &amp; Clobert, 2000), the confusion effect (Morse, 1980) and/or the selfish herd effect (Hamilton, 1971). Furthermore, larger groups also promote earlier detection of predators and allow each individual to spend less time being vigilant or to take fewer risks than if they foraged alone (Pulliam, 1973; Sridhar et al., 2009), thereby increasing their rate of food intake. Other studies have also proved that the decreased-vigilance effect can operate across bird species (Sullivan, 1984; Goodalea &amp; Kotagamab, 2008) and that mixed-species groups could be more efficient to detect predators if the participant species are somewhat different when they scan for predators (Heymann &amp; Buchanan-Smith, 2000; Sridhar et al., 2009). All these anti-predator advantages might occur in mixed-species flocks of sandgrouses and bustards given that they involve more individuals than those formed by just one species.</w:t>
      </w:r>
    </w:p>
  </w:comment>
  <w:comment w:id="236" w:author="Guillermo Fandos" w:date="2026-07-06T18:07:00Z" w:initials="GF">
    <w:p w14:paraId="22A32DB6" w14:textId="77777777" w:rsidR="0064719C" w:rsidRDefault="00530DF6">
      <w:r>
        <w:annotationRef/>
      </w:r>
      <w:r>
        <w:rPr>
          <w:color w:val="000000"/>
          <w:sz w:val="20"/>
          <w:szCs w:val="20"/>
        </w:rPr>
        <w:t>Añadido un párrafo sobre la restricción conductual y cito a Martín 2010.</w:t>
      </w:r>
    </w:p>
  </w:comment>
  <w:comment w:id="241" w:author="CARLOS ALFONSO MARTIN DE LA CALLE" w:date="2026-05-11T16:40:00Z" w:initials="CM">
    <w:p w14:paraId="68EEBF40" w14:textId="50B516F2" w:rsidR="00FE4009" w:rsidRDefault="00FE4009" w:rsidP="00FE4009">
      <w:pPr>
        <w:pStyle w:val="Textocomentario"/>
      </w:pPr>
      <w:r>
        <w:rPr>
          <w:rStyle w:val="Refdecomentario"/>
        </w:rPr>
        <w:annotationRef/>
      </w:r>
      <w:r>
        <w:t>Ojo que estas dispersiones se producen entre zonas ya ocupadas y no son colonizaciones.</w:t>
      </w:r>
    </w:p>
  </w:comment>
  <w:comment w:id="242" w:author="Guillermo Fandos" w:date="2026-07-06T18:07:00Z" w:initials="GF">
    <w:p w14:paraId="391200C1" w14:textId="77777777" w:rsidR="0064719C" w:rsidRDefault="00530DF6">
      <w:r>
        <w:annotationRef/>
      </w:r>
      <w:r>
        <w:rPr>
          <w:color w:val="000000"/>
          <w:sz w:val="20"/>
          <w:szCs w:val="20"/>
        </w:rPr>
        <w:t>Corregido; aclaro que son movimientos entre zonas ya ocupadas, no colonización.</w:t>
      </w:r>
    </w:p>
  </w:comment>
  <w:comment w:id="249" w:author="CARLOS ALFONSO MARTIN DE LA CALLE" w:date="2026-05-11T16:56:00Z" w:initials="CM">
    <w:p w14:paraId="69C2519B" w14:textId="77777777" w:rsidR="00DA05A5" w:rsidRDefault="00DA05A5" w:rsidP="00DA05A5">
      <w:pPr>
        <w:pStyle w:val="Textocomentario"/>
      </w:pPr>
      <w:r>
        <w:rPr>
          <w:rStyle w:val="Refdecomentario"/>
        </w:rPr>
        <w:annotationRef/>
      </w:r>
      <w:r>
        <w:t xml:space="preserve">Además de que, al menos sisón y avutarda, se establecen para criar en lugares ya ocupados, y es difícil que se de colonización de lugares vacios. </w:t>
      </w:r>
    </w:p>
    <w:p w14:paraId="5EC18B7C" w14:textId="77777777" w:rsidR="00DA05A5" w:rsidRPr="00880265" w:rsidRDefault="00DA05A5" w:rsidP="00DA05A5">
      <w:pPr>
        <w:pStyle w:val="Textocomentario"/>
        <w:rPr>
          <w:lang w:val="en-US"/>
        </w:rPr>
      </w:pPr>
      <w:r w:rsidRPr="00880265">
        <w:rPr>
          <w:lang w:val="en-US"/>
        </w:rPr>
        <w:t>Citar:</w:t>
      </w:r>
    </w:p>
    <w:p w14:paraId="42110EA1" w14:textId="77777777" w:rsidR="00DA05A5" w:rsidRPr="00880265" w:rsidRDefault="00DA05A5" w:rsidP="00DA05A5">
      <w:pPr>
        <w:pStyle w:val="Textocomentario"/>
        <w:rPr>
          <w:lang w:val="en-US"/>
        </w:rPr>
      </w:pPr>
      <w:bookmarkStart w:id="250" w:name="_Hlk234332915"/>
      <w:r w:rsidRPr="00880265">
        <w:rPr>
          <w:lang w:val="en-US"/>
        </w:rPr>
        <w:t>Lane, Alonso &amp; Martín 2001.Habitat preferences of great bustard Otistarda flocks in the arable steppes of central Spain: are potentially suitable areas unoccupied? Journal of Applied EcologyVolume 38: 193-203</w:t>
      </w:r>
      <w:bookmarkEnd w:id="250"/>
    </w:p>
    <w:p w14:paraId="236B16A0" w14:textId="77777777" w:rsidR="00DA05A5" w:rsidRPr="00880265" w:rsidRDefault="00DA05A5" w:rsidP="00DA05A5">
      <w:pPr>
        <w:pStyle w:val="Textocomentario"/>
        <w:rPr>
          <w:lang w:val="en-US"/>
        </w:rPr>
      </w:pPr>
      <w:r w:rsidRPr="00880265">
        <w:rPr>
          <w:lang w:val="en-US"/>
        </w:rPr>
        <w:t>Allí dice:</w:t>
      </w:r>
    </w:p>
    <w:p w14:paraId="5E4FAD53" w14:textId="77777777" w:rsidR="00DA05A5" w:rsidRPr="00880265" w:rsidRDefault="00DA05A5" w:rsidP="00DA05A5">
      <w:pPr>
        <w:pStyle w:val="Textocomentario"/>
        <w:rPr>
          <w:lang w:val="en-US"/>
        </w:rPr>
      </w:pPr>
      <w:r w:rsidRPr="00880265">
        <w:rPr>
          <w:lang w:val="en-US"/>
        </w:rPr>
        <w:t>-The evidence suggests that great bustards show fidelity to sites regardless of the availability of suitable habitat elsewhere. Settlement patterns are probably determined by the presence of conspecifics rather than habitat cues.</w:t>
      </w:r>
    </w:p>
    <w:p w14:paraId="31B921A5" w14:textId="77777777" w:rsidR="00DA05A5" w:rsidRPr="00880265" w:rsidRDefault="00DA05A5" w:rsidP="00DA05A5">
      <w:pPr>
        <w:pStyle w:val="Textocomentario"/>
        <w:rPr>
          <w:lang w:val="en-US"/>
        </w:rPr>
      </w:pPr>
      <w:r w:rsidRPr="00880265">
        <w:rPr>
          <w:lang w:val="en-US"/>
        </w:rPr>
        <w:t xml:space="preserve">-….dispersing individuals are attracted to already occupied areas, and habitat suitability is judged on the presence of conspecifics </w:t>
      </w:r>
    </w:p>
    <w:p w14:paraId="26D63446" w14:textId="77777777" w:rsidR="00DA05A5" w:rsidRPr="00880265" w:rsidRDefault="00DA05A5" w:rsidP="00DA05A5">
      <w:pPr>
        <w:pStyle w:val="Textocomentario"/>
        <w:rPr>
          <w:lang w:val="en-US"/>
        </w:rPr>
      </w:pPr>
      <w:r w:rsidRPr="00880265">
        <w:rPr>
          <w:lang w:val="en-US"/>
        </w:rPr>
        <w:t>-...</w:t>
      </w:r>
      <w:r w:rsidRPr="00880265">
        <w:rPr>
          <w:color w:val="000000"/>
          <w:highlight w:val="white"/>
          <w:lang w:val="en-US"/>
        </w:rPr>
        <w:t>settlement patterns in the great bustard are critically influenced by the prevailing distribution of the species.</w:t>
      </w:r>
      <w:r w:rsidRPr="00880265">
        <w:rPr>
          <w:lang w:val="en-US"/>
        </w:rPr>
        <w:t xml:space="preserve"> </w:t>
      </w:r>
    </w:p>
  </w:comment>
  <w:comment w:id="248" w:author="Guillermo Fandos" w:date="2026-07-06T18:07:00Z" w:initials="GF">
    <w:p w14:paraId="2EFD2363" w14:textId="77777777" w:rsidR="00644C03" w:rsidRDefault="00530DF6">
      <w:pPr>
        <w:rPr>
          <w:color w:val="000000"/>
          <w:sz w:val="20"/>
          <w:szCs w:val="20"/>
        </w:rPr>
      </w:pPr>
      <w:r>
        <w:annotationRef/>
      </w:r>
      <w:r>
        <w:rPr>
          <w:color w:val="000000"/>
          <w:sz w:val="20"/>
          <w:szCs w:val="20"/>
        </w:rPr>
        <w:t>Añadido lo del asentamiento junto a coespecíficos, con Lane</w:t>
      </w:r>
    </w:p>
    <w:p w14:paraId="379B167B" w14:textId="693EF300" w:rsidR="0064719C" w:rsidRDefault="00530DF6">
      <w:r>
        <w:rPr>
          <w:color w:val="000000"/>
          <w:sz w:val="20"/>
          <w:szCs w:val="20"/>
        </w:rPr>
        <w:t xml:space="preserve"> 2001.</w:t>
      </w:r>
    </w:p>
  </w:comment>
  <w:comment w:id="275" w:author="CARLOS ALFONSO MARTIN DE LA CALLE" w:date="2026-07-14T09:40:00Z" w:initials="CM">
    <w:p w14:paraId="24BAA109" w14:textId="77777777" w:rsidR="001057C5" w:rsidRDefault="001057C5" w:rsidP="001057C5">
      <w:pPr>
        <w:pStyle w:val="Textocomentario"/>
      </w:pPr>
      <w:r>
        <w:rPr>
          <w:rStyle w:val="Refdecomentario"/>
        </w:rPr>
        <w:annotationRef/>
      </w:r>
      <w:r>
        <w:t>Esto no lo entiendo del todo...</w:t>
      </w:r>
    </w:p>
  </w:comment>
  <w:comment w:id="278" w:author="CARLOS ALFONSO MARTIN DE LA CALLE" w:date="2026-05-12T18:19:00Z" w:initials="CM">
    <w:p w14:paraId="5E18275A" w14:textId="77777777" w:rsidR="003C0D70" w:rsidRDefault="003C0D70" w:rsidP="003C0D70">
      <w:pPr>
        <w:pStyle w:val="Textocomentario"/>
      </w:pPr>
      <w:r>
        <w:rPr>
          <w:rStyle w:val="Refdecomentario"/>
        </w:rPr>
        <w:annotationRef/>
      </w:r>
      <w:r>
        <w:t>Creo que esto no viene mucho al caso… Creo que mejor concentrarse en medidas de tipo agrícola… Como sugieren por ejemplo Mañosa et al 2023</w:t>
      </w:r>
    </w:p>
  </w:comment>
  <w:comment w:id="279" w:author="Guillermo Fandos" w:date="2026-07-06T18:07:00Z" w:initials="GF">
    <w:p w14:paraId="3ABEABEF" w14:textId="77777777" w:rsidR="00461D03" w:rsidRDefault="00530DF6" w:rsidP="00461D03">
      <w:r>
        <w:annotationRef/>
      </w:r>
      <w:r w:rsidR="00461D03">
        <w:rPr>
          <w:color w:val="000000"/>
          <w:sz w:val="20"/>
          <w:szCs w:val="20"/>
        </w:rPr>
        <w:t>reenmarcar hacia lo agrícola, pero sin quitar el resultado del pastoreo</w:t>
      </w:r>
    </w:p>
  </w:comment>
  <w:comment w:id="280" w:author="CARLOS ALFONSO MARTIN DE LA CALLE" w:date="2026-07-14T10:09:00Z" w:initials="CM">
    <w:p w14:paraId="16D57CDE" w14:textId="77777777" w:rsidR="000D4A49" w:rsidRDefault="000D4A49" w:rsidP="000D4A49">
      <w:pPr>
        <w:pStyle w:val="Textocomentario"/>
      </w:pPr>
      <w:r>
        <w:rPr>
          <w:rStyle w:val="Refdecomentario"/>
        </w:rPr>
        <w:annotationRef/>
      </w:r>
      <w:r>
        <w:t xml:space="preserve">Concretar a qué se refiere eso: bush encroachment </w:t>
      </w:r>
    </w:p>
    <w:p w14:paraId="64C904A8" w14:textId="77777777" w:rsidR="000D4A49" w:rsidRDefault="000D4A49" w:rsidP="000D4A49">
      <w:pPr>
        <w:pStyle w:val="Textocomentario"/>
      </w:pPr>
      <w:r>
        <w:t>urbanization encroachment?</w:t>
      </w:r>
    </w:p>
  </w:comment>
  <w:comment w:id="282" w:author="CARLOS ALFONSO MARTIN DE LA CALLE" w:date="2026-05-12T18:23:00Z" w:initials="CM">
    <w:p w14:paraId="3F0D90BA" w14:textId="245D9947" w:rsidR="006C5068" w:rsidRDefault="003C0D70" w:rsidP="006C5068">
      <w:pPr>
        <w:pStyle w:val="Textocomentario"/>
      </w:pPr>
      <w:r>
        <w:rPr>
          <w:rStyle w:val="Refdecomentario"/>
        </w:rPr>
        <w:annotationRef/>
      </w:r>
      <w:r w:rsidR="006C5068">
        <w:t>Se podrían incluir:</w:t>
      </w:r>
    </w:p>
    <w:p w14:paraId="067618B3" w14:textId="77777777" w:rsidR="006C5068" w:rsidRDefault="006C5068" w:rsidP="006C5068">
      <w:pPr>
        <w:pStyle w:val="Textocomentario"/>
      </w:pPr>
      <w:r>
        <w:rPr>
          <w:color w:val="000000"/>
          <w:highlight w:val="white"/>
        </w:rPr>
        <w:t>Benítez-López A., Maeso-Pueyo L.,Martín C.A., Medrano-Vizcaíno P., Mougeot F.</w:t>
      </w:r>
    </w:p>
    <w:p w14:paraId="7B9E386E" w14:textId="77777777" w:rsidR="006C5068" w:rsidRPr="00880265" w:rsidRDefault="006C5068" w:rsidP="006C5068">
      <w:pPr>
        <w:pStyle w:val="Textocomentario"/>
        <w:rPr>
          <w:lang w:val="en-US"/>
        </w:rPr>
      </w:pPr>
      <w:r w:rsidRPr="00880265">
        <w:rPr>
          <w:color w:val="000000"/>
          <w:highlight w:val="white"/>
          <w:lang w:val="en-US"/>
        </w:rPr>
        <w:t xml:space="preserve">2026 Current and future exposure of sandgrouse populations to utility-scale photovoltaic power plants within their main European breeding range. </w:t>
      </w:r>
      <w:r w:rsidRPr="00880265">
        <w:rPr>
          <w:i/>
          <w:iCs/>
          <w:color w:val="000000"/>
          <w:highlight w:val="white"/>
          <w:lang w:val="en-US"/>
        </w:rPr>
        <w:t>Biological Conservation</w:t>
      </w:r>
      <w:r w:rsidRPr="00880265">
        <w:rPr>
          <w:color w:val="000000"/>
          <w:highlight w:val="white"/>
          <w:lang w:val="en-US"/>
        </w:rPr>
        <w:t> , 315, art. no. 111726. DOI: 10.1016/j.biocon.2026.111726</w:t>
      </w:r>
    </w:p>
    <w:p w14:paraId="7FE7D702" w14:textId="77777777" w:rsidR="006C5068" w:rsidRPr="00880265" w:rsidRDefault="006C5068" w:rsidP="006C5068">
      <w:pPr>
        <w:pStyle w:val="Textocomentario"/>
        <w:rPr>
          <w:lang w:val="en-US"/>
        </w:rPr>
      </w:pPr>
    </w:p>
    <w:p w14:paraId="7C58EA22" w14:textId="77777777" w:rsidR="006C5068" w:rsidRDefault="006C5068" w:rsidP="006C5068">
      <w:pPr>
        <w:pStyle w:val="Textocomentario"/>
      </w:pPr>
      <w:bookmarkStart w:id="285" w:name="_Hlk234332693"/>
      <w:r w:rsidRPr="00880265">
        <w:rPr>
          <w:color w:val="000000"/>
          <w:highlight w:val="white"/>
          <w:lang w:val="en-US"/>
        </w:rPr>
        <w:t xml:space="preserve">Medrano-Vizcaíno, P., Mougeot, F., Arroyo, B., Bota, G., Giralt, D., Maeso, L., Martín, C. A., Morales, M- B., Olea, P. P., Traba, J., Benítez-López, A. (2026) Identifying the exposure of taxonomic, functional and phylogenetic diversity of steppe birds to renewable energy developments. </w:t>
      </w:r>
      <w:r>
        <w:rPr>
          <w:color w:val="000000"/>
          <w:highlight w:val="white"/>
        </w:rPr>
        <w:t>Conservation Biology, e70291. doi: 10.1111/cobi.70291</w:t>
      </w:r>
      <w:bookmarkEnd w:id="285"/>
    </w:p>
  </w:comment>
  <w:comment w:id="283" w:author="Guillermo Fandos" w:date="2026-07-07T14:08:00Z" w:initials="GF">
    <w:p w14:paraId="04C1DE8F" w14:textId="77777777" w:rsidR="003B0EBF" w:rsidRDefault="003B0EBF" w:rsidP="003B0EBF">
      <w:r>
        <w:rPr>
          <w:rStyle w:val="Refdecomentario"/>
        </w:rPr>
        <w:annotationRef/>
      </w:r>
      <w:r>
        <w:rPr>
          <w:sz w:val="20"/>
          <w:szCs w:val="20"/>
        </w:rPr>
        <w:t>Mira a ver si se pueden incluir Raúl</w:t>
      </w:r>
    </w:p>
  </w:comment>
  <w:comment w:id="281" w:author="Guillermo Fandos" w:date="2026-07-06T18:07:00Z" w:initials="GF">
    <w:p w14:paraId="5CFDFC03" w14:textId="77777777" w:rsidR="0064719C" w:rsidRDefault="00530DF6">
      <w:r>
        <w:annotationRef/>
      </w:r>
      <w:r>
        <w:rPr>
          <w:color w:val="000000"/>
          <w:sz w:val="20"/>
          <w:szCs w:val="20"/>
        </w:rPr>
        <w:t>Raúl, para Zotero (Benítez-López 2026 y Medrano-Vizcaíno 2026).</w:t>
      </w:r>
    </w:p>
  </w:comment>
  <w:comment w:id="291" w:author="Raúl Contreras Martín" w:date="2026-03-30T13:54:00Z" w:initials="RCM">
    <w:p w14:paraId="506A1B3E" w14:textId="6649BBA4" w:rsidR="00CE7B60" w:rsidRDefault="00CE7B60">
      <w:pPr>
        <w:pStyle w:val="Textocomentario"/>
      </w:pPr>
      <w:r>
        <w:rPr>
          <w:rStyle w:val="Refdecomentario"/>
        </w:rPr>
        <w:annotationRef/>
      </w:r>
      <w:r>
        <w:t>Entiendo que aquí debería poner la beca que me paga a mí el doctorado, no?</w:t>
      </w:r>
    </w:p>
    <w:p w14:paraId="2FF27B8E" w14:textId="77777777" w:rsidR="00D719FB" w:rsidRDefault="00D719FB">
      <w:pPr>
        <w:pStyle w:val="Textocomentario"/>
      </w:pPr>
    </w:p>
    <w:p w14:paraId="5AB86978" w14:textId="6B087310" w:rsidR="00D719FB" w:rsidRDefault="00D719FB">
      <w:pPr>
        <w:pStyle w:val="Textocomentario"/>
      </w:pPr>
      <w:r w:rsidRPr="00D719FB">
        <w:t>Consejo Superior de Investigaciones Científicas (PIE Grant 20243AT022)</w:t>
      </w:r>
    </w:p>
    <w:p w14:paraId="74B7BE94" w14:textId="65E85A70" w:rsidR="00CE7B60" w:rsidRDefault="00CE7B60">
      <w:pPr>
        <w:pStyle w:val="Textocomentario"/>
      </w:pPr>
    </w:p>
  </w:comment>
  <w:comment w:id="293" w:author="Guillermo Fandos" w:date="2026-07-06T17:00:00Z" w:initials="C">
    <w:p w14:paraId="56999AF0" w14:textId="77777777" w:rsidR="0064719C" w:rsidRDefault="00530DF6">
      <w:r>
        <w:annotationRef/>
      </w:r>
      <w:r>
        <w:rPr>
          <w:color w:val="000000"/>
          <w:sz w:val="20"/>
          <w:szCs w:val="20"/>
        </w:rPr>
        <w:t>Raúl: pasar a Zotero y verificar las citas nuevas del texto (Lane et al. 2001; Martín et al. 2010; Alonso et al. 2012; García de la Morena et al. 2018; Mougeot et al. 2024). Añadir también las que sugirió Carlos (Herrando et al. 2026; Chamizo et al. 2025; Gregory et al. 2019; Benítez-López et al. 2026; Medrano-Vizcaíno et al. 2026) y corregir R Core Team 2026 a 2024 en Zotero.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1533FC" w15:done="0"/>
  <w15:commentEx w15:paraId="5531C7C5" w15:done="0"/>
  <w15:commentEx w15:paraId="0FF50B6B" w15:paraIdParent="5531C7C5" w15:done="0"/>
  <w15:commentEx w15:paraId="59C32CC2" w15:done="0"/>
  <w15:commentEx w15:paraId="1AF616BD" w15:paraIdParent="59C32CC2" w15:done="0"/>
  <w15:commentEx w15:paraId="401337EC" w15:done="0"/>
  <w15:commentEx w15:paraId="7E92679F" w15:paraIdParent="401337EC" w15:done="0"/>
  <w15:commentEx w15:paraId="62C6B34E" w15:done="1"/>
  <w15:commentEx w15:paraId="14F1D905" w15:done="0"/>
  <w15:commentEx w15:paraId="0C5F9DDB" w15:done="0"/>
  <w15:commentEx w15:paraId="7A31F26D" w15:paraIdParent="0C5F9DDB" w15:done="0"/>
  <w15:commentEx w15:paraId="15D6B9D2" w15:done="0"/>
  <w15:commentEx w15:paraId="3226C4E4" w15:paraIdParent="15D6B9D2" w15:done="0"/>
  <w15:commentEx w15:paraId="14810BE3" w15:done="0"/>
  <w15:commentEx w15:paraId="11ADDB0F" w15:paraIdParent="14810BE3" w15:done="0"/>
  <w15:commentEx w15:paraId="511DA24C" w15:done="0"/>
  <w15:commentEx w15:paraId="7122128C" w15:paraIdParent="511DA24C" w15:done="0"/>
  <w15:commentEx w15:paraId="62F4C337" w15:done="0"/>
  <w15:commentEx w15:paraId="516208DF" w15:done="0"/>
  <w15:commentEx w15:paraId="3E3EC88C" w15:done="0"/>
  <w15:commentEx w15:paraId="30672ADC" w15:paraIdParent="3E3EC88C" w15:done="0"/>
  <w15:commentEx w15:paraId="7A68A01A" w15:done="0"/>
  <w15:commentEx w15:paraId="5CC13B9D" w15:paraIdParent="7A68A01A" w15:done="0"/>
  <w15:commentEx w15:paraId="4B9BA826" w15:done="0"/>
  <w15:commentEx w15:paraId="263B796A" w15:done="0"/>
  <w15:commentEx w15:paraId="1E55AE71" w15:done="0"/>
  <w15:commentEx w15:paraId="3FB0E506" w15:done="0"/>
  <w15:commentEx w15:paraId="1C0148DD" w15:done="0"/>
  <w15:commentEx w15:paraId="58A73417" w15:done="0"/>
  <w15:commentEx w15:paraId="4689F601" w15:done="0"/>
  <w15:commentEx w15:paraId="6980DF9A" w15:paraIdParent="4689F601" w15:done="0"/>
  <w15:commentEx w15:paraId="0763883F" w15:done="0"/>
  <w15:commentEx w15:paraId="35E7B3EE" w15:paraIdParent="0763883F" w15:done="0"/>
  <w15:commentEx w15:paraId="59CCF124" w15:done="0"/>
  <w15:commentEx w15:paraId="096A9FD5" w15:done="0"/>
  <w15:commentEx w15:paraId="452360AA" w15:done="0"/>
  <w15:commentEx w15:paraId="642A5E4E" w15:paraIdParent="452360AA" w15:done="0"/>
  <w15:commentEx w15:paraId="19C61597" w15:paraIdParent="452360AA" w15:done="0"/>
  <w15:commentEx w15:paraId="5226B0D5" w15:done="0"/>
  <w15:commentEx w15:paraId="644410EC" w15:paraIdParent="5226B0D5" w15:done="0"/>
  <w15:commentEx w15:paraId="06DFC98E" w15:done="0"/>
  <w15:commentEx w15:paraId="11CB2EC7" w15:paraIdParent="06DFC98E" w15:done="0"/>
  <w15:commentEx w15:paraId="5B55136B" w15:done="0"/>
  <w15:commentEx w15:paraId="41A8C688" w15:paraIdParent="5B55136B" w15:done="0"/>
  <w15:commentEx w15:paraId="317E8C4F" w15:done="0"/>
  <w15:commentEx w15:paraId="75A4206D" w15:done="0"/>
  <w15:commentEx w15:paraId="1F0FFC4C" w15:paraIdParent="75A4206D" w15:done="0"/>
  <w15:commentEx w15:paraId="13BB60B1" w15:done="0"/>
  <w15:commentEx w15:paraId="0FC81C53" w15:paraIdParent="13BB60B1" w15:done="0"/>
  <w15:commentEx w15:paraId="3D14A447" w15:done="0"/>
  <w15:commentEx w15:paraId="3872A334" w15:paraIdParent="3D14A447" w15:done="0"/>
  <w15:commentEx w15:paraId="00B8B9D4" w15:done="0"/>
  <w15:commentEx w15:paraId="4EEE0694" w15:paraIdParent="00B8B9D4" w15:done="0"/>
  <w15:commentEx w15:paraId="5CDFD6F7" w15:done="0"/>
  <w15:commentEx w15:paraId="444205D9" w15:done="0"/>
  <w15:commentEx w15:paraId="4CD78A76" w15:paraIdParent="444205D9" w15:done="0"/>
  <w15:commentEx w15:paraId="3D4C1EF2" w15:done="0"/>
  <w15:commentEx w15:paraId="284599E5" w15:paraIdParent="3D4C1EF2" w15:done="0"/>
  <w15:commentEx w15:paraId="00ACA1F8" w15:paraIdParent="3D4C1EF2" w15:done="0"/>
  <w15:commentEx w15:paraId="7E4718D0" w15:done="0"/>
  <w15:commentEx w15:paraId="0DD19D59" w15:done="0"/>
  <w15:commentEx w15:paraId="63AFBCC7" w15:done="0"/>
  <w15:commentEx w15:paraId="10565EA9" w15:done="0"/>
  <w15:commentEx w15:paraId="372777A9" w15:done="0"/>
  <w15:commentEx w15:paraId="244B1B2E" w15:done="0"/>
  <w15:commentEx w15:paraId="07BDC2C5" w15:paraIdParent="244B1B2E" w15:done="0"/>
  <w15:commentEx w15:paraId="6507FF9B" w15:done="0"/>
  <w15:commentEx w15:paraId="2373E9AD" w15:done="0"/>
  <w15:commentEx w15:paraId="566F3130" w15:done="0"/>
  <w15:commentEx w15:paraId="7E0CBDE4" w15:done="0"/>
  <w15:commentEx w15:paraId="1D73CFEE" w15:done="0"/>
  <w15:commentEx w15:paraId="6BBE0BD6" w15:done="0"/>
  <w15:commentEx w15:paraId="22A32DB6" w15:done="0"/>
  <w15:commentEx w15:paraId="68EEBF40" w15:done="0"/>
  <w15:commentEx w15:paraId="391200C1" w15:paraIdParent="68EEBF40" w15:done="0"/>
  <w15:commentEx w15:paraId="26D63446" w15:done="0"/>
  <w15:commentEx w15:paraId="379B167B" w15:done="0"/>
  <w15:commentEx w15:paraId="24BAA109" w15:done="0"/>
  <w15:commentEx w15:paraId="5E18275A" w15:done="0"/>
  <w15:commentEx w15:paraId="3ABEABEF" w15:paraIdParent="5E18275A" w15:done="0"/>
  <w15:commentEx w15:paraId="64C904A8" w15:done="0"/>
  <w15:commentEx w15:paraId="7C58EA22" w15:done="0"/>
  <w15:commentEx w15:paraId="04C1DE8F" w15:paraIdParent="7C58EA22" w15:done="0"/>
  <w15:commentEx w15:paraId="5CFDFC03" w15:done="0"/>
  <w15:commentEx w15:paraId="74B7BE94" w15:done="1"/>
  <w15:commentEx w15:paraId="56999A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67D833" w16cex:dateUtc="2026-05-05T09:51:00Z">
    <w16cex:extLst>
      <w16:ext w16:uri="{CE6994B0-6A32-4C9F-8C6B-6E91EDA988CE}">
        <cr:reactions xmlns:cr="http://schemas.microsoft.com/office/comments/2020/reactions">
          <cr:reaction reactionType="1">
            <cr:reactionInfo dateUtc="2026-07-07T12:06:28Z">
              <cr:user userId="S::fandos-guzman@uni-potsdam.de::7414e3c4-7aff-49f8-bc22-ad5013e27c95" userProvider="AD" userName="Guillermo Fandos"/>
            </cr:reactionInfo>
          </cr:reaction>
        </cr:reactions>
      </w16:ext>
    </w16cex:extLst>
  </w16cex:commentExtensible>
  <w16cex:commentExtensible w16cex:durableId="0C92C441" w16cex:dateUtc="2026-07-06T18:07:00Z"/>
  <w16cex:commentExtensible w16cex:durableId="6FED1977" w16cex:dateUtc="2026-07-13T09:52:00Z"/>
  <w16cex:commentExtensible w16cex:durableId="7802E99B" w16cex:dateUtc="2026-05-05T09:17:00Z"/>
  <w16cex:commentExtensible w16cex:durableId="5EDC4ADF" w16cex:dateUtc="2026-07-06T18:07:00Z"/>
  <w16cex:commentExtensible w16cex:durableId="2DC0AE78" w16cex:dateUtc="2026-05-05T09:16:00Z"/>
  <w16cex:commentExtensible w16cex:durableId="522A02F5" w16cex:dateUtc="2026-07-06T18:07:00Z"/>
  <w16cex:commentExtensible w16cex:durableId="00FBE6A5" w16cex:dateUtc="2026-04-01T16:49:00Z"/>
  <w16cex:commentExtensible w16cex:durableId="266A124B" w16cex:dateUtc="2026-07-13T09:55:00Z"/>
  <w16cex:commentExtensible w16cex:durableId="386958CC" w16cex:dateUtc="2026-05-05T09:37:00Z"/>
  <w16cex:commentExtensible w16cex:durableId="6020134E" w16cex:dateUtc="2026-07-06T18:07:00Z"/>
  <w16cex:commentExtensible w16cex:durableId="016542B4" w16cex:dateUtc="2026-05-05T09:32:00Z"/>
  <w16cex:commentExtensible w16cex:durableId="43839637" w16cex:dateUtc="2026-07-06T18:07:00Z"/>
  <w16cex:commentExtensible w16cex:durableId="10C5D8C3" w16cex:dateUtc="2026-05-05T09:56:00Z"/>
  <w16cex:commentExtensible w16cex:durableId="045846BC" w16cex:dateUtc="2026-07-06T18:07:00Z"/>
  <w16cex:commentExtensible w16cex:durableId="2E35FAD8" w16cex:dateUtc="2026-05-05T09:59:00Z"/>
  <w16cex:commentExtensible w16cex:durableId="1345AEDF" w16cex:dateUtc="2026-07-06T18:07:00Z"/>
  <w16cex:commentExtensible w16cex:durableId="0FD022F2" w16cex:dateUtc="2026-05-05T10:11:00Z"/>
  <w16cex:commentExtensible w16cex:durableId="0583AA64" w16cex:dateUtc="2026-07-06T18:07:00Z"/>
  <w16cex:commentExtensible w16cex:durableId="6BAE8967" w16cex:dateUtc="2026-05-06T11:34:00Z"/>
  <w16cex:commentExtensible w16cex:durableId="0D1A4A05" w16cex:dateUtc="2026-07-06T18:07:00Z"/>
  <w16cex:commentExtensible w16cex:durableId="1CACE0AD" w16cex:dateUtc="2026-05-05T10:14:00Z"/>
  <w16cex:commentExtensible w16cex:durableId="62500A27" w16cex:dateUtc="2026-07-06T18:07:00Z"/>
  <w16cex:commentExtensible w16cex:durableId="5FD460F1" w16cex:dateUtc="2026-05-06T11:50:00Z"/>
  <w16cex:commentExtensible w16cex:durableId="104BDF65" w16cex:dateUtc="2026-07-06T18:07:00Z"/>
  <w16cex:commentExtensible w16cex:durableId="3C00AE46" w16cex:dateUtc="2026-05-06T11:43:00Z"/>
  <w16cex:commentExtensible w16cex:durableId="11379FBB" w16cex:dateUtc="2026-07-06T18:07:00Z"/>
  <w16cex:commentExtensible w16cex:durableId="246844B3" w16cex:dateUtc="2026-05-05T10:27:00Z"/>
  <w16cex:commentExtensible w16cex:durableId="237CD4C1" w16cex:dateUtc="2026-07-06T18:07:00Z"/>
  <w16cex:commentExtensible w16cex:durableId="42AE2076" w16cex:dateUtc="2026-05-05T15:16:00Z"/>
  <w16cex:commentExtensible w16cex:durableId="57C20EA2" w16cex:dateUtc="2026-07-06T18:07:00Z"/>
  <w16cex:commentExtensible w16cex:durableId="0DCB4365" w16cex:dateUtc="2026-05-13T08:06:00Z"/>
  <w16cex:commentExtensible w16cex:durableId="1453C51A" w16cex:dateUtc="2026-07-06T18:07:00Z"/>
  <w16cex:commentExtensible w16cex:durableId="444805E6" w16cex:dateUtc="2026-05-05T17:47:00Z"/>
  <w16cex:commentExtensible w16cex:durableId="31742D8F" w16cex:dateUtc="2026-07-06T18:07:00Z"/>
  <w16cex:commentExtensible w16cex:durableId="3B9C92E2" w16cex:dateUtc="2026-03-30T10:23:00Z"/>
  <w16cex:commentExtensible w16cex:durableId="1656F969" w16cex:dateUtc="2026-05-05T17:40:00Z"/>
  <w16cex:commentExtensible w16cex:durableId="44C8EC77" w16cex:dateUtc="2026-07-06T18:07:00Z"/>
  <w16cex:commentExtensible w16cex:durableId="27FB580F" w16cex:dateUtc="2026-05-05T18:20:00Z"/>
  <w16cex:commentExtensible w16cex:durableId="46605640" w16cex:dateUtc="2026-07-06T18:07:00Z"/>
  <w16cex:commentExtensible w16cex:durableId="75A7338D" w16cex:dateUtc="2026-03-30T10:27:00Z"/>
  <w16cex:commentExtensible w16cex:durableId="59496271" w16cex:dateUtc="2026-04-06T15:27:00Z"/>
  <w16cex:commentExtensible w16cex:durableId="0E613DF7" w16cex:dateUtc="2026-05-11T10:24:00Z"/>
  <w16cex:commentExtensible w16cex:durableId="59221500" w16cex:dateUtc="2026-07-06T18:07:00Z"/>
  <w16cex:commentExtensible w16cex:durableId="1E342C3B" w16cex:dateUtc="2026-04-15T13:32:00Z"/>
  <w16cex:commentExtensible w16cex:durableId="173BACC1" w16cex:dateUtc="2026-05-11T10:31:00Z"/>
  <w16cex:commentExtensible w16cex:durableId="789D43BB" w16cex:dateUtc="2026-07-06T18:07:00Z"/>
  <w16cex:commentExtensible w16cex:durableId="5B0D452B" w16cex:dateUtc="2026-05-11T10:37:00Z"/>
  <w16cex:commentExtensible w16cex:durableId="77316736" w16cex:dateUtc="2026-07-06T18:07:00Z"/>
  <w16cex:commentExtensible w16cex:durableId="22C4EBD5" w16cex:dateUtc="2026-05-11T10:40:00Z"/>
  <w16cex:commentExtensible w16cex:durableId="4488151A" w16cex:dateUtc="2026-07-06T18:07:00Z"/>
  <w16cex:commentExtensible w16cex:durableId="33D19870" w16cex:dateUtc="2026-05-11T10:49:00Z"/>
  <w16cex:commentExtensible w16cex:durableId="0839E7A3" w16cex:dateUtc="2026-07-07T12:07:00Z"/>
  <w16cex:commentExtensible w16cex:durableId="7B7D1BB5" w16cex:dateUtc="2026-07-09T10:39:00Z"/>
  <w16cex:commentExtensible w16cex:durableId="278B4B71" w16cex:dateUtc="2026-05-11T11:08:00Z"/>
  <w16cex:commentExtensible w16cex:durableId="56400916" w16cex:dateUtc="2026-07-06T18:07:00Z"/>
  <w16cex:commentExtensible w16cex:durableId="572774D6" w16cex:dateUtc="2026-05-11T11:12:00Z"/>
  <w16cex:commentExtensible w16cex:durableId="1D3597BB" w16cex:dateUtc="2026-07-06T18:07:00Z"/>
  <w16cex:commentExtensible w16cex:durableId="11492785" w16cex:dateUtc="2026-07-13T11:22:00Z"/>
  <w16cex:commentExtensible w16cex:durableId="23C5B142" w16cex:dateUtc="2026-05-11T11:24:00Z"/>
  <w16cex:commentExtensible w16cex:durableId="0845D935" w16cex:dateUtc="2026-07-06T18:07:00Z"/>
  <w16cex:commentExtensible w16cex:durableId="63B76DE1" w16cex:dateUtc="2026-05-11T11:37:00Z"/>
  <w16cex:commentExtensible w16cex:durableId="396207E6" w16cex:dateUtc="2026-07-06T18:07:00Z"/>
  <w16cex:commentExtensible w16cex:durableId="2A272242" w16cex:dateUtc="2026-07-07T10:58:00Z"/>
  <w16cex:commentExtensible w16cex:durableId="1C2BB3FC" w16cex:dateUtc="2026-03-31T10:28:00Z">
    <w16cex:extLst>
      <w16:ext w16:uri="{CE6994B0-6A32-4C9F-8C6B-6E91EDA988CE}">
        <cr:reactions xmlns:cr="http://schemas.microsoft.com/office/comments/2020/reactions">
          <cr:reaction reactionType="1">
            <cr:reactionInfo dateUtc="2026-04-06T15:30:05Z">
              <cr:user userId="S::fandos-guzman@uni-potsdam.de::7414e3c4-7aff-49f8-bc22-ad5013e27c95" userProvider="AD" userName="Guillermo Fandos"/>
            </cr:reactionInfo>
          </cr:reaction>
        </cr:reactions>
      </w16:ext>
    </w16cex:extLst>
  </w16cex:commentExtensible>
  <w16cex:commentExtensible w16cex:durableId="50877A15" w16cex:dateUtc="2026-05-12T15:46:00Z"/>
  <w16cex:commentExtensible w16cex:durableId="7F298577" w16cex:dateUtc="2026-07-06T18:07:00Z"/>
  <w16cex:commentExtensible w16cex:durableId="2586756F" w16cex:dateUtc="2026-05-11T14:27:00Z"/>
  <w16cex:commentExtensible w16cex:durableId="3064E9D5" w16cex:dateUtc="2026-07-06T18:07:00Z"/>
  <w16cex:commentExtensible w16cex:durableId="36A73C87" w16cex:dateUtc="2026-07-13T11:51:00Z"/>
  <w16cex:commentExtensible w16cex:durableId="1C38836F" w16cex:dateUtc="2026-07-14T07:16:00Z"/>
  <w16cex:commentExtensible w16cex:durableId="12499294" w16cex:dateUtc="2026-05-11T14:37:00Z"/>
  <w16cex:commentExtensible w16cex:durableId="67BD65D0" w16cex:dateUtc="2026-07-06T18:07:00Z"/>
  <w16cex:commentExtensible w16cex:durableId="25EBB34F" w16cex:dateUtc="2026-05-11T14:40:00Z"/>
  <w16cex:commentExtensible w16cex:durableId="59D4E506" w16cex:dateUtc="2026-07-06T18:07:00Z"/>
  <w16cex:commentExtensible w16cex:durableId="003987ED" w16cex:dateUtc="2026-05-11T14:56:00Z"/>
  <w16cex:commentExtensible w16cex:durableId="1442651D" w16cex:dateUtc="2026-07-06T18:07:00Z"/>
  <w16cex:commentExtensible w16cex:durableId="151924FF" w16cex:dateUtc="2026-07-14T07:40:00Z"/>
  <w16cex:commentExtensible w16cex:durableId="15D1437F" w16cex:dateUtc="2026-05-12T16:19:00Z"/>
  <w16cex:commentExtensible w16cex:durableId="6AEF1780" w16cex:dateUtc="2026-07-06T18:07:00Z"/>
  <w16cex:commentExtensible w16cex:durableId="418AB32A" w16cex:dateUtc="2026-07-14T08:09:00Z"/>
  <w16cex:commentExtensible w16cex:durableId="78AB7F4D" w16cex:dateUtc="2026-05-12T16:23:00Z"/>
  <w16cex:commentExtensible w16cex:durableId="241784C8" w16cex:dateUtc="2026-07-07T12:08:00Z"/>
  <w16cex:commentExtensible w16cex:durableId="2A9E0EB0" w16cex:dateUtc="2026-07-06T18:07:00Z"/>
  <w16cex:commentExtensible w16cex:durableId="6954B3B1" w16cex:dateUtc="2026-03-30T11:54:00Z"/>
  <w16cex:commentExtensible w16cex:durableId="40F9D181" w16cex:dateUtc="2026-07-06T17: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1533FC" w16cid:durableId="7767D833"/>
  <w16cid:commentId w16cid:paraId="5531C7C5" w16cid:durableId="0C92C441"/>
  <w16cid:commentId w16cid:paraId="0FF50B6B" w16cid:durableId="6FED1977"/>
  <w16cid:commentId w16cid:paraId="59C32CC2" w16cid:durableId="7802E99B"/>
  <w16cid:commentId w16cid:paraId="1AF616BD" w16cid:durableId="5EDC4ADF"/>
  <w16cid:commentId w16cid:paraId="401337EC" w16cid:durableId="2DC0AE78"/>
  <w16cid:commentId w16cid:paraId="7E92679F" w16cid:durableId="522A02F5"/>
  <w16cid:commentId w16cid:paraId="62C6B34E" w16cid:durableId="00FBE6A5"/>
  <w16cid:commentId w16cid:paraId="14F1D905" w16cid:durableId="266A124B"/>
  <w16cid:commentId w16cid:paraId="0C5F9DDB" w16cid:durableId="386958CC"/>
  <w16cid:commentId w16cid:paraId="7A31F26D" w16cid:durableId="6020134E"/>
  <w16cid:commentId w16cid:paraId="15D6B9D2" w16cid:durableId="016542B4"/>
  <w16cid:commentId w16cid:paraId="3226C4E4" w16cid:durableId="43839637"/>
  <w16cid:commentId w16cid:paraId="14810BE3" w16cid:durableId="10C5D8C3"/>
  <w16cid:commentId w16cid:paraId="11ADDB0F" w16cid:durableId="045846BC"/>
  <w16cid:commentId w16cid:paraId="511DA24C" w16cid:durableId="2E35FAD8"/>
  <w16cid:commentId w16cid:paraId="7122128C" w16cid:durableId="1345AEDF"/>
  <w16cid:commentId w16cid:paraId="62F4C337" w16cid:durableId="0FD022F2"/>
  <w16cid:commentId w16cid:paraId="516208DF" w16cid:durableId="0583AA64"/>
  <w16cid:commentId w16cid:paraId="3E3EC88C" w16cid:durableId="6BAE8967"/>
  <w16cid:commentId w16cid:paraId="30672ADC" w16cid:durableId="0D1A4A05"/>
  <w16cid:commentId w16cid:paraId="7A68A01A" w16cid:durableId="1CACE0AD"/>
  <w16cid:commentId w16cid:paraId="5CC13B9D" w16cid:durableId="62500A27"/>
  <w16cid:commentId w16cid:paraId="4B9BA826" w16cid:durableId="5FD460F1"/>
  <w16cid:commentId w16cid:paraId="263B796A" w16cid:durableId="104BDF65"/>
  <w16cid:commentId w16cid:paraId="1E55AE71" w16cid:durableId="3C00AE46"/>
  <w16cid:commentId w16cid:paraId="3FB0E506" w16cid:durableId="11379FBB"/>
  <w16cid:commentId w16cid:paraId="1C0148DD" w16cid:durableId="246844B3"/>
  <w16cid:commentId w16cid:paraId="58A73417" w16cid:durableId="237CD4C1"/>
  <w16cid:commentId w16cid:paraId="4689F601" w16cid:durableId="42AE2076"/>
  <w16cid:commentId w16cid:paraId="6980DF9A" w16cid:durableId="57C20EA2"/>
  <w16cid:commentId w16cid:paraId="0763883F" w16cid:durableId="0DCB4365"/>
  <w16cid:commentId w16cid:paraId="35E7B3EE" w16cid:durableId="1453C51A"/>
  <w16cid:commentId w16cid:paraId="59CCF124" w16cid:durableId="444805E6"/>
  <w16cid:commentId w16cid:paraId="096A9FD5" w16cid:durableId="31742D8F"/>
  <w16cid:commentId w16cid:paraId="452360AA" w16cid:durableId="3B9C92E2"/>
  <w16cid:commentId w16cid:paraId="642A5E4E" w16cid:durableId="1656F969"/>
  <w16cid:commentId w16cid:paraId="19C61597" w16cid:durableId="44C8EC77"/>
  <w16cid:commentId w16cid:paraId="5226B0D5" w16cid:durableId="27FB580F"/>
  <w16cid:commentId w16cid:paraId="644410EC" w16cid:durableId="46605640"/>
  <w16cid:commentId w16cid:paraId="06DFC98E" w16cid:durableId="75A7338D"/>
  <w16cid:commentId w16cid:paraId="11CB2EC7" w16cid:durableId="59496271"/>
  <w16cid:commentId w16cid:paraId="5B55136B" w16cid:durableId="0E613DF7"/>
  <w16cid:commentId w16cid:paraId="41A8C688" w16cid:durableId="59221500"/>
  <w16cid:commentId w16cid:paraId="317E8C4F" w16cid:durableId="1E342C3B"/>
  <w16cid:commentId w16cid:paraId="75A4206D" w16cid:durableId="173BACC1"/>
  <w16cid:commentId w16cid:paraId="1F0FFC4C" w16cid:durableId="789D43BB"/>
  <w16cid:commentId w16cid:paraId="13BB60B1" w16cid:durableId="5B0D452B"/>
  <w16cid:commentId w16cid:paraId="0FC81C53" w16cid:durableId="77316736"/>
  <w16cid:commentId w16cid:paraId="3D14A447" w16cid:durableId="22C4EBD5"/>
  <w16cid:commentId w16cid:paraId="3872A334" w16cid:durableId="4488151A"/>
  <w16cid:commentId w16cid:paraId="00B8B9D4" w16cid:durableId="33D19870"/>
  <w16cid:commentId w16cid:paraId="4EEE0694" w16cid:durableId="0839E7A3"/>
  <w16cid:commentId w16cid:paraId="5CDFD6F7" w16cid:durableId="7B7D1BB5"/>
  <w16cid:commentId w16cid:paraId="444205D9" w16cid:durableId="278B4B71"/>
  <w16cid:commentId w16cid:paraId="4CD78A76" w16cid:durableId="56400916"/>
  <w16cid:commentId w16cid:paraId="3D4C1EF2" w16cid:durableId="572774D6"/>
  <w16cid:commentId w16cid:paraId="284599E5" w16cid:durableId="1D3597BB"/>
  <w16cid:commentId w16cid:paraId="00ACA1F8" w16cid:durableId="11492785"/>
  <w16cid:commentId w16cid:paraId="7E4718D0" w16cid:durableId="23C5B142"/>
  <w16cid:commentId w16cid:paraId="0DD19D59" w16cid:durableId="0845D935"/>
  <w16cid:commentId w16cid:paraId="63AFBCC7" w16cid:durableId="63B76DE1"/>
  <w16cid:commentId w16cid:paraId="10565EA9" w16cid:durableId="396207E6"/>
  <w16cid:commentId w16cid:paraId="372777A9" w16cid:durableId="2A272242"/>
  <w16cid:commentId w16cid:paraId="244B1B2E" w16cid:durableId="1C2BB3FC"/>
  <w16cid:commentId w16cid:paraId="07BDC2C5" w16cid:durableId="50877A15"/>
  <w16cid:commentId w16cid:paraId="6507FF9B" w16cid:durableId="7F298577"/>
  <w16cid:commentId w16cid:paraId="2373E9AD" w16cid:durableId="2586756F"/>
  <w16cid:commentId w16cid:paraId="566F3130" w16cid:durableId="3064E9D5"/>
  <w16cid:commentId w16cid:paraId="7E0CBDE4" w16cid:durableId="36A73C87"/>
  <w16cid:commentId w16cid:paraId="1D73CFEE" w16cid:durableId="1C38836F"/>
  <w16cid:commentId w16cid:paraId="6BBE0BD6" w16cid:durableId="12499294"/>
  <w16cid:commentId w16cid:paraId="22A32DB6" w16cid:durableId="67BD65D0"/>
  <w16cid:commentId w16cid:paraId="68EEBF40" w16cid:durableId="25EBB34F"/>
  <w16cid:commentId w16cid:paraId="391200C1" w16cid:durableId="59D4E506"/>
  <w16cid:commentId w16cid:paraId="26D63446" w16cid:durableId="003987ED"/>
  <w16cid:commentId w16cid:paraId="379B167B" w16cid:durableId="1442651D"/>
  <w16cid:commentId w16cid:paraId="24BAA109" w16cid:durableId="151924FF"/>
  <w16cid:commentId w16cid:paraId="5E18275A" w16cid:durableId="15D1437F"/>
  <w16cid:commentId w16cid:paraId="3ABEABEF" w16cid:durableId="6AEF1780"/>
  <w16cid:commentId w16cid:paraId="64C904A8" w16cid:durableId="418AB32A"/>
  <w16cid:commentId w16cid:paraId="7C58EA22" w16cid:durableId="78AB7F4D"/>
  <w16cid:commentId w16cid:paraId="04C1DE8F" w16cid:durableId="241784C8"/>
  <w16cid:commentId w16cid:paraId="5CFDFC03" w16cid:durableId="2A9E0EB0"/>
  <w16cid:commentId w16cid:paraId="74B7BE94" w16cid:durableId="6954B3B1"/>
  <w16cid:commentId w16cid:paraId="56999AF0" w16cid:durableId="40F9D1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EEAEB" w14:textId="77777777" w:rsidR="00473D1F" w:rsidRDefault="00473D1F">
      <w:r>
        <w:separator/>
      </w:r>
    </w:p>
  </w:endnote>
  <w:endnote w:type="continuationSeparator" w:id="0">
    <w:p w14:paraId="3924094E" w14:textId="77777777" w:rsidR="00473D1F" w:rsidRDefault="00473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85B4" w14:textId="77777777" w:rsidR="002F0426" w:rsidRDefault="00070F70">
    <w:pPr>
      <w:jc w:val="center"/>
    </w:pPr>
    <w:r>
      <w:rPr>
        <w:sz w:val="18"/>
        <w:szCs w:val="18"/>
      </w:rPr>
      <w:fldChar w:fldCharType="begin"/>
    </w:r>
    <w:r>
      <w:rPr>
        <w:sz w:val="18"/>
        <w:szCs w:val="18"/>
      </w:rPr>
      <w:instrText>PAGE</w:instrText>
    </w:r>
    <w:r>
      <w:rPr>
        <w:sz w:val="18"/>
        <w:szCs w:val="18"/>
      </w:rPr>
      <w:fldChar w:fldCharType="separate"/>
    </w:r>
    <w:r w:rsidR="00F41D3F">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6AB1F" w14:textId="77777777" w:rsidR="00473D1F" w:rsidRDefault="00473D1F">
      <w:r>
        <w:separator/>
      </w:r>
    </w:p>
  </w:footnote>
  <w:footnote w:type="continuationSeparator" w:id="0">
    <w:p w14:paraId="5DAD14BA" w14:textId="77777777" w:rsidR="00473D1F" w:rsidRDefault="00473D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629A7"/>
    <w:multiLevelType w:val="hybridMultilevel"/>
    <w:tmpl w:val="3798542A"/>
    <w:lvl w:ilvl="0" w:tplc="617EA0C4">
      <w:start w:val="1"/>
      <w:numFmt w:val="bullet"/>
      <w:lvlText w:val="●"/>
      <w:lvlJc w:val="left"/>
      <w:pPr>
        <w:ind w:left="720" w:hanging="360"/>
      </w:pPr>
    </w:lvl>
    <w:lvl w:ilvl="1" w:tplc="0B10B6EC">
      <w:start w:val="1"/>
      <w:numFmt w:val="bullet"/>
      <w:lvlText w:val="○"/>
      <w:lvlJc w:val="left"/>
      <w:pPr>
        <w:ind w:left="1440" w:hanging="360"/>
      </w:pPr>
    </w:lvl>
    <w:lvl w:ilvl="2" w:tplc="19F4F4DC">
      <w:start w:val="1"/>
      <w:numFmt w:val="bullet"/>
      <w:lvlText w:val="■"/>
      <w:lvlJc w:val="left"/>
      <w:pPr>
        <w:ind w:left="2160" w:hanging="360"/>
      </w:pPr>
    </w:lvl>
    <w:lvl w:ilvl="3" w:tplc="25207FA6">
      <w:start w:val="1"/>
      <w:numFmt w:val="bullet"/>
      <w:lvlText w:val="●"/>
      <w:lvlJc w:val="left"/>
      <w:pPr>
        <w:ind w:left="2880" w:hanging="360"/>
      </w:pPr>
    </w:lvl>
    <w:lvl w:ilvl="4" w:tplc="88CC9274">
      <w:start w:val="1"/>
      <w:numFmt w:val="bullet"/>
      <w:lvlText w:val="○"/>
      <w:lvlJc w:val="left"/>
      <w:pPr>
        <w:ind w:left="3600" w:hanging="360"/>
      </w:pPr>
    </w:lvl>
    <w:lvl w:ilvl="5" w:tplc="D8F82430">
      <w:start w:val="1"/>
      <w:numFmt w:val="bullet"/>
      <w:lvlText w:val="■"/>
      <w:lvlJc w:val="left"/>
      <w:pPr>
        <w:ind w:left="4320" w:hanging="360"/>
      </w:pPr>
    </w:lvl>
    <w:lvl w:ilvl="6" w:tplc="C2F826E6">
      <w:start w:val="1"/>
      <w:numFmt w:val="bullet"/>
      <w:lvlText w:val="●"/>
      <w:lvlJc w:val="left"/>
      <w:pPr>
        <w:ind w:left="5040" w:hanging="360"/>
      </w:pPr>
    </w:lvl>
    <w:lvl w:ilvl="7" w:tplc="977029A4">
      <w:start w:val="1"/>
      <w:numFmt w:val="bullet"/>
      <w:lvlText w:val="●"/>
      <w:lvlJc w:val="left"/>
      <w:pPr>
        <w:ind w:left="5760" w:hanging="360"/>
      </w:pPr>
    </w:lvl>
    <w:lvl w:ilvl="8" w:tplc="BC44287E">
      <w:start w:val="1"/>
      <w:numFmt w:val="bullet"/>
      <w:lvlText w:val="●"/>
      <w:lvlJc w:val="left"/>
      <w:pPr>
        <w:ind w:left="6480" w:hanging="360"/>
      </w:pPr>
    </w:lvl>
  </w:abstractNum>
  <w:num w:numId="1" w16cid:durableId="9510352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ALFONSO MARTIN DE LA CALLE">
    <w15:presenceInfo w15:providerId="AD" w15:userId="S::camart03@ucm.es::bc2130e0-12e2-4ca2-82b5-3385a6603515"/>
  </w15:person>
  <w15:person w15:author="Guillermo Fandos">
    <w15:presenceInfo w15:providerId="AD" w15:userId="S::fandos-guzman@uni-potsdam.de::7414e3c4-7aff-49f8-bc22-ad5013e27c95"/>
  </w15:person>
  <w15:person w15:author="Raúl Contreras Martín">
    <w15:presenceInfo w15:providerId="None" w15:userId="Raúl Contreras Martí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4096" w:nlCheck="1" w:checkStyle="0"/>
  <w:activeWritingStyle w:appName="MSWord" w:lang="es-ES_tradnl" w:vendorID="64" w:dllVersion="4096" w:nlCheck="1" w:checkStyle="0"/>
  <w:activeWritingStyle w:appName="MSWord" w:lang="en-US" w:vendorID="64" w:dllVersion="0" w:nlCheck="1" w:checkStyle="0"/>
  <w:activeWritingStyle w:appName="MSWord" w:lang="es-ES" w:vendorID="64" w:dllVersion="0" w:nlCheck="1" w:checkStyle="0"/>
  <w:activeWritingStyle w:appName="MSWord" w:lang="es-ES_tradnl" w:vendorID="64" w:dllVersion="0" w:nlCheck="1" w:checkStyle="0"/>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426"/>
    <w:rsid w:val="00007A0E"/>
    <w:rsid w:val="00015952"/>
    <w:rsid w:val="000530C3"/>
    <w:rsid w:val="0006076E"/>
    <w:rsid w:val="00063EF6"/>
    <w:rsid w:val="00070F70"/>
    <w:rsid w:val="0009581B"/>
    <w:rsid w:val="000B4B60"/>
    <w:rsid w:val="000B4FC6"/>
    <w:rsid w:val="000B53DE"/>
    <w:rsid w:val="000B64FA"/>
    <w:rsid w:val="000C383E"/>
    <w:rsid w:val="000C3B30"/>
    <w:rsid w:val="000C430C"/>
    <w:rsid w:val="000D4A49"/>
    <w:rsid w:val="000D611A"/>
    <w:rsid w:val="000F44B3"/>
    <w:rsid w:val="001057C5"/>
    <w:rsid w:val="001141E9"/>
    <w:rsid w:val="001239F9"/>
    <w:rsid w:val="00156706"/>
    <w:rsid w:val="00196E91"/>
    <w:rsid w:val="001A76F9"/>
    <w:rsid w:val="001C34D9"/>
    <w:rsid w:val="001E71CD"/>
    <w:rsid w:val="001F292F"/>
    <w:rsid w:val="00201844"/>
    <w:rsid w:val="00234B9D"/>
    <w:rsid w:val="00235C1F"/>
    <w:rsid w:val="00242B22"/>
    <w:rsid w:val="00244E6C"/>
    <w:rsid w:val="00245CB5"/>
    <w:rsid w:val="00245D67"/>
    <w:rsid w:val="0024736D"/>
    <w:rsid w:val="0025486A"/>
    <w:rsid w:val="00254DCB"/>
    <w:rsid w:val="00257422"/>
    <w:rsid w:val="00257C08"/>
    <w:rsid w:val="00260003"/>
    <w:rsid w:val="00263330"/>
    <w:rsid w:val="00292037"/>
    <w:rsid w:val="002A08B0"/>
    <w:rsid w:val="002B4A11"/>
    <w:rsid w:val="002D3B27"/>
    <w:rsid w:val="002E12AD"/>
    <w:rsid w:val="002F0426"/>
    <w:rsid w:val="002F3C36"/>
    <w:rsid w:val="002F5A78"/>
    <w:rsid w:val="00322FB3"/>
    <w:rsid w:val="003A47BE"/>
    <w:rsid w:val="003B0EBF"/>
    <w:rsid w:val="003C0D70"/>
    <w:rsid w:val="003D7392"/>
    <w:rsid w:val="003E71C1"/>
    <w:rsid w:val="003F331E"/>
    <w:rsid w:val="00402E4E"/>
    <w:rsid w:val="0040318F"/>
    <w:rsid w:val="00416A03"/>
    <w:rsid w:val="0042604A"/>
    <w:rsid w:val="00433655"/>
    <w:rsid w:val="004351E8"/>
    <w:rsid w:val="00437D2C"/>
    <w:rsid w:val="00456A08"/>
    <w:rsid w:val="00461D03"/>
    <w:rsid w:val="004651E1"/>
    <w:rsid w:val="00473D1F"/>
    <w:rsid w:val="00475A50"/>
    <w:rsid w:val="00482253"/>
    <w:rsid w:val="004968FF"/>
    <w:rsid w:val="004A55FD"/>
    <w:rsid w:val="004C2C1A"/>
    <w:rsid w:val="004C3FA4"/>
    <w:rsid w:val="004E03D1"/>
    <w:rsid w:val="004E6A2A"/>
    <w:rsid w:val="004E6C44"/>
    <w:rsid w:val="004F49E9"/>
    <w:rsid w:val="005005DA"/>
    <w:rsid w:val="00526299"/>
    <w:rsid w:val="00530DF6"/>
    <w:rsid w:val="0054545B"/>
    <w:rsid w:val="00551978"/>
    <w:rsid w:val="00562A5E"/>
    <w:rsid w:val="00570FAE"/>
    <w:rsid w:val="005A1A4E"/>
    <w:rsid w:val="005A771D"/>
    <w:rsid w:val="005D4458"/>
    <w:rsid w:val="005E0831"/>
    <w:rsid w:val="006030A0"/>
    <w:rsid w:val="00605B9B"/>
    <w:rsid w:val="00605C6B"/>
    <w:rsid w:val="00617F90"/>
    <w:rsid w:val="00625263"/>
    <w:rsid w:val="00632766"/>
    <w:rsid w:val="006358CB"/>
    <w:rsid w:val="00643905"/>
    <w:rsid w:val="00644C03"/>
    <w:rsid w:val="0064719C"/>
    <w:rsid w:val="00651C0C"/>
    <w:rsid w:val="00652BF0"/>
    <w:rsid w:val="006628B5"/>
    <w:rsid w:val="00672FC6"/>
    <w:rsid w:val="00676702"/>
    <w:rsid w:val="00686AD0"/>
    <w:rsid w:val="00690514"/>
    <w:rsid w:val="00694FDB"/>
    <w:rsid w:val="0069600B"/>
    <w:rsid w:val="006C5068"/>
    <w:rsid w:val="006F1F34"/>
    <w:rsid w:val="00706082"/>
    <w:rsid w:val="00725E13"/>
    <w:rsid w:val="00736539"/>
    <w:rsid w:val="00751159"/>
    <w:rsid w:val="007660A7"/>
    <w:rsid w:val="007802E6"/>
    <w:rsid w:val="00781127"/>
    <w:rsid w:val="007818DB"/>
    <w:rsid w:val="0078670A"/>
    <w:rsid w:val="007A4CC5"/>
    <w:rsid w:val="007B1AE4"/>
    <w:rsid w:val="007D0DE9"/>
    <w:rsid w:val="007D3471"/>
    <w:rsid w:val="007F1301"/>
    <w:rsid w:val="007F6102"/>
    <w:rsid w:val="00810E96"/>
    <w:rsid w:val="00814A8F"/>
    <w:rsid w:val="0083600B"/>
    <w:rsid w:val="008606E4"/>
    <w:rsid w:val="00871DF6"/>
    <w:rsid w:val="00880265"/>
    <w:rsid w:val="00882D32"/>
    <w:rsid w:val="008869AA"/>
    <w:rsid w:val="008A0427"/>
    <w:rsid w:val="008C2F1F"/>
    <w:rsid w:val="008D4B5A"/>
    <w:rsid w:val="008F2331"/>
    <w:rsid w:val="00901856"/>
    <w:rsid w:val="00907242"/>
    <w:rsid w:val="00907FCF"/>
    <w:rsid w:val="0091353B"/>
    <w:rsid w:val="009240B0"/>
    <w:rsid w:val="00924212"/>
    <w:rsid w:val="00925B25"/>
    <w:rsid w:val="00932DE7"/>
    <w:rsid w:val="00945120"/>
    <w:rsid w:val="009621A2"/>
    <w:rsid w:val="00966B66"/>
    <w:rsid w:val="00977DC7"/>
    <w:rsid w:val="009B234A"/>
    <w:rsid w:val="009B2FE7"/>
    <w:rsid w:val="009E1CF1"/>
    <w:rsid w:val="009F5251"/>
    <w:rsid w:val="00A02D3F"/>
    <w:rsid w:val="00A05EC8"/>
    <w:rsid w:val="00A06F70"/>
    <w:rsid w:val="00A11574"/>
    <w:rsid w:val="00A1394B"/>
    <w:rsid w:val="00A44E47"/>
    <w:rsid w:val="00A452B2"/>
    <w:rsid w:val="00A5176D"/>
    <w:rsid w:val="00A7348F"/>
    <w:rsid w:val="00A75AAD"/>
    <w:rsid w:val="00A8150F"/>
    <w:rsid w:val="00A83668"/>
    <w:rsid w:val="00A92027"/>
    <w:rsid w:val="00AC2624"/>
    <w:rsid w:val="00AC39F1"/>
    <w:rsid w:val="00AC6E9D"/>
    <w:rsid w:val="00AD304B"/>
    <w:rsid w:val="00AD5787"/>
    <w:rsid w:val="00B274CF"/>
    <w:rsid w:val="00B312A4"/>
    <w:rsid w:val="00B31685"/>
    <w:rsid w:val="00B53953"/>
    <w:rsid w:val="00B63BCF"/>
    <w:rsid w:val="00B64B6B"/>
    <w:rsid w:val="00B70350"/>
    <w:rsid w:val="00B86E84"/>
    <w:rsid w:val="00B92320"/>
    <w:rsid w:val="00BA3171"/>
    <w:rsid w:val="00BA3526"/>
    <w:rsid w:val="00BA6265"/>
    <w:rsid w:val="00BB042F"/>
    <w:rsid w:val="00BC56FB"/>
    <w:rsid w:val="00BF23B9"/>
    <w:rsid w:val="00BF7FDF"/>
    <w:rsid w:val="00C2246B"/>
    <w:rsid w:val="00C2406F"/>
    <w:rsid w:val="00C55D00"/>
    <w:rsid w:val="00C55FB7"/>
    <w:rsid w:val="00C57918"/>
    <w:rsid w:val="00C82278"/>
    <w:rsid w:val="00CB7DA8"/>
    <w:rsid w:val="00CC3FAE"/>
    <w:rsid w:val="00CC5990"/>
    <w:rsid w:val="00CE1C1C"/>
    <w:rsid w:val="00CE7B60"/>
    <w:rsid w:val="00D104FC"/>
    <w:rsid w:val="00D279FF"/>
    <w:rsid w:val="00D335A9"/>
    <w:rsid w:val="00D719FB"/>
    <w:rsid w:val="00D75BFA"/>
    <w:rsid w:val="00D773B4"/>
    <w:rsid w:val="00D778B0"/>
    <w:rsid w:val="00D86DDE"/>
    <w:rsid w:val="00D96610"/>
    <w:rsid w:val="00D96AED"/>
    <w:rsid w:val="00DA05A5"/>
    <w:rsid w:val="00DA3471"/>
    <w:rsid w:val="00DD5316"/>
    <w:rsid w:val="00DE0B36"/>
    <w:rsid w:val="00DE2275"/>
    <w:rsid w:val="00DE2DC9"/>
    <w:rsid w:val="00E41858"/>
    <w:rsid w:val="00E41DD6"/>
    <w:rsid w:val="00E478FD"/>
    <w:rsid w:val="00E540E4"/>
    <w:rsid w:val="00E84DEA"/>
    <w:rsid w:val="00EC5422"/>
    <w:rsid w:val="00EC6920"/>
    <w:rsid w:val="00ED07E5"/>
    <w:rsid w:val="00ED7386"/>
    <w:rsid w:val="00EE030D"/>
    <w:rsid w:val="00EE7ECD"/>
    <w:rsid w:val="00F03FB1"/>
    <w:rsid w:val="00F3681E"/>
    <w:rsid w:val="00F41D3F"/>
    <w:rsid w:val="00F4635C"/>
    <w:rsid w:val="00F8169E"/>
    <w:rsid w:val="00F90757"/>
    <w:rsid w:val="00F907B0"/>
    <w:rsid w:val="00F93C12"/>
    <w:rsid w:val="00F96B45"/>
    <w:rsid w:val="00FB794F"/>
    <w:rsid w:val="00FE4009"/>
    <w:rsid w:val="00FE461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B8829"/>
  <w15:docId w15:val="{66CC8CB0-9DCB-C24E-A2E3-1320D792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5799"/>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41D3F"/>
    <w:pPr>
      <w:tabs>
        <w:tab w:val="center" w:pos="4252"/>
        <w:tab w:val="right" w:pos="8504"/>
      </w:tabs>
    </w:pPr>
  </w:style>
  <w:style w:type="character" w:customStyle="1" w:styleId="EncabezadoCar">
    <w:name w:val="Encabezado Car"/>
    <w:basedOn w:val="Fuentedeprrafopredeter"/>
    <w:link w:val="Encabezado"/>
    <w:uiPriority w:val="99"/>
    <w:rsid w:val="00F41D3F"/>
  </w:style>
  <w:style w:type="paragraph" w:styleId="Piedepgina">
    <w:name w:val="footer"/>
    <w:basedOn w:val="Normal"/>
    <w:link w:val="PiedepginaCar"/>
    <w:uiPriority w:val="99"/>
    <w:unhideWhenUsed/>
    <w:rsid w:val="00F41D3F"/>
    <w:pPr>
      <w:tabs>
        <w:tab w:val="center" w:pos="4252"/>
        <w:tab w:val="right" w:pos="8504"/>
      </w:tabs>
    </w:pPr>
  </w:style>
  <w:style w:type="character" w:customStyle="1" w:styleId="PiedepginaCar">
    <w:name w:val="Pie de página Car"/>
    <w:basedOn w:val="Fuentedeprrafopredeter"/>
    <w:link w:val="Piedepgina"/>
    <w:uiPriority w:val="99"/>
    <w:rsid w:val="00F41D3F"/>
  </w:style>
  <w:style w:type="paragraph" w:styleId="Revisin">
    <w:name w:val="Revision"/>
    <w:hidden/>
    <w:uiPriority w:val="99"/>
    <w:semiHidden/>
    <w:rsid w:val="00AD304B"/>
  </w:style>
  <w:style w:type="character" w:styleId="Refdecomentario">
    <w:name w:val="annotation reference"/>
    <w:basedOn w:val="Fuentedeprrafopredeter"/>
    <w:uiPriority w:val="99"/>
    <w:semiHidden/>
    <w:unhideWhenUsed/>
    <w:rsid w:val="00A7348F"/>
    <w:rPr>
      <w:sz w:val="16"/>
      <w:szCs w:val="16"/>
    </w:rPr>
  </w:style>
  <w:style w:type="paragraph" w:styleId="Textocomentario">
    <w:name w:val="annotation text"/>
    <w:basedOn w:val="Normal"/>
    <w:link w:val="TextocomentarioCar"/>
    <w:uiPriority w:val="99"/>
    <w:unhideWhenUsed/>
    <w:rsid w:val="00A7348F"/>
    <w:rPr>
      <w:sz w:val="20"/>
      <w:szCs w:val="20"/>
    </w:rPr>
  </w:style>
  <w:style w:type="character" w:customStyle="1" w:styleId="TextocomentarioCar">
    <w:name w:val="Texto comentario Car"/>
    <w:basedOn w:val="Fuentedeprrafopredeter"/>
    <w:link w:val="Textocomentario"/>
    <w:uiPriority w:val="99"/>
    <w:rsid w:val="00A7348F"/>
    <w:rPr>
      <w:sz w:val="20"/>
      <w:szCs w:val="20"/>
    </w:rPr>
  </w:style>
  <w:style w:type="paragraph" w:styleId="Asuntodelcomentario">
    <w:name w:val="annotation subject"/>
    <w:basedOn w:val="Textocomentario"/>
    <w:next w:val="Textocomentario"/>
    <w:link w:val="AsuntodelcomentarioCar"/>
    <w:uiPriority w:val="99"/>
    <w:semiHidden/>
    <w:unhideWhenUsed/>
    <w:rsid w:val="00A7348F"/>
    <w:rPr>
      <w:b/>
      <w:bCs/>
    </w:rPr>
  </w:style>
  <w:style w:type="character" w:customStyle="1" w:styleId="AsuntodelcomentarioCar">
    <w:name w:val="Asunto del comentario Car"/>
    <w:basedOn w:val="TextocomentarioCar"/>
    <w:link w:val="Asuntodelcomentario"/>
    <w:uiPriority w:val="99"/>
    <w:semiHidden/>
    <w:rsid w:val="00A7348F"/>
    <w:rPr>
      <w:b/>
      <w:bCs/>
      <w:sz w:val="20"/>
      <w:szCs w:val="20"/>
    </w:rPr>
  </w:style>
  <w:style w:type="character" w:styleId="Mencinsinresolver">
    <w:name w:val="Unresolved Mention"/>
    <w:basedOn w:val="Fuentedeprrafopredeter"/>
    <w:uiPriority w:val="99"/>
    <w:semiHidden/>
    <w:unhideWhenUsed/>
    <w:rsid w:val="00651C0C"/>
    <w:rPr>
      <w:color w:val="605E5C"/>
      <w:shd w:val="clear" w:color="auto" w:fill="E1DFDD"/>
    </w:rPr>
  </w:style>
  <w:style w:type="character" w:styleId="Nmerodelnea">
    <w:name w:val="line number"/>
    <w:basedOn w:val="Fuentedeprrafopredeter"/>
    <w:uiPriority w:val="99"/>
    <w:semiHidden/>
    <w:unhideWhenUsed/>
    <w:rsid w:val="00672FC6"/>
  </w:style>
  <w:style w:type="paragraph" w:styleId="Bibliografa">
    <w:name w:val="Bibliography"/>
    <w:basedOn w:val="Normal"/>
    <w:next w:val="Normal"/>
    <w:uiPriority w:val="37"/>
    <w:unhideWhenUsed/>
    <w:rsid w:val="00672FC6"/>
    <w:pPr>
      <w:spacing w:line="480" w:lineRule="auto"/>
      <w:ind w:left="720" w:hanging="720"/>
    </w:pPr>
  </w:style>
  <w:style w:type="character" w:styleId="Hipervnculovisitado">
    <w:name w:val="FollowedHyperlink"/>
    <w:basedOn w:val="Fuentedeprrafopredeter"/>
    <w:uiPriority w:val="99"/>
    <w:semiHidden/>
    <w:unhideWhenUsed/>
    <w:rsid w:val="005005D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386146">
      <w:bodyDiv w:val="1"/>
      <w:marLeft w:val="0"/>
      <w:marRight w:val="0"/>
      <w:marTop w:val="0"/>
      <w:marBottom w:val="0"/>
      <w:divBdr>
        <w:top w:val="none" w:sz="0" w:space="0" w:color="auto"/>
        <w:left w:val="none" w:sz="0" w:space="0" w:color="auto"/>
        <w:bottom w:val="none" w:sz="0" w:space="0" w:color="auto"/>
        <w:right w:val="none" w:sz="0" w:space="0" w:color="auto"/>
      </w:divBdr>
    </w:div>
    <w:div w:id="442386878">
      <w:bodyDiv w:val="1"/>
      <w:marLeft w:val="0"/>
      <w:marRight w:val="0"/>
      <w:marTop w:val="0"/>
      <w:marBottom w:val="0"/>
      <w:divBdr>
        <w:top w:val="none" w:sz="0" w:space="0" w:color="auto"/>
        <w:left w:val="none" w:sz="0" w:space="0" w:color="auto"/>
        <w:bottom w:val="none" w:sz="0" w:space="0" w:color="auto"/>
        <w:right w:val="none" w:sz="0" w:space="0" w:color="auto"/>
      </w:divBdr>
    </w:div>
    <w:div w:id="1296713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doi.org/10.1111/cobi.70268" TargetMode="External"/><Relationship Id="rId3" Type="http://schemas.openxmlformats.org/officeDocument/2006/relationships/hyperlink" Target="https://doi.org/10.1016/j.ecolind.2019.04.064" TargetMode="External"/><Relationship Id="rId7" Type="http://schemas.openxmlformats.org/officeDocument/2006/relationships/hyperlink" Target="https://doi.org/10.1016/j.biocon.2025.111414" TargetMode="External"/><Relationship Id="rId2" Type="http://schemas.openxmlformats.org/officeDocument/2006/relationships/hyperlink" Target="https://doi.org/10.1016/j.biocon.2025.111437" TargetMode="External"/><Relationship Id="rId1" Type="http://schemas.openxmlformats.org/officeDocument/2006/relationships/hyperlink" Target="https://doi.org/10.1111/cobi.70268" TargetMode="External"/><Relationship Id="rId6" Type="http://schemas.openxmlformats.org/officeDocument/2006/relationships/hyperlink" Target="https://doi.org/10.1017/S0959270924000066" TargetMode="External"/><Relationship Id="rId5" Type="http://schemas.openxmlformats.org/officeDocument/2006/relationships/hyperlink" Target="https://doi.org/10.1111/cobi.70268" TargetMode="External"/><Relationship Id="rId4" Type="http://schemas.openxmlformats.org/officeDocument/2006/relationships/hyperlink" Target="https://doi.org/10.1016/j.biocon.2025.111414"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174206-F9FD-6A4A-A32A-4B22B0968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46</Pages>
  <Words>50245</Words>
  <Characters>276353</Characters>
  <Application>Microsoft Office Word</Application>
  <DocSecurity>0</DocSecurity>
  <Lines>2302</Lines>
  <Paragraphs>651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ALFONSO MARTIN DE LA CALLE</cp:lastModifiedBy>
  <cp:revision>19</cp:revision>
  <dcterms:created xsi:type="dcterms:W3CDTF">2026-07-13T09:38:00Z</dcterms:created>
  <dcterms:modified xsi:type="dcterms:W3CDTF">2026-07-14T14:37:00Z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7999cf002c2ba4ef2bb3189d8588dfe5dfff13a7ec5f0f31bda51b912e713415</vt:lpwstr>
  </property>
  <property fmtid="{D5CDD505-2E9C-101B-9397-08002B2CF9AE}" pid="3" name="ZOTERO_PREF_1">
    <vt:lpwstr>&lt;data data-version="3" zotero-version="9.0.4"&gt;&lt;session id="pbK1OzMh"/&gt;&lt;style id="http://www.zotero.org/styles/global-change-biology" hasBibliography="1" bibliographyStyleHasBeenSet="1"/&gt;&lt;prefs&gt;&lt;pref name="fieldType" value="Field"/&gt;&lt;/prefs&gt;&lt;/data&gt;</vt:lpwstr>
  </property>
</Properties>
</file>